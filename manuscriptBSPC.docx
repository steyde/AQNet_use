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6D3E6" w14:textId="2FB7ADFF" w:rsidR="00B946B0" w:rsidRDefault="00233C17" w:rsidP="00233C17">
      <w:pPr>
        <w:pStyle w:val="Title"/>
      </w:pPr>
      <w:r>
        <w:t>Title Page</w:t>
      </w:r>
    </w:p>
    <w:p w14:paraId="45EAE8B2" w14:textId="77777777" w:rsidR="00233C17" w:rsidRPr="00CF4EEC" w:rsidRDefault="00233C17" w:rsidP="00CF4EEC">
      <w:pPr>
        <w:spacing w:after="230" w:line="259" w:lineRule="auto"/>
        <w:ind w:left="0" w:right="-25" w:firstLine="0"/>
        <w:jc w:val="left"/>
        <w:rPr>
          <w:sz w:val="36"/>
          <w:szCs w:val="36"/>
        </w:rPr>
      </w:pPr>
    </w:p>
    <w:p w14:paraId="3D522C5F" w14:textId="1A84E4DE" w:rsidR="00233C17" w:rsidRDefault="00233C17" w:rsidP="00E307E6">
      <w:pPr>
        <w:spacing w:after="230" w:line="259" w:lineRule="auto"/>
        <w:ind w:left="0" w:right="-25" w:firstLine="0"/>
        <w:jc w:val="left"/>
        <w:rPr>
          <w:sz w:val="36"/>
          <w:szCs w:val="36"/>
        </w:rPr>
      </w:pPr>
      <w:r w:rsidRPr="00E307E6">
        <w:rPr>
          <w:sz w:val="36"/>
          <w:szCs w:val="36"/>
        </w:rPr>
        <w:t xml:space="preserve">A Robust Deep Learning Framework for Automated Fetal Behavioral State Classification: Leveraging Multi-Center Datasets to </w:t>
      </w:r>
      <w:r w:rsidR="00486D71">
        <w:rPr>
          <w:sz w:val="36"/>
          <w:szCs w:val="36"/>
        </w:rPr>
        <w:t>I</w:t>
      </w:r>
      <w:r w:rsidRPr="00E307E6">
        <w:rPr>
          <w:sz w:val="36"/>
          <w:szCs w:val="36"/>
        </w:rPr>
        <w:t xml:space="preserve">mprove </w:t>
      </w:r>
      <w:r w:rsidR="00486D71">
        <w:rPr>
          <w:sz w:val="36"/>
          <w:szCs w:val="36"/>
        </w:rPr>
        <w:t>A</w:t>
      </w:r>
      <w:r w:rsidRPr="00E307E6">
        <w:rPr>
          <w:sz w:val="36"/>
          <w:szCs w:val="36"/>
        </w:rPr>
        <w:t xml:space="preserve">ntepartum </w:t>
      </w:r>
      <w:r w:rsidR="00486D71">
        <w:rPr>
          <w:sz w:val="36"/>
          <w:szCs w:val="36"/>
        </w:rPr>
        <w:t>H</w:t>
      </w:r>
      <w:r w:rsidRPr="00E307E6">
        <w:rPr>
          <w:sz w:val="36"/>
          <w:szCs w:val="36"/>
        </w:rPr>
        <w:t xml:space="preserve">eart </w:t>
      </w:r>
      <w:r w:rsidR="00486D71">
        <w:rPr>
          <w:sz w:val="36"/>
          <w:szCs w:val="36"/>
        </w:rPr>
        <w:t>R</w:t>
      </w:r>
      <w:r w:rsidRPr="00E307E6">
        <w:rPr>
          <w:sz w:val="36"/>
          <w:szCs w:val="36"/>
        </w:rPr>
        <w:t xml:space="preserve">ate </w:t>
      </w:r>
      <w:r w:rsidR="00486D71">
        <w:rPr>
          <w:sz w:val="36"/>
          <w:szCs w:val="36"/>
        </w:rPr>
        <w:t>M</w:t>
      </w:r>
      <w:r w:rsidRPr="00E307E6">
        <w:rPr>
          <w:sz w:val="36"/>
          <w:szCs w:val="36"/>
        </w:rPr>
        <w:t>onitoring</w:t>
      </w:r>
    </w:p>
    <w:p w14:paraId="7267BCAA" w14:textId="77777777" w:rsidR="002649E5" w:rsidRDefault="002649E5" w:rsidP="00E307E6">
      <w:pPr>
        <w:spacing w:after="230" w:line="259" w:lineRule="auto"/>
        <w:ind w:left="0" w:right="-25" w:firstLine="0"/>
        <w:jc w:val="left"/>
        <w:rPr>
          <w:sz w:val="36"/>
          <w:szCs w:val="36"/>
        </w:rPr>
      </w:pPr>
    </w:p>
    <w:p w14:paraId="6E0EE01F" w14:textId="7BDF6C78" w:rsidR="004B007A" w:rsidRPr="00F5672B" w:rsidRDefault="00D462FB" w:rsidP="00E307E6">
      <w:pPr>
        <w:spacing w:after="230" w:line="259" w:lineRule="auto"/>
        <w:ind w:left="0" w:right="-25" w:firstLine="0"/>
        <w:jc w:val="left"/>
        <w:rPr>
          <w:sz w:val="22"/>
          <w:szCs w:val="22"/>
          <w:lang w:val="it-IT"/>
        </w:rPr>
      </w:pPr>
      <w:r w:rsidRPr="7C767A5C">
        <w:rPr>
          <w:sz w:val="22"/>
          <w:szCs w:val="22"/>
          <w:lang w:val="it-IT"/>
        </w:rPr>
        <w:t>Giulio Steyde</w:t>
      </w:r>
      <w:r w:rsidR="007F00F8" w:rsidRPr="7C767A5C">
        <w:rPr>
          <w:sz w:val="22"/>
          <w:szCs w:val="22"/>
          <w:vertAlign w:val="superscript"/>
          <w:lang w:val="it-IT"/>
        </w:rPr>
        <w:t>1</w:t>
      </w:r>
      <w:r w:rsidRPr="7C767A5C">
        <w:rPr>
          <w:sz w:val="22"/>
          <w:szCs w:val="22"/>
          <w:lang w:val="it-IT"/>
        </w:rPr>
        <w:t xml:space="preserve">, </w:t>
      </w:r>
      <w:r w:rsidR="00927054" w:rsidRPr="7C767A5C">
        <w:rPr>
          <w:sz w:val="22"/>
          <w:szCs w:val="22"/>
          <w:lang w:val="it-IT"/>
        </w:rPr>
        <w:t>Isabelle Mueller</w:t>
      </w:r>
      <w:proofErr w:type="gramStart"/>
      <w:r w:rsidR="00927054" w:rsidRPr="7C767A5C">
        <w:rPr>
          <w:sz w:val="22"/>
          <w:szCs w:val="22"/>
          <w:vertAlign w:val="superscript"/>
          <w:lang w:val="it-IT"/>
        </w:rPr>
        <w:t>2,a</w:t>
      </w:r>
      <w:proofErr w:type="gramEnd"/>
      <w:r w:rsidR="00927054" w:rsidRPr="7C767A5C">
        <w:rPr>
          <w:sz w:val="22"/>
          <w:szCs w:val="22"/>
          <w:lang w:val="it-IT"/>
        </w:rPr>
        <w:t>,</w:t>
      </w:r>
      <w:r w:rsidR="00927054">
        <w:rPr>
          <w:sz w:val="22"/>
          <w:szCs w:val="22"/>
          <w:lang w:val="it-IT"/>
        </w:rPr>
        <w:t xml:space="preserve"> Margaret C. Shair</w:t>
      </w:r>
      <w:r w:rsidR="00927054">
        <w:rPr>
          <w:sz w:val="22"/>
          <w:szCs w:val="22"/>
          <w:vertAlign w:val="superscript"/>
          <w:lang w:val="it-IT"/>
        </w:rPr>
        <w:t>2a</w:t>
      </w:r>
      <w:r w:rsidR="00927054">
        <w:rPr>
          <w:sz w:val="22"/>
          <w:szCs w:val="22"/>
          <w:lang w:val="it-IT"/>
        </w:rPr>
        <w:t xml:space="preserve">, </w:t>
      </w:r>
      <w:r w:rsidR="00D40A53" w:rsidRPr="7C767A5C">
        <w:rPr>
          <w:sz w:val="22"/>
          <w:szCs w:val="22"/>
          <w:lang w:val="it-IT"/>
        </w:rPr>
        <w:t>Edoardo Spairani</w:t>
      </w:r>
      <w:r w:rsidR="00D40A53">
        <w:rPr>
          <w:sz w:val="22"/>
          <w:szCs w:val="22"/>
          <w:vertAlign w:val="superscript"/>
          <w:lang w:val="it-IT"/>
        </w:rPr>
        <w:t>4</w:t>
      </w:r>
      <w:r w:rsidR="00D40A53" w:rsidRPr="00D40A53">
        <w:rPr>
          <w:sz w:val="22"/>
          <w:szCs w:val="22"/>
          <w:lang w:val="it-IT"/>
        </w:rPr>
        <w:t>,</w:t>
      </w:r>
      <w:r w:rsidR="00D40A53">
        <w:rPr>
          <w:sz w:val="22"/>
          <w:szCs w:val="22"/>
          <w:lang w:val="it-IT"/>
        </w:rPr>
        <w:t xml:space="preserve"> </w:t>
      </w:r>
      <w:r w:rsidR="00D40A53" w:rsidRPr="7C767A5C">
        <w:rPr>
          <w:sz w:val="22"/>
          <w:szCs w:val="22"/>
          <w:lang w:val="it-IT"/>
        </w:rPr>
        <w:t>Luca Subitoni</w:t>
      </w:r>
      <w:r w:rsidR="00D40A53" w:rsidRPr="7C767A5C">
        <w:rPr>
          <w:sz w:val="22"/>
          <w:szCs w:val="22"/>
          <w:vertAlign w:val="superscript"/>
          <w:lang w:val="it-IT"/>
        </w:rPr>
        <w:t>1</w:t>
      </w:r>
      <w:r w:rsidR="00F5672B" w:rsidRPr="00F5672B">
        <w:rPr>
          <w:sz w:val="22"/>
          <w:szCs w:val="22"/>
          <w:lang w:val="it-IT"/>
        </w:rPr>
        <w:t>,</w:t>
      </w:r>
      <w:r w:rsidR="00F5672B">
        <w:rPr>
          <w:sz w:val="22"/>
          <w:szCs w:val="22"/>
          <w:lang w:val="it-IT"/>
        </w:rPr>
        <w:t xml:space="preserve"> </w:t>
      </w:r>
      <w:r w:rsidR="0076363F">
        <w:rPr>
          <w:sz w:val="22"/>
          <w:szCs w:val="22"/>
          <w:lang w:val="it-IT"/>
        </w:rPr>
        <w:t>Marta Campanile</w:t>
      </w:r>
      <w:r w:rsidR="00365C50" w:rsidRPr="00D55E77">
        <w:rPr>
          <w:sz w:val="22"/>
          <w:szCs w:val="22"/>
          <w:vertAlign w:val="superscript"/>
          <w:lang w:val="it-IT"/>
        </w:rPr>
        <w:t>3</w:t>
      </w:r>
      <w:r w:rsidR="0076363F">
        <w:rPr>
          <w:sz w:val="22"/>
          <w:szCs w:val="22"/>
          <w:lang w:val="it-IT"/>
        </w:rPr>
        <w:t>,</w:t>
      </w:r>
      <w:r w:rsidR="005D5DFA" w:rsidRPr="7C767A5C">
        <w:rPr>
          <w:sz w:val="22"/>
          <w:szCs w:val="22"/>
          <w:lang w:val="it-IT"/>
        </w:rPr>
        <w:t xml:space="preserve"> Giovanni Magenes</w:t>
      </w:r>
      <w:r w:rsidR="00365C50">
        <w:rPr>
          <w:sz w:val="22"/>
          <w:szCs w:val="22"/>
          <w:vertAlign w:val="superscript"/>
          <w:lang w:val="it-IT"/>
        </w:rPr>
        <w:t>4</w:t>
      </w:r>
      <w:r w:rsidR="005D5DFA" w:rsidRPr="7C767A5C">
        <w:rPr>
          <w:sz w:val="22"/>
          <w:szCs w:val="22"/>
          <w:lang w:val="it-IT"/>
        </w:rPr>
        <w:t xml:space="preserve">, </w:t>
      </w:r>
      <w:r w:rsidR="00214A62" w:rsidRPr="7C767A5C">
        <w:rPr>
          <w:sz w:val="22"/>
          <w:szCs w:val="22"/>
          <w:lang w:val="it-IT"/>
        </w:rPr>
        <w:t>William P. Fifer</w:t>
      </w:r>
      <w:proofErr w:type="gramStart"/>
      <w:r w:rsidR="00214A62" w:rsidRPr="7C767A5C">
        <w:rPr>
          <w:sz w:val="22"/>
          <w:szCs w:val="22"/>
          <w:vertAlign w:val="superscript"/>
          <w:lang w:val="it-IT"/>
        </w:rPr>
        <w:t>2</w:t>
      </w:r>
      <w:r w:rsidR="03C0F260" w:rsidRPr="7C767A5C">
        <w:rPr>
          <w:sz w:val="22"/>
          <w:szCs w:val="22"/>
          <w:vertAlign w:val="superscript"/>
          <w:lang w:val="it-IT"/>
        </w:rPr>
        <w:t>,</w:t>
      </w:r>
      <w:r w:rsidR="39E73228" w:rsidRPr="7C767A5C">
        <w:rPr>
          <w:sz w:val="22"/>
          <w:szCs w:val="22"/>
          <w:vertAlign w:val="superscript"/>
          <w:lang w:val="it-IT"/>
        </w:rPr>
        <w:t>a</w:t>
      </w:r>
      <w:proofErr w:type="gramEnd"/>
      <w:r w:rsidR="03C0F260" w:rsidRPr="7C767A5C">
        <w:rPr>
          <w:sz w:val="22"/>
          <w:szCs w:val="22"/>
          <w:vertAlign w:val="superscript"/>
          <w:lang w:val="it-IT"/>
        </w:rPr>
        <w:t>,</w:t>
      </w:r>
      <w:r w:rsidR="7295FEAC" w:rsidRPr="7C767A5C">
        <w:rPr>
          <w:sz w:val="22"/>
          <w:szCs w:val="22"/>
          <w:vertAlign w:val="superscript"/>
          <w:lang w:val="it-IT"/>
        </w:rPr>
        <w:t>b</w:t>
      </w:r>
      <w:r w:rsidR="00214A62" w:rsidRPr="7C767A5C">
        <w:rPr>
          <w:sz w:val="22"/>
          <w:szCs w:val="22"/>
          <w:lang w:val="it-IT"/>
        </w:rPr>
        <w:t>,</w:t>
      </w:r>
      <w:r w:rsidR="00214A62" w:rsidRPr="7C767A5C">
        <w:rPr>
          <w:sz w:val="22"/>
          <w:szCs w:val="22"/>
          <w:vertAlign w:val="superscript"/>
          <w:lang w:val="it-IT"/>
        </w:rPr>
        <w:t xml:space="preserve"> </w:t>
      </w:r>
      <w:r w:rsidR="00595182" w:rsidRPr="7C767A5C">
        <w:rPr>
          <w:sz w:val="22"/>
          <w:szCs w:val="22"/>
          <w:lang w:val="it-IT"/>
        </w:rPr>
        <w:t>Nicolò Pini</w:t>
      </w:r>
      <w:proofErr w:type="gramStart"/>
      <w:r w:rsidR="00595182" w:rsidRPr="7C767A5C">
        <w:rPr>
          <w:sz w:val="22"/>
          <w:szCs w:val="22"/>
          <w:vertAlign w:val="superscript"/>
          <w:lang w:val="it-IT"/>
        </w:rPr>
        <w:t>2,a</w:t>
      </w:r>
      <w:proofErr w:type="gramEnd"/>
      <w:r w:rsidR="00595182">
        <w:rPr>
          <w:sz w:val="22"/>
          <w:szCs w:val="22"/>
          <w:lang w:val="it-IT"/>
        </w:rPr>
        <w:t>,</w:t>
      </w:r>
      <w:r w:rsidR="00595182" w:rsidRPr="7C767A5C">
        <w:rPr>
          <w:sz w:val="22"/>
          <w:szCs w:val="22"/>
          <w:lang w:val="it-IT"/>
        </w:rPr>
        <w:t xml:space="preserve"> </w:t>
      </w:r>
      <w:r w:rsidR="005D5DFA" w:rsidRPr="7C767A5C">
        <w:rPr>
          <w:sz w:val="22"/>
          <w:szCs w:val="22"/>
          <w:lang w:val="it-IT"/>
        </w:rPr>
        <w:t>Maria G. Signorini</w:t>
      </w:r>
      <w:r w:rsidR="007F00F8" w:rsidRPr="7C767A5C">
        <w:rPr>
          <w:sz w:val="22"/>
          <w:szCs w:val="22"/>
          <w:vertAlign w:val="superscript"/>
          <w:lang w:val="it-IT"/>
        </w:rPr>
        <w:t>1</w:t>
      </w:r>
    </w:p>
    <w:p w14:paraId="73B42E5A" w14:textId="77777777" w:rsidR="00203FF1" w:rsidRPr="00D462FB" w:rsidRDefault="00203FF1" w:rsidP="00E307E6">
      <w:pPr>
        <w:spacing w:after="230" w:line="259" w:lineRule="auto"/>
        <w:ind w:left="0" w:right="-25" w:firstLine="0"/>
        <w:jc w:val="left"/>
        <w:rPr>
          <w:sz w:val="22"/>
          <w:szCs w:val="22"/>
          <w:lang w:val="it-IT"/>
        </w:rPr>
      </w:pPr>
    </w:p>
    <w:p w14:paraId="0F452F55" w14:textId="2CB356F2" w:rsidR="004B007A" w:rsidRDefault="00BF5EC9" w:rsidP="00BF7BF7">
      <w:pPr>
        <w:spacing w:after="230" w:line="259" w:lineRule="auto"/>
        <w:ind w:left="0" w:right="-25" w:firstLine="0"/>
        <w:jc w:val="left"/>
        <w:rPr>
          <w:sz w:val="22"/>
          <w:szCs w:val="22"/>
        </w:rPr>
      </w:pPr>
      <w:r>
        <w:rPr>
          <w:sz w:val="22"/>
          <w:szCs w:val="22"/>
        </w:rPr>
        <w:t>1</w:t>
      </w:r>
      <w:r w:rsidR="00BF7BF7" w:rsidRPr="00BF7BF7">
        <w:rPr>
          <w:sz w:val="22"/>
          <w:szCs w:val="22"/>
        </w:rPr>
        <w:t xml:space="preserve"> Department of Electronics, Information and Bioengineering, Politecnico di Milano, 20133 Milano, Italy</w:t>
      </w:r>
    </w:p>
    <w:p w14:paraId="4C35BBA9" w14:textId="32B3DFB0" w:rsidR="00FB0C54" w:rsidRPr="00BF7BF7" w:rsidRDefault="00FB0C54" w:rsidP="00FB0C54">
      <w:pPr>
        <w:spacing w:after="230" w:line="259" w:lineRule="auto"/>
        <w:ind w:left="0" w:right="-25" w:firstLine="0"/>
        <w:jc w:val="left"/>
        <w:rPr>
          <w:sz w:val="22"/>
          <w:szCs w:val="22"/>
        </w:rPr>
      </w:pPr>
      <w:r w:rsidRPr="7C767A5C">
        <w:rPr>
          <w:sz w:val="22"/>
          <w:szCs w:val="22"/>
        </w:rPr>
        <w:t>2 Department of Psychiatry, Columbia University Irving Medical Center, New York</w:t>
      </w:r>
      <w:r w:rsidR="00F55D2B">
        <w:rPr>
          <w:sz w:val="22"/>
          <w:szCs w:val="22"/>
        </w:rPr>
        <w:t xml:space="preserve"> 10032</w:t>
      </w:r>
      <w:r w:rsidRPr="7C767A5C">
        <w:rPr>
          <w:sz w:val="22"/>
          <w:szCs w:val="22"/>
        </w:rPr>
        <w:t>, USA</w:t>
      </w:r>
    </w:p>
    <w:p w14:paraId="57089B3E" w14:textId="05F70D75" w:rsidR="11D7495D" w:rsidRDefault="11D7495D" w:rsidP="7C767A5C">
      <w:pPr>
        <w:spacing w:after="230" w:line="259" w:lineRule="auto"/>
        <w:ind w:left="0" w:right="-25" w:firstLine="0"/>
        <w:jc w:val="left"/>
        <w:rPr>
          <w:sz w:val="22"/>
          <w:szCs w:val="22"/>
        </w:rPr>
      </w:pPr>
      <w:r w:rsidRPr="7C767A5C">
        <w:rPr>
          <w:sz w:val="22"/>
          <w:szCs w:val="22"/>
        </w:rPr>
        <w:t>a Division of Developmental Neuroscience, New York State Psychiatric Institute, New York</w:t>
      </w:r>
      <w:r w:rsidR="00F55D2B">
        <w:rPr>
          <w:sz w:val="22"/>
          <w:szCs w:val="22"/>
        </w:rPr>
        <w:t xml:space="preserve"> 10032</w:t>
      </w:r>
      <w:r w:rsidRPr="7C767A5C">
        <w:rPr>
          <w:sz w:val="22"/>
          <w:szCs w:val="22"/>
        </w:rPr>
        <w:t>, USA</w:t>
      </w:r>
    </w:p>
    <w:p w14:paraId="448B1E51" w14:textId="324E0815" w:rsidR="11D7495D" w:rsidRDefault="11D7495D" w:rsidP="7C767A5C">
      <w:pPr>
        <w:spacing w:after="230" w:line="259" w:lineRule="auto"/>
        <w:ind w:left="0" w:right="-25" w:firstLine="0"/>
        <w:jc w:val="left"/>
        <w:rPr>
          <w:sz w:val="22"/>
          <w:szCs w:val="22"/>
        </w:rPr>
      </w:pPr>
      <w:r w:rsidRPr="7C767A5C">
        <w:rPr>
          <w:sz w:val="22"/>
          <w:szCs w:val="22"/>
        </w:rPr>
        <w:t>b Department of Pediatrics, Columbia University Irving Medical Center, New York</w:t>
      </w:r>
      <w:r w:rsidR="00F55D2B">
        <w:rPr>
          <w:sz w:val="22"/>
          <w:szCs w:val="22"/>
        </w:rPr>
        <w:t xml:space="preserve"> 10032</w:t>
      </w:r>
      <w:r w:rsidRPr="7C767A5C">
        <w:rPr>
          <w:sz w:val="22"/>
          <w:szCs w:val="22"/>
        </w:rPr>
        <w:t>, USA</w:t>
      </w:r>
    </w:p>
    <w:p w14:paraId="359138E4" w14:textId="4340FA45" w:rsidR="00365C50" w:rsidRPr="00825C20" w:rsidRDefault="00365C50" w:rsidP="00825C20">
      <w:pPr>
        <w:spacing w:after="230" w:line="259" w:lineRule="auto"/>
        <w:ind w:left="0" w:right="-25" w:firstLine="0"/>
        <w:jc w:val="left"/>
        <w:rPr>
          <w:sz w:val="22"/>
          <w:szCs w:val="22"/>
        </w:rPr>
      </w:pPr>
      <w:r>
        <w:rPr>
          <w:sz w:val="22"/>
          <w:szCs w:val="22"/>
        </w:rPr>
        <w:t>3</w:t>
      </w:r>
      <w:r w:rsidR="00825C20">
        <w:rPr>
          <w:sz w:val="22"/>
          <w:szCs w:val="22"/>
        </w:rPr>
        <w:t xml:space="preserve"> </w:t>
      </w:r>
      <w:r w:rsidR="00825C20" w:rsidRPr="00825C20">
        <w:rPr>
          <w:sz w:val="22"/>
          <w:szCs w:val="22"/>
        </w:rPr>
        <w:t>Department of Obstetrical-</w:t>
      </w:r>
      <w:r w:rsidR="00FF073D" w:rsidRPr="00825C20">
        <w:rPr>
          <w:sz w:val="22"/>
          <w:szCs w:val="22"/>
        </w:rPr>
        <w:t>Gynecological</w:t>
      </w:r>
      <w:r w:rsidR="00825C20" w:rsidRPr="00825C20">
        <w:rPr>
          <w:sz w:val="22"/>
          <w:szCs w:val="22"/>
        </w:rPr>
        <w:t xml:space="preserve"> and Urological Science</w:t>
      </w:r>
      <w:r w:rsidR="00D55E77">
        <w:rPr>
          <w:sz w:val="22"/>
          <w:szCs w:val="22"/>
        </w:rPr>
        <w:t>,</w:t>
      </w:r>
      <w:r w:rsidR="00825C20">
        <w:rPr>
          <w:sz w:val="22"/>
          <w:szCs w:val="22"/>
        </w:rPr>
        <w:t xml:space="preserve"> </w:t>
      </w:r>
      <w:r w:rsidR="00825C20" w:rsidRPr="00825C20">
        <w:rPr>
          <w:sz w:val="22"/>
          <w:szCs w:val="22"/>
        </w:rPr>
        <w:t>Federico II University</w:t>
      </w:r>
      <w:r w:rsidR="00D55E77">
        <w:rPr>
          <w:sz w:val="22"/>
          <w:szCs w:val="22"/>
        </w:rPr>
        <w:t>,</w:t>
      </w:r>
      <w:r w:rsidR="00825C20">
        <w:rPr>
          <w:sz w:val="22"/>
          <w:szCs w:val="22"/>
        </w:rPr>
        <w:t xml:space="preserve"> </w:t>
      </w:r>
      <w:r w:rsidR="00825C20" w:rsidRPr="00D55E77">
        <w:rPr>
          <w:sz w:val="22"/>
          <w:szCs w:val="22"/>
        </w:rPr>
        <w:t>Napoli, Italy</w:t>
      </w:r>
    </w:p>
    <w:p w14:paraId="115B8AFF" w14:textId="0E0FE94B" w:rsidR="00F55D2B" w:rsidRPr="00BF7BF7" w:rsidRDefault="00365C50" w:rsidP="00F55D2B">
      <w:pPr>
        <w:spacing w:after="230" w:line="259" w:lineRule="auto"/>
        <w:ind w:left="0" w:right="-25" w:firstLine="0"/>
        <w:jc w:val="left"/>
        <w:rPr>
          <w:sz w:val="22"/>
          <w:szCs w:val="22"/>
        </w:rPr>
      </w:pPr>
      <w:r>
        <w:rPr>
          <w:sz w:val="22"/>
          <w:szCs w:val="22"/>
        </w:rPr>
        <w:t>4</w:t>
      </w:r>
      <w:r w:rsidR="00F55D2B" w:rsidRPr="7C767A5C">
        <w:rPr>
          <w:sz w:val="22"/>
          <w:szCs w:val="22"/>
        </w:rPr>
        <w:t xml:space="preserve"> Department of Electrical, Computer and Biomedical Engineering, Università di Pavia, 27100 Pavia, Italy</w:t>
      </w:r>
    </w:p>
    <w:p w14:paraId="2EC7534F" w14:textId="180349E6" w:rsidR="7C767A5C" w:rsidRDefault="7C767A5C" w:rsidP="7C767A5C">
      <w:pPr>
        <w:spacing w:after="230" w:line="259" w:lineRule="auto"/>
        <w:ind w:left="0" w:right="-25" w:firstLine="0"/>
        <w:jc w:val="left"/>
        <w:rPr>
          <w:sz w:val="22"/>
          <w:szCs w:val="22"/>
        </w:rPr>
      </w:pPr>
    </w:p>
    <w:p w14:paraId="0A5F38D4" w14:textId="5EE87D38" w:rsidR="7C767A5C" w:rsidRDefault="7C767A5C" w:rsidP="7C767A5C">
      <w:pPr>
        <w:spacing w:after="230" w:line="259" w:lineRule="auto"/>
        <w:ind w:left="0" w:right="-25" w:firstLine="0"/>
        <w:jc w:val="left"/>
        <w:rPr>
          <w:sz w:val="22"/>
          <w:szCs w:val="22"/>
        </w:rPr>
      </w:pPr>
    </w:p>
    <w:p w14:paraId="41374375" w14:textId="77777777" w:rsidR="004B007A" w:rsidRPr="00BF7BF7" w:rsidRDefault="004B007A" w:rsidP="00E307E6">
      <w:pPr>
        <w:spacing w:after="230" w:line="259" w:lineRule="auto"/>
        <w:ind w:left="0" w:right="-25" w:firstLine="0"/>
        <w:jc w:val="left"/>
        <w:rPr>
          <w:sz w:val="36"/>
          <w:szCs w:val="36"/>
        </w:rPr>
      </w:pPr>
    </w:p>
    <w:p w14:paraId="0BB48DFB" w14:textId="72A102AF" w:rsidR="004B007A" w:rsidRPr="00800A9A" w:rsidRDefault="004B007A" w:rsidP="004B007A">
      <w:pPr>
        <w:spacing w:after="230" w:line="259" w:lineRule="auto"/>
        <w:ind w:left="0" w:right="-25" w:firstLine="0"/>
        <w:jc w:val="left"/>
        <w:rPr>
          <w:sz w:val="22"/>
          <w:szCs w:val="22"/>
          <w:lang w:val="it-IT"/>
        </w:rPr>
      </w:pPr>
      <w:proofErr w:type="spellStart"/>
      <w:r w:rsidRPr="00D462FB">
        <w:rPr>
          <w:sz w:val="22"/>
          <w:szCs w:val="22"/>
          <w:lang w:val="it-IT"/>
        </w:rPr>
        <w:t>Corresponding</w:t>
      </w:r>
      <w:proofErr w:type="spellEnd"/>
      <w:r w:rsidRPr="00D462FB">
        <w:rPr>
          <w:sz w:val="22"/>
          <w:szCs w:val="22"/>
          <w:lang w:val="it-IT"/>
        </w:rPr>
        <w:t xml:space="preserve"> </w:t>
      </w:r>
      <w:proofErr w:type="spellStart"/>
      <w:r w:rsidRPr="00D462FB">
        <w:rPr>
          <w:sz w:val="22"/>
          <w:szCs w:val="22"/>
          <w:lang w:val="it-IT"/>
        </w:rPr>
        <w:t>author</w:t>
      </w:r>
      <w:proofErr w:type="spellEnd"/>
      <w:r w:rsidRPr="00D462FB">
        <w:rPr>
          <w:sz w:val="22"/>
          <w:szCs w:val="22"/>
          <w:lang w:val="it-IT"/>
        </w:rPr>
        <w:t xml:space="preserve">. </w:t>
      </w:r>
      <w:r w:rsidRPr="00D462FB">
        <w:rPr>
          <w:sz w:val="22"/>
          <w:szCs w:val="22"/>
          <w:lang w:val="it-IT"/>
        </w:rPr>
        <w:tab/>
      </w:r>
      <w:r w:rsidRPr="00800A9A">
        <w:rPr>
          <w:sz w:val="22"/>
          <w:szCs w:val="22"/>
          <w:lang w:val="it-IT"/>
        </w:rPr>
        <w:t>Giulio Steyde</w:t>
      </w:r>
    </w:p>
    <w:p w14:paraId="28B7938D" w14:textId="445B0379" w:rsidR="004B007A" w:rsidRPr="00800A9A" w:rsidRDefault="004B007A" w:rsidP="004B007A">
      <w:pPr>
        <w:spacing w:after="230" w:line="259" w:lineRule="auto"/>
        <w:ind w:left="0" w:right="-25" w:firstLine="0"/>
        <w:jc w:val="left"/>
        <w:rPr>
          <w:sz w:val="22"/>
          <w:szCs w:val="22"/>
          <w:lang w:val="it-IT"/>
        </w:rPr>
      </w:pPr>
      <w:r w:rsidRPr="00800A9A">
        <w:rPr>
          <w:sz w:val="22"/>
          <w:szCs w:val="22"/>
          <w:lang w:val="it-IT"/>
        </w:rPr>
        <w:t xml:space="preserve">E-mail </w:t>
      </w:r>
      <w:proofErr w:type="spellStart"/>
      <w:r w:rsidRPr="00800A9A">
        <w:rPr>
          <w:sz w:val="22"/>
          <w:szCs w:val="22"/>
          <w:lang w:val="it-IT"/>
        </w:rPr>
        <w:t>address</w:t>
      </w:r>
      <w:proofErr w:type="spellEnd"/>
      <w:r w:rsidRPr="00800A9A">
        <w:rPr>
          <w:sz w:val="22"/>
          <w:szCs w:val="22"/>
          <w:lang w:val="it-IT"/>
        </w:rPr>
        <w:t xml:space="preserve">: </w:t>
      </w:r>
      <w:r w:rsidRPr="00800A9A">
        <w:rPr>
          <w:sz w:val="22"/>
          <w:szCs w:val="22"/>
          <w:lang w:val="it-IT"/>
        </w:rPr>
        <w:tab/>
      </w:r>
      <w:r w:rsidRPr="00800A9A">
        <w:rPr>
          <w:sz w:val="22"/>
          <w:szCs w:val="22"/>
          <w:lang w:val="it-IT"/>
        </w:rPr>
        <w:tab/>
        <w:t>giulio.steyde@polimi.it</w:t>
      </w:r>
    </w:p>
    <w:p w14:paraId="11D5EDDD" w14:textId="5E207B45" w:rsidR="00FB37FA" w:rsidRPr="00800A9A" w:rsidRDefault="00800A9A" w:rsidP="004B007A">
      <w:pPr>
        <w:spacing w:after="230" w:line="259" w:lineRule="auto"/>
        <w:ind w:left="0" w:right="-25" w:firstLine="0"/>
        <w:jc w:val="left"/>
        <w:rPr>
          <w:sz w:val="22"/>
          <w:szCs w:val="22"/>
          <w:lang w:val="it-IT"/>
        </w:rPr>
      </w:pPr>
      <w:proofErr w:type="spellStart"/>
      <w:r w:rsidRPr="00800A9A">
        <w:rPr>
          <w:sz w:val="22"/>
          <w:szCs w:val="22"/>
          <w:lang w:val="it-IT"/>
        </w:rPr>
        <w:t>A</w:t>
      </w:r>
      <w:r>
        <w:rPr>
          <w:sz w:val="22"/>
          <w:szCs w:val="22"/>
          <w:lang w:val="it-IT"/>
        </w:rPr>
        <w:t>ddress</w:t>
      </w:r>
      <w:proofErr w:type="spellEnd"/>
      <w:r>
        <w:rPr>
          <w:sz w:val="22"/>
          <w:szCs w:val="22"/>
          <w:lang w:val="it-IT"/>
        </w:rPr>
        <w:t>:</w:t>
      </w:r>
      <w:r w:rsidR="00D462FB">
        <w:rPr>
          <w:sz w:val="22"/>
          <w:szCs w:val="22"/>
          <w:lang w:val="it-IT"/>
        </w:rPr>
        <w:tab/>
      </w:r>
      <w:r w:rsidR="00D462FB">
        <w:rPr>
          <w:sz w:val="22"/>
          <w:szCs w:val="22"/>
          <w:lang w:val="it-IT"/>
        </w:rPr>
        <w:tab/>
      </w:r>
      <w:r w:rsidR="00D462FB" w:rsidRPr="00D462FB">
        <w:rPr>
          <w:sz w:val="22"/>
          <w:szCs w:val="22"/>
          <w:lang w:val="it-IT"/>
        </w:rPr>
        <w:t>Piazza Leonardo da Vinci, 32, 20133 Milano MI</w:t>
      </w:r>
    </w:p>
    <w:p w14:paraId="5AED4549" w14:textId="2D4A2E10" w:rsidR="002649E5" w:rsidRDefault="004B007A" w:rsidP="004B007A">
      <w:pPr>
        <w:spacing w:after="230" w:line="259" w:lineRule="auto"/>
        <w:ind w:left="0" w:right="-25" w:firstLine="0"/>
        <w:jc w:val="left"/>
        <w:rPr>
          <w:sz w:val="22"/>
          <w:szCs w:val="22"/>
        </w:rPr>
      </w:pPr>
      <w:r w:rsidRPr="004B007A">
        <w:rPr>
          <w:sz w:val="22"/>
          <w:szCs w:val="22"/>
        </w:rPr>
        <w:t xml:space="preserve">Tel: </w:t>
      </w:r>
      <w:r>
        <w:rPr>
          <w:sz w:val="22"/>
          <w:szCs w:val="22"/>
        </w:rPr>
        <w:tab/>
      </w:r>
      <w:r>
        <w:rPr>
          <w:sz w:val="22"/>
          <w:szCs w:val="22"/>
        </w:rPr>
        <w:tab/>
      </w:r>
      <w:r>
        <w:rPr>
          <w:sz w:val="22"/>
          <w:szCs w:val="22"/>
        </w:rPr>
        <w:tab/>
      </w:r>
      <w:r w:rsidRPr="004B007A">
        <w:rPr>
          <w:sz w:val="22"/>
          <w:szCs w:val="22"/>
        </w:rPr>
        <w:t>+39 022399 3322</w:t>
      </w:r>
    </w:p>
    <w:p w14:paraId="11FC5CC3" w14:textId="221A0F98" w:rsidR="00E307E6" w:rsidRDefault="00E307E6">
      <w:pPr>
        <w:spacing w:after="230" w:line="259" w:lineRule="auto"/>
        <w:ind w:left="0" w:firstLine="0"/>
        <w:jc w:val="left"/>
        <w:rPr>
          <w:sz w:val="28"/>
        </w:rPr>
      </w:pPr>
      <w:r>
        <w:rPr>
          <w:sz w:val="28"/>
        </w:rPr>
        <w:br w:type="page"/>
      </w:r>
    </w:p>
    <w:p w14:paraId="5D79D175" w14:textId="6877F675" w:rsidR="003466E1" w:rsidRDefault="00AF1F24" w:rsidP="003466E1">
      <w:pPr>
        <w:spacing w:after="230" w:line="259" w:lineRule="auto"/>
        <w:ind w:left="0" w:firstLine="0"/>
        <w:jc w:val="left"/>
      </w:pPr>
      <w:r>
        <w:rPr>
          <w:sz w:val="28"/>
        </w:rPr>
        <w:t>Highlights</w:t>
      </w:r>
    </w:p>
    <w:p w14:paraId="602C2A16" w14:textId="0AA8EAA1" w:rsidR="00FE6791" w:rsidRPr="003466E1" w:rsidRDefault="00FE6791" w:rsidP="003466E1">
      <w:pPr>
        <w:pStyle w:val="ListParagraph"/>
        <w:numPr>
          <w:ilvl w:val="0"/>
          <w:numId w:val="15"/>
        </w:numPr>
        <w:spacing w:after="230" w:line="259" w:lineRule="auto"/>
        <w:rPr>
          <w:rFonts w:ascii="Calibri" w:eastAsia="Calibri" w:hAnsi="Calibri" w:cs="Calibri"/>
          <w:sz w:val="20"/>
        </w:rPr>
      </w:pPr>
      <w:r w:rsidRPr="003466E1">
        <w:rPr>
          <w:rFonts w:eastAsia="Arial"/>
          <w:sz w:val="22"/>
          <w:szCs w:val="22"/>
        </w:rPr>
        <w:t>Fetal behavioral states provide a window into the developing brain and its functional organization</w:t>
      </w:r>
      <w:r w:rsidR="00513C1D">
        <w:rPr>
          <w:rFonts w:eastAsia="Arial"/>
          <w:sz w:val="22"/>
          <w:szCs w:val="22"/>
        </w:rPr>
        <w:t>.</w:t>
      </w:r>
      <w:r w:rsidR="003466E1">
        <w:rPr>
          <w:rFonts w:eastAsia="Arial"/>
          <w:sz w:val="22"/>
          <w:szCs w:val="22"/>
        </w:rPr>
        <w:br/>
      </w:r>
    </w:p>
    <w:p w14:paraId="195783A2" w14:textId="6905BB61" w:rsidR="00FE6791" w:rsidRPr="003466E1" w:rsidRDefault="00FE6791" w:rsidP="003466E1">
      <w:pPr>
        <w:pStyle w:val="ListParagraph"/>
        <w:numPr>
          <w:ilvl w:val="0"/>
          <w:numId w:val="15"/>
        </w:numPr>
        <w:spacing w:after="209"/>
        <w:rPr>
          <w:rFonts w:eastAsia="Arial"/>
          <w:sz w:val="22"/>
          <w:szCs w:val="22"/>
        </w:rPr>
      </w:pPr>
      <w:r w:rsidRPr="003466E1">
        <w:rPr>
          <w:rFonts w:eastAsia="Arial"/>
          <w:sz w:val="22"/>
          <w:szCs w:val="22"/>
        </w:rPr>
        <w:t>A deep neural network was pre-trained on a large-scale FHR dataset and fine-tuned on multi-center labeled data</w:t>
      </w:r>
      <w:r w:rsidR="003466E1">
        <w:rPr>
          <w:rFonts w:eastAsia="Arial"/>
          <w:sz w:val="22"/>
          <w:szCs w:val="22"/>
        </w:rPr>
        <w:t>set</w:t>
      </w:r>
      <w:r w:rsidR="00513C1D">
        <w:rPr>
          <w:rFonts w:eastAsia="Arial"/>
          <w:sz w:val="22"/>
          <w:szCs w:val="22"/>
        </w:rPr>
        <w:t>.</w:t>
      </w:r>
      <w:r w:rsidR="003466E1">
        <w:rPr>
          <w:rFonts w:eastAsia="Arial"/>
          <w:sz w:val="22"/>
          <w:szCs w:val="22"/>
        </w:rPr>
        <w:br/>
      </w:r>
    </w:p>
    <w:p w14:paraId="4D619812" w14:textId="5A59DAC8" w:rsidR="00FE6791" w:rsidRPr="003466E1" w:rsidRDefault="00FE6791" w:rsidP="003466E1">
      <w:pPr>
        <w:pStyle w:val="ListParagraph"/>
        <w:numPr>
          <w:ilvl w:val="0"/>
          <w:numId w:val="15"/>
        </w:numPr>
        <w:spacing w:after="209"/>
        <w:rPr>
          <w:rFonts w:eastAsia="Arial"/>
          <w:sz w:val="22"/>
          <w:szCs w:val="22"/>
        </w:rPr>
      </w:pPr>
      <w:r w:rsidRPr="003466E1">
        <w:rPr>
          <w:rFonts w:eastAsia="Arial"/>
          <w:sz w:val="22"/>
          <w:szCs w:val="22"/>
        </w:rPr>
        <w:t xml:space="preserve">The model matches expert-level annotations with over 90% </w:t>
      </w:r>
      <w:r w:rsidR="003466E1">
        <w:rPr>
          <w:rFonts w:eastAsia="Arial"/>
          <w:sz w:val="22"/>
          <w:szCs w:val="22"/>
        </w:rPr>
        <w:t>M</w:t>
      </w:r>
      <w:r w:rsidRPr="003466E1">
        <w:rPr>
          <w:rFonts w:eastAsia="Arial"/>
          <w:sz w:val="22"/>
          <w:szCs w:val="22"/>
        </w:rPr>
        <w:t xml:space="preserve">acro F1-score and </w:t>
      </w:r>
      <w:r w:rsidR="00513C1D">
        <w:rPr>
          <w:rFonts w:eastAsia="Arial"/>
          <w:sz w:val="22"/>
          <w:szCs w:val="22"/>
        </w:rPr>
        <w:t>B</w:t>
      </w:r>
      <w:r w:rsidRPr="003466E1">
        <w:rPr>
          <w:rFonts w:eastAsia="Arial"/>
          <w:sz w:val="22"/>
          <w:szCs w:val="22"/>
        </w:rPr>
        <w:t xml:space="preserve">alanced </w:t>
      </w:r>
      <w:r w:rsidR="00513C1D">
        <w:rPr>
          <w:rFonts w:eastAsia="Arial"/>
          <w:sz w:val="22"/>
          <w:szCs w:val="22"/>
        </w:rPr>
        <w:t>A</w:t>
      </w:r>
      <w:r w:rsidRPr="003466E1">
        <w:rPr>
          <w:rFonts w:eastAsia="Arial"/>
          <w:sz w:val="22"/>
          <w:szCs w:val="22"/>
        </w:rPr>
        <w:t>ccuracy in the detection of Active and Quiet states.</w:t>
      </w:r>
      <w:r w:rsidR="003466E1">
        <w:rPr>
          <w:rFonts w:eastAsia="Arial"/>
          <w:sz w:val="22"/>
          <w:szCs w:val="22"/>
        </w:rPr>
        <w:br/>
      </w:r>
    </w:p>
    <w:p w14:paraId="3413C98D" w14:textId="442B1E45" w:rsidR="00FE6791" w:rsidRPr="003466E1" w:rsidRDefault="00FE6791" w:rsidP="003466E1">
      <w:pPr>
        <w:pStyle w:val="ListParagraph"/>
        <w:numPr>
          <w:ilvl w:val="0"/>
          <w:numId w:val="15"/>
        </w:numPr>
        <w:spacing w:after="209"/>
        <w:rPr>
          <w:rFonts w:eastAsia="Arial"/>
          <w:sz w:val="22"/>
          <w:szCs w:val="22"/>
        </w:rPr>
      </w:pPr>
      <w:r w:rsidRPr="003466E1">
        <w:rPr>
          <w:rFonts w:eastAsia="Arial"/>
          <w:sz w:val="22"/>
          <w:szCs w:val="22"/>
        </w:rPr>
        <w:t>The model lays the groundwork for innovative tools in electronic fetal monitoring and behavior</w:t>
      </w:r>
      <w:r w:rsidR="003466E1" w:rsidRPr="003466E1">
        <w:rPr>
          <w:rFonts w:eastAsia="Arial"/>
          <w:sz w:val="22"/>
          <w:szCs w:val="22"/>
        </w:rPr>
        <w:t xml:space="preserve"> </w:t>
      </w:r>
      <w:r w:rsidRPr="003466E1">
        <w:rPr>
          <w:rFonts w:eastAsia="Arial"/>
          <w:sz w:val="22"/>
          <w:szCs w:val="22"/>
        </w:rPr>
        <w:t>analysis</w:t>
      </w:r>
      <w:r w:rsidR="00513C1D">
        <w:rPr>
          <w:rFonts w:eastAsia="Arial"/>
          <w:sz w:val="22"/>
          <w:szCs w:val="22"/>
        </w:rPr>
        <w:t>.</w:t>
      </w:r>
    </w:p>
    <w:p w14:paraId="21AC694B" w14:textId="77777777" w:rsidR="00B16C3D" w:rsidRPr="003466E1" w:rsidRDefault="00B16C3D" w:rsidP="003466E1">
      <w:pPr>
        <w:spacing w:after="209"/>
        <w:ind w:left="0" w:firstLine="0"/>
        <w:rPr>
          <w:rFonts w:ascii="Arial" w:eastAsia="Arial" w:hAnsi="Arial" w:cs="Arial"/>
          <w:sz w:val="22"/>
          <w:szCs w:val="22"/>
        </w:rPr>
      </w:pPr>
    </w:p>
    <w:p w14:paraId="4654DA2C" w14:textId="31432ED0" w:rsidR="00DD0909" w:rsidRPr="003466E1" w:rsidRDefault="00DD0909" w:rsidP="003466E1">
      <w:pPr>
        <w:spacing w:after="209"/>
        <w:ind w:left="0" w:firstLine="0"/>
        <w:rPr>
          <w:rFonts w:ascii="Arial" w:eastAsia="Arial" w:hAnsi="Arial" w:cs="Arial"/>
          <w:sz w:val="22"/>
          <w:szCs w:val="22"/>
        </w:rPr>
      </w:pPr>
    </w:p>
    <w:p w14:paraId="609ED135" w14:textId="77777777" w:rsidR="004C7170" w:rsidRDefault="004C7170" w:rsidP="00FE6791">
      <w:pPr>
        <w:spacing w:after="145"/>
        <w:ind w:left="0" w:firstLine="0"/>
        <w:sectPr w:rsidR="004C7170">
          <w:footerReference w:type="even" r:id="rId11"/>
          <w:footerReference w:type="default" r:id="rId12"/>
          <w:footerReference w:type="first" r:id="rId13"/>
          <w:pgSz w:w="10885" w:h="14854"/>
          <w:pgMar w:top="988" w:right="777" w:bottom="973" w:left="777" w:header="720" w:footer="582" w:gutter="0"/>
          <w:cols w:space="720"/>
        </w:sectPr>
      </w:pPr>
    </w:p>
    <w:p w14:paraId="61937A1A" w14:textId="77777777" w:rsidR="00C43019" w:rsidRDefault="00C43019" w:rsidP="00FE6791">
      <w:pPr>
        <w:spacing w:after="145"/>
        <w:ind w:left="0" w:firstLine="0"/>
      </w:pPr>
    </w:p>
    <w:p w14:paraId="291EECE8" w14:textId="5A92BF6B" w:rsidR="00C43019" w:rsidRDefault="00C43019" w:rsidP="00C43019">
      <w:pPr>
        <w:spacing w:after="230" w:line="259" w:lineRule="auto"/>
        <w:ind w:left="0" w:firstLine="0"/>
        <w:jc w:val="left"/>
      </w:pPr>
      <w:r>
        <w:rPr>
          <w:sz w:val="28"/>
        </w:rPr>
        <w:t>Graphical Abstract</w:t>
      </w:r>
    </w:p>
    <w:p w14:paraId="3E6C78DD" w14:textId="6DC0DF4E" w:rsidR="004C7170" w:rsidRDefault="00C101AF" w:rsidP="00FE6791">
      <w:pPr>
        <w:spacing w:after="145"/>
        <w:ind w:left="0" w:firstLine="0"/>
      </w:pPr>
      <w:r>
        <w:rPr>
          <w:noProof/>
        </w:rPr>
        <w:drawing>
          <wp:inline distT="0" distB="0" distL="0" distR="0" wp14:anchorId="3D741283" wp14:editId="1B439DBD">
            <wp:extent cx="5918200" cy="3185160"/>
            <wp:effectExtent l="0" t="0" r="6350" b="0"/>
            <wp:docPr id="619226417"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18200" cy="3185160"/>
                    </a:xfrm>
                    <a:prstGeom prst="rect">
                      <a:avLst/>
                    </a:prstGeom>
                    <a:noFill/>
                    <a:ln>
                      <a:noFill/>
                    </a:ln>
                  </pic:spPr>
                </pic:pic>
              </a:graphicData>
            </a:graphic>
          </wp:inline>
        </w:drawing>
      </w:r>
    </w:p>
    <w:p w14:paraId="40429F1A" w14:textId="5B1C1042" w:rsidR="00DD0909" w:rsidRDefault="00AF1F24" w:rsidP="001C39AA">
      <w:pPr>
        <w:ind w:left="0" w:firstLine="0"/>
      </w:pPr>
      <w:r>
        <w:br w:type="page"/>
      </w:r>
    </w:p>
    <w:p w14:paraId="70F0F2B6" w14:textId="246FF5A6" w:rsidR="00DD0909" w:rsidRDefault="1099D2E1" w:rsidP="15F141CF">
      <w:pPr>
        <w:jc w:val="left"/>
        <w:rPr>
          <w:rFonts w:ascii="Arial" w:eastAsia="Arial" w:hAnsi="Arial" w:cs="Arial"/>
          <w:sz w:val="40"/>
          <w:szCs w:val="40"/>
        </w:rPr>
      </w:pPr>
      <w:bookmarkStart w:id="0" w:name="_Hlk195094584"/>
      <w:r w:rsidRPr="15F141CF">
        <w:rPr>
          <w:rFonts w:ascii="Arial" w:eastAsia="Arial" w:hAnsi="Arial" w:cs="Arial"/>
          <w:sz w:val="40"/>
          <w:szCs w:val="40"/>
        </w:rPr>
        <w:t xml:space="preserve">A Robust Deep Learning Framework for Automated Fetal </w:t>
      </w:r>
      <w:r w:rsidR="14EDE901" w:rsidRPr="15F141CF">
        <w:rPr>
          <w:rFonts w:ascii="Arial" w:eastAsia="Arial" w:hAnsi="Arial" w:cs="Arial"/>
          <w:sz w:val="40"/>
          <w:szCs w:val="40"/>
        </w:rPr>
        <w:t>Behavioral</w:t>
      </w:r>
      <w:r w:rsidRPr="15F141CF">
        <w:rPr>
          <w:rFonts w:ascii="Arial" w:eastAsia="Arial" w:hAnsi="Arial" w:cs="Arial"/>
          <w:sz w:val="40"/>
          <w:szCs w:val="40"/>
        </w:rPr>
        <w:t xml:space="preserve"> State Classification:</w:t>
      </w:r>
      <w:r w:rsidR="3AC8B257" w:rsidRPr="15F141CF">
        <w:rPr>
          <w:rFonts w:ascii="Arial" w:eastAsia="Arial" w:hAnsi="Arial" w:cs="Arial"/>
          <w:sz w:val="40"/>
          <w:szCs w:val="40"/>
        </w:rPr>
        <w:t xml:space="preserve"> L</w:t>
      </w:r>
      <w:r w:rsidR="02784C4A" w:rsidRPr="15F141CF">
        <w:rPr>
          <w:rFonts w:ascii="Arial" w:eastAsia="Arial" w:hAnsi="Arial" w:cs="Arial"/>
          <w:sz w:val="40"/>
          <w:szCs w:val="40"/>
        </w:rPr>
        <w:t xml:space="preserve">everaging Multi-Center Datasets to </w:t>
      </w:r>
      <w:r w:rsidR="00FB443F">
        <w:rPr>
          <w:rFonts w:ascii="Arial" w:eastAsia="Arial" w:hAnsi="Arial" w:cs="Arial"/>
          <w:sz w:val="40"/>
          <w:szCs w:val="40"/>
        </w:rPr>
        <w:t>I</w:t>
      </w:r>
      <w:r w:rsidR="02784C4A" w:rsidRPr="15F141CF">
        <w:rPr>
          <w:rFonts w:ascii="Arial" w:eastAsia="Arial" w:hAnsi="Arial" w:cs="Arial"/>
          <w:sz w:val="40"/>
          <w:szCs w:val="40"/>
        </w:rPr>
        <w:t xml:space="preserve">mprove </w:t>
      </w:r>
      <w:r w:rsidR="00FB443F">
        <w:rPr>
          <w:rFonts w:ascii="Arial" w:eastAsia="Arial" w:hAnsi="Arial" w:cs="Arial"/>
          <w:sz w:val="40"/>
          <w:szCs w:val="40"/>
        </w:rPr>
        <w:t>A</w:t>
      </w:r>
      <w:r w:rsidR="02784C4A" w:rsidRPr="15F141CF">
        <w:rPr>
          <w:rFonts w:ascii="Arial" w:eastAsia="Arial" w:hAnsi="Arial" w:cs="Arial"/>
          <w:sz w:val="40"/>
          <w:szCs w:val="40"/>
        </w:rPr>
        <w:t xml:space="preserve">ntepartum </w:t>
      </w:r>
      <w:r w:rsidR="00FB443F">
        <w:rPr>
          <w:rFonts w:ascii="Arial" w:eastAsia="Arial" w:hAnsi="Arial" w:cs="Arial"/>
          <w:sz w:val="40"/>
          <w:szCs w:val="40"/>
        </w:rPr>
        <w:t>H</w:t>
      </w:r>
      <w:r w:rsidR="02784C4A" w:rsidRPr="15F141CF">
        <w:rPr>
          <w:rFonts w:ascii="Arial" w:eastAsia="Arial" w:hAnsi="Arial" w:cs="Arial"/>
          <w:sz w:val="40"/>
          <w:szCs w:val="40"/>
        </w:rPr>
        <w:t xml:space="preserve">eart </w:t>
      </w:r>
      <w:r w:rsidR="00FB443F">
        <w:rPr>
          <w:rFonts w:ascii="Arial" w:eastAsia="Arial" w:hAnsi="Arial" w:cs="Arial"/>
          <w:sz w:val="40"/>
          <w:szCs w:val="40"/>
        </w:rPr>
        <w:t>R</w:t>
      </w:r>
      <w:r w:rsidR="02784C4A" w:rsidRPr="15F141CF">
        <w:rPr>
          <w:rFonts w:ascii="Arial" w:eastAsia="Arial" w:hAnsi="Arial" w:cs="Arial"/>
          <w:sz w:val="40"/>
          <w:szCs w:val="40"/>
        </w:rPr>
        <w:t xml:space="preserve">ate </w:t>
      </w:r>
      <w:r w:rsidR="00FB443F">
        <w:rPr>
          <w:rFonts w:ascii="Arial" w:eastAsia="Arial" w:hAnsi="Arial" w:cs="Arial"/>
          <w:sz w:val="40"/>
          <w:szCs w:val="40"/>
        </w:rPr>
        <w:t>M</w:t>
      </w:r>
      <w:r w:rsidR="02784C4A" w:rsidRPr="15F141CF">
        <w:rPr>
          <w:rFonts w:ascii="Arial" w:eastAsia="Arial" w:hAnsi="Arial" w:cs="Arial"/>
          <w:sz w:val="40"/>
          <w:szCs w:val="40"/>
        </w:rPr>
        <w:t>onitoring</w:t>
      </w:r>
    </w:p>
    <w:bookmarkEnd w:id="0"/>
    <w:p w14:paraId="54FD9334" w14:textId="77777777" w:rsidR="0025054D" w:rsidRDefault="0025054D" w:rsidP="0025054D">
      <w:pPr>
        <w:rPr>
          <w:sz w:val="44"/>
          <w:szCs w:val="44"/>
        </w:rPr>
      </w:pPr>
    </w:p>
    <w:p w14:paraId="78440A93" w14:textId="1B3E677A" w:rsidR="00160787" w:rsidRDefault="00DF3FEE" w:rsidP="00DF3FEE">
      <w:pPr>
        <w:pStyle w:val="Heading2"/>
      </w:pPr>
      <w:r>
        <w:t xml:space="preserve">Abstract. </w:t>
      </w:r>
    </w:p>
    <w:p w14:paraId="46413C41" w14:textId="77777777" w:rsidR="006A62D8" w:rsidRPr="006A62D8" w:rsidRDefault="006A62D8" w:rsidP="00217438">
      <w:pPr>
        <w:ind w:left="0" w:firstLine="0"/>
      </w:pPr>
    </w:p>
    <w:p w14:paraId="57C4B005" w14:textId="11F7B8F1" w:rsidR="00FD4C98" w:rsidRDefault="39134BB2" w:rsidP="00437DBB">
      <w:pPr>
        <w:rPr>
          <w:rFonts w:ascii="Arial" w:hAnsi="Arial" w:cs="Arial"/>
          <w:sz w:val="22"/>
          <w:szCs w:val="22"/>
        </w:rPr>
      </w:pPr>
      <w:r w:rsidRPr="705574FE">
        <w:rPr>
          <w:rFonts w:ascii="Arial" w:eastAsia="Arial" w:hAnsi="Arial" w:cs="Arial"/>
          <w:sz w:val="22"/>
          <w:szCs w:val="22"/>
        </w:rPr>
        <w:t>Fetal behavioral states</w:t>
      </w:r>
      <w:r w:rsidR="5749A487" w:rsidRPr="705574FE">
        <w:rPr>
          <w:rFonts w:ascii="Arial" w:eastAsia="Arial" w:hAnsi="Arial" w:cs="Arial"/>
          <w:sz w:val="22"/>
          <w:szCs w:val="22"/>
        </w:rPr>
        <w:t xml:space="preserve"> reflect the developing brain’s capacity to organize behavior into distinct sleep state </w:t>
      </w:r>
      <w:r w:rsidR="1C26FD1C" w:rsidRPr="705574FE">
        <w:rPr>
          <w:rFonts w:ascii="Arial" w:eastAsia="Arial" w:hAnsi="Arial" w:cs="Arial"/>
          <w:sz w:val="22"/>
          <w:szCs w:val="22"/>
        </w:rPr>
        <w:t>patterns and</w:t>
      </w:r>
      <w:r w:rsidR="6DBD6D5F" w:rsidRPr="705574FE">
        <w:rPr>
          <w:rFonts w:ascii="Arial" w:eastAsia="Arial" w:hAnsi="Arial" w:cs="Arial"/>
          <w:sz w:val="22"/>
          <w:szCs w:val="22"/>
        </w:rPr>
        <w:t xml:space="preserve"> are a window to evaluate</w:t>
      </w:r>
      <w:r w:rsidR="5749A487" w:rsidRPr="705574FE">
        <w:rPr>
          <w:rFonts w:ascii="Arial" w:eastAsia="Arial" w:hAnsi="Arial" w:cs="Arial"/>
          <w:sz w:val="22"/>
          <w:szCs w:val="22"/>
        </w:rPr>
        <w:t xml:space="preserve"> the maturation of the nervous system throughout gestation</w:t>
      </w:r>
      <w:r w:rsidR="01A2C427" w:rsidRPr="705574FE">
        <w:rPr>
          <w:rFonts w:ascii="Arial" w:eastAsia="Arial" w:hAnsi="Arial" w:cs="Arial"/>
          <w:sz w:val="22"/>
          <w:szCs w:val="22"/>
        </w:rPr>
        <w:t xml:space="preserve">. </w:t>
      </w:r>
      <w:r w:rsidR="652D4443" w:rsidRPr="705574FE">
        <w:rPr>
          <w:rFonts w:ascii="Arial" w:eastAsia="Arial" w:hAnsi="Arial" w:cs="Arial"/>
          <w:sz w:val="22"/>
          <w:szCs w:val="22"/>
        </w:rPr>
        <w:t xml:space="preserve">This study </w:t>
      </w:r>
      <w:r w:rsidR="03B44CF3" w:rsidRPr="705574FE">
        <w:rPr>
          <w:rFonts w:ascii="Arial" w:eastAsia="Arial" w:hAnsi="Arial" w:cs="Arial"/>
          <w:sz w:val="22"/>
          <w:szCs w:val="22"/>
        </w:rPr>
        <w:t>presents</w:t>
      </w:r>
      <w:r w:rsidR="652D4443" w:rsidRPr="705574FE">
        <w:rPr>
          <w:rFonts w:ascii="Arial" w:eastAsia="Arial" w:hAnsi="Arial" w:cs="Arial"/>
          <w:sz w:val="22"/>
          <w:szCs w:val="22"/>
        </w:rPr>
        <w:t xml:space="preserve"> a deep </w:t>
      </w:r>
      <w:r w:rsidR="67EC0442" w:rsidRPr="705574FE">
        <w:rPr>
          <w:rFonts w:ascii="Arial" w:eastAsia="Arial" w:hAnsi="Arial" w:cs="Arial"/>
          <w:sz w:val="22"/>
          <w:szCs w:val="22"/>
        </w:rPr>
        <w:t>learning-based</w:t>
      </w:r>
      <w:r w:rsidR="652D4443" w:rsidRPr="705574FE">
        <w:rPr>
          <w:rFonts w:ascii="Arial" w:eastAsia="Arial" w:hAnsi="Arial" w:cs="Arial"/>
          <w:sz w:val="22"/>
          <w:szCs w:val="22"/>
        </w:rPr>
        <w:t xml:space="preserve"> methodology for the identification of behavioral </w:t>
      </w:r>
      <w:r w:rsidR="03B44CF3" w:rsidRPr="705574FE">
        <w:rPr>
          <w:rFonts w:ascii="Arial" w:eastAsia="Arial" w:hAnsi="Arial" w:cs="Arial"/>
          <w:sz w:val="22"/>
          <w:szCs w:val="22"/>
        </w:rPr>
        <w:t xml:space="preserve">states from </w:t>
      </w:r>
      <w:r w:rsidR="2E13BF63" w:rsidRPr="705574FE">
        <w:rPr>
          <w:rFonts w:ascii="Arial" w:eastAsia="Arial" w:hAnsi="Arial" w:cs="Arial"/>
          <w:sz w:val="22"/>
          <w:szCs w:val="22"/>
        </w:rPr>
        <w:t xml:space="preserve">fetal </w:t>
      </w:r>
      <w:r w:rsidR="652D4443" w:rsidRPr="705574FE">
        <w:rPr>
          <w:rFonts w:ascii="Arial" w:eastAsia="Arial" w:hAnsi="Arial" w:cs="Arial"/>
          <w:sz w:val="22"/>
          <w:szCs w:val="22"/>
        </w:rPr>
        <w:t>heart rate</w:t>
      </w:r>
      <w:r w:rsidR="0D00EDAA" w:rsidRPr="705574FE">
        <w:rPr>
          <w:rFonts w:ascii="Arial" w:eastAsia="Arial" w:hAnsi="Arial" w:cs="Arial"/>
          <w:sz w:val="22"/>
          <w:szCs w:val="22"/>
        </w:rPr>
        <w:t xml:space="preserve"> </w:t>
      </w:r>
      <w:r w:rsidR="2E13BF63" w:rsidRPr="705574FE">
        <w:rPr>
          <w:rFonts w:ascii="Arial" w:eastAsia="Arial" w:hAnsi="Arial" w:cs="Arial"/>
          <w:sz w:val="22"/>
          <w:szCs w:val="22"/>
        </w:rPr>
        <w:t xml:space="preserve">traces </w:t>
      </w:r>
      <w:r w:rsidR="0D00EDAA" w:rsidRPr="705574FE">
        <w:rPr>
          <w:rFonts w:ascii="Arial" w:eastAsia="Arial" w:hAnsi="Arial" w:cs="Arial"/>
          <w:sz w:val="22"/>
          <w:szCs w:val="22"/>
        </w:rPr>
        <w:t xml:space="preserve">(FHR) </w:t>
      </w:r>
      <w:r w:rsidR="2E13BF63" w:rsidRPr="705574FE">
        <w:rPr>
          <w:rFonts w:ascii="Arial" w:eastAsia="Arial" w:hAnsi="Arial" w:cs="Arial"/>
          <w:sz w:val="22"/>
          <w:szCs w:val="22"/>
        </w:rPr>
        <w:t>recorded via cardi</w:t>
      </w:r>
      <w:r w:rsidR="029CE75E" w:rsidRPr="705574FE">
        <w:rPr>
          <w:rFonts w:ascii="Arial" w:eastAsia="Arial" w:hAnsi="Arial" w:cs="Arial"/>
          <w:sz w:val="22"/>
          <w:szCs w:val="22"/>
        </w:rPr>
        <w:t>o</w:t>
      </w:r>
      <w:r w:rsidR="2E13BF63" w:rsidRPr="705574FE">
        <w:rPr>
          <w:rFonts w:ascii="Arial" w:eastAsia="Arial" w:hAnsi="Arial" w:cs="Arial"/>
          <w:sz w:val="22"/>
          <w:szCs w:val="22"/>
        </w:rPr>
        <w:t>tocography</w:t>
      </w:r>
      <w:r w:rsidR="119DF897" w:rsidRPr="705574FE">
        <w:rPr>
          <w:rFonts w:ascii="Arial" w:eastAsia="Arial" w:hAnsi="Arial" w:cs="Arial"/>
          <w:sz w:val="22"/>
          <w:szCs w:val="22"/>
        </w:rPr>
        <w:t xml:space="preserve"> (CTG)</w:t>
      </w:r>
      <w:r w:rsidR="652D4443" w:rsidRPr="705574FE">
        <w:rPr>
          <w:rFonts w:ascii="Arial" w:eastAsia="Arial" w:hAnsi="Arial" w:cs="Arial"/>
          <w:sz w:val="22"/>
          <w:szCs w:val="22"/>
        </w:rPr>
        <w:t>.</w:t>
      </w:r>
      <w:r w:rsidR="7CE1C0CB" w:rsidRPr="705574FE">
        <w:rPr>
          <w:rFonts w:ascii="Arial" w:eastAsia="Arial" w:hAnsi="Arial" w:cs="Arial"/>
          <w:sz w:val="22"/>
          <w:szCs w:val="22"/>
        </w:rPr>
        <w:t xml:space="preserve"> </w:t>
      </w:r>
      <w:r w:rsidR="2B9C9E81" w:rsidRPr="705574FE">
        <w:rPr>
          <w:rFonts w:ascii="Arial" w:eastAsia="Arial" w:hAnsi="Arial" w:cs="Arial"/>
          <w:sz w:val="22"/>
          <w:szCs w:val="22"/>
        </w:rPr>
        <w:t xml:space="preserve">A Recurrent Residual Attention U-Net was pre-trained on a large </w:t>
      </w:r>
      <w:r w:rsidR="00540C47">
        <w:rPr>
          <w:rFonts w:ascii="Arial" w:eastAsia="Arial" w:hAnsi="Arial" w:cs="Arial"/>
          <w:sz w:val="22"/>
          <w:szCs w:val="22"/>
        </w:rPr>
        <w:t xml:space="preserve">unlabeled </w:t>
      </w:r>
      <w:r w:rsidR="2B9C9E81" w:rsidRPr="705574FE">
        <w:rPr>
          <w:rFonts w:ascii="Arial" w:eastAsia="Arial" w:hAnsi="Arial" w:cs="Arial"/>
          <w:sz w:val="22"/>
          <w:szCs w:val="22"/>
        </w:rPr>
        <w:t>dataset of over 7,000 FHR recordings and fine-tuned on a multi-center dataset comprising 236 FHR signals</w:t>
      </w:r>
      <w:r w:rsidR="00782359">
        <w:rPr>
          <w:rFonts w:ascii="Arial" w:eastAsia="Arial" w:hAnsi="Arial" w:cs="Arial"/>
          <w:sz w:val="22"/>
          <w:szCs w:val="22"/>
        </w:rPr>
        <w:t xml:space="preserve"> with labeled states</w:t>
      </w:r>
      <w:r w:rsidR="2B9C9E81" w:rsidRPr="705574FE">
        <w:rPr>
          <w:rFonts w:ascii="Arial" w:eastAsia="Arial" w:hAnsi="Arial" w:cs="Arial"/>
          <w:sz w:val="22"/>
          <w:szCs w:val="22"/>
        </w:rPr>
        <w:t xml:space="preserve">. These signals were collected across multiple countries using different cardiotocographs and annotated by clinicians with diverse backgrounds. </w:t>
      </w:r>
      <w:r w:rsidR="5527700C" w:rsidRPr="705574FE">
        <w:rPr>
          <w:rFonts w:ascii="Arial" w:eastAsia="Arial" w:hAnsi="Arial" w:cs="Arial"/>
          <w:sz w:val="22"/>
          <w:szCs w:val="22"/>
        </w:rPr>
        <w:t>The model show</w:t>
      </w:r>
      <w:r w:rsidR="68326BD2" w:rsidRPr="705574FE">
        <w:rPr>
          <w:rFonts w:ascii="Arial" w:eastAsia="Arial" w:hAnsi="Arial" w:cs="Arial"/>
          <w:sz w:val="22"/>
          <w:szCs w:val="22"/>
        </w:rPr>
        <w:t>ed</w:t>
      </w:r>
      <w:r w:rsidR="5527700C" w:rsidRPr="705574FE">
        <w:rPr>
          <w:rFonts w:ascii="Arial" w:eastAsia="Arial" w:hAnsi="Arial" w:cs="Arial"/>
          <w:sz w:val="22"/>
          <w:szCs w:val="22"/>
        </w:rPr>
        <w:t xml:space="preserve"> high agreement with </w:t>
      </w:r>
      <w:r w:rsidR="084C117D" w:rsidRPr="705574FE">
        <w:rPr>
          <w:rFonts w:ascii="Arial" w:eastAsia="Arial" w:hAnsi="Arial" w:cs="Arial"/>
          <w:sz w:val="22"/>
          <w:szCs w:val="22"/>
        </w:rPr>
        <w:t>expert clinicians</w:t>
      </w:r>
      <w:r w:rsidR="68326BD2" w:rsidRPr="705574FE">
        <w:rPr>
          <w:rFonts w:ascii="Arial" w:eastAsia="Arial" w:hAnsi="Arial" w:cs="Arial"/>
          <w:sz w:val="22"/>
          <w:szCs w:val="22"/>
        </w:rPr>
        <w:t xml:space="preserve"> on a stratified hold-ou</w:t>
      </w:r>
      <w:r w:rsidR="38444A2F" w:rsidRPr="705574FE">
        <w:rPr>
          <w:rFonts w:ascii="Arial" w:eastAsia="Arial" w:hAnsi="Arial" w:cs="Arial"/>
          <w:sz w:val="22"/>
          <w:szCs w:val="22"/>
        </w:rPr>
        <w:t>t</w:t>
      </w:r>
      <w:r w:rsidR="17ADF5B5" w:rsidRPr="705574FE">
        <w:rPr>
          <w:rFonts w:ascii="Arial" w:eastAsia="Arial" w:hAnsi="Arial" w:cs="Arial"/>
          <w:sz w:val="22"/>
          <w:szCs w:val="22"/>
        </w:rPr>
        <w:t xml:space="preserve"> </w:t>
      </w:r>
      <w:r w:rsidR="68326BD2" w:rsidRPr="705574FE">
        <w:rPr>
          <w:rFonts w:ascii="Arial" w:eastAsia="Arial" w:hAnsi="Arial" w:cs="Arial"/>
          <w:sz w:val="22"/>
          <w:szCs w:val="22"/>
        </w:rPr>
        <w:t>test</w:t>
      </w:r>
      <w:r w:rsidR="17ADF5B5" w:rsidRPr="705574FE">
        <w:rPr>
          <w:rFonts w:ascii="Arial" w:eastAsia="Arial" w:hAnsi="Arial" w:cs="Arial"/>
          <w:sz w:val="22"/>
          <w:szCs w:val="22"/>
        </w:rPr>
        <w:t xml:space="preserve"> set</w:t>
      </w:r>
      <w:r w:rsidR="68326BD2" w:rsidRPr="705574FE">
        <w:rPr>
          <w:rFonts w:ascii="Arial" w:eastAsia="Arial" w:hAnsi="Arial" w:cs="Arial"/>
          <w:sz w:val="22"/>
          <w:szCs w:val="22"/>
        </w:rPr>
        <w:t xml:space="preserve">, averaging a Macro F1 score of </w:t>
      </w:r>
      <w:r w:rsidR="1ECF836F" w:rsidRPr="705574FE">
        <w:rPr>
          <w:rFonts w:ascii="Arial" w:eastAsia="Arial" w:hAnsi="Arial" w:cs="Arial"/>
          <w:sz w:val="22"/>
          <w:szCs w:val="22"/>
        </w:rPr>
        <w:t xml:space="preserve">91% </w:t>
      </w:r>
      <w:r w:rsidR="68326BD2" w:rsidRPr="705574FE">
        <w:rPr>
          <w:rFonts w:ascii="Arial" w:eastAsia="Arial" w:hAnsi="Arial" w:cs="Arial"/>
          <w:sz w:val="22"/>
          <w:szCs w:val="22"/>
        </w:rPr>
        <w:t>and Balanced Accuracy of</w:t>
      </w:r>
      <w:r w:rsidR="1ECF836F" w:rsidRPr="705574FE">
        <w:rPr>
          <w:rFonts w:ascii="Arial" w:eastAsia="Arial" w:hAnsi="Arial" w:cs="Arial"/>
          <w:sz w:val="22"/>
          <w:szCs w:val="22"/>
        </w:rPr>
        <w:t xml:space="preserve"> 93%</w:t>
      </w:r>
      <w:r w:rsidR="68326BD2" w:rsidRPr="705574FE">
        <w:rPr>
          <w:rFonts w:ascii="Arial" w:eastAsia="Arial" w:hAnsi="Arial" w:cs="Arial"/>
          <w:sz w:val="22"/>
          <w:szCs w:val="22"/>
        </w:rPr>
        <w:t xml:space="preserve"> </w:t>
      </w:r>
      <w:r w:rsidR="2DA3D176" w:rsidRPr="705574FE">
        <w:rPr>
          <w:rFonts w:ascii="Arial" w:eastAsia="Arial" w:hAnsi="Arial" w:cs="Arial"/>
          <w:sz w:val="22"/>
          <w:szCs w:val="22"/>
        </w:rPr>
        <w:t>in distinguishing between Active and Quiet states.</w:t>
      </w:r>
      <w:r w:rsidR="59380850" w:rsidRPr="705574FE">
        <w:rPr>
          <w:rFonts w:ascii="Arial" w:eastAsia="Arial" w:hAnsi="Arial" w:cs="Arial"/>
          <w:sz w:val="22"/>
          <w:szCs w:val="22"/>
        </w:rPr>
        <w:t xml:space="preserve"> The model </w:t>
      </w:r>
      <w:r w:rsidR="59380850" w:rsidRPr="705574FE">
        <w:rPr>
          <w:rFonts w:ascii="Arial" w:hAnsi="Arial" w:cs="Arial"/>
          <w:sz w:val="22"/>
          <w:szCs w:val="22"/>
        </w:rPr>
        <w:t xml:space="preserve">has the potential to enhance the evaluation of fetal behavior states in </w:t>
      </w:r>
      <w:r w:rsidR="59380850" w:rsidRPr="00782359">
        <w:rPr>
          <w:rFonts w:ascii="Arial" w:hAnsi="Arial" w:cs="Arial"/>
          <w:sz w:val="22"/>
          <w:szCs w:val="22"/>
        </w:rPr>
        <w:t xml:space="preserve">clinical practice by assisting clinicians and ensuring objective, </w:t>
      </w:r>
      <w:r w:rsidR="005020DE" w:rsidRPr="00782359">
        <w:rPr>
          <w:rFonts w:ascii="Arial" w:hAnsi="Arial" w:cs="Arial"/>
          <w:sz w:val="22"/>
          <w:szCs w:val="22"/>
        </w:rPr>
        <w:t xml:space="preserve">rapid </w:t>
      </w:r>
      <w:r w:rsidR="59380850" w:rsidRPr="00782359">
        <w:rPr>
          <w:rFonts w:ascii="Arial" w:hAnsi="Arial" w:cs="Arial"/>
          <w:sz w:val="22"/>
          <w:szCs w:val="22"/>
        </w:rPr>
        <w:t>reproducible results</w:t>
      </w:r>
      <w:r w:rsidR="4F941E50" w:rsidRPr="00782359">
        <w:rPr>
          <w:rFonts w:ascii="Arial" w:hAnsi="Arial" w:cs="Arial"/>
          <w:sz w:val="22"/>
          <w:szCs w:val="22"/>
        </w:rPr>
        <w:t xml:space="preserve"> and </w:t>
      </w:r>
      <w:r w:rsidR="005020DE" w:rsidRPr="00782359">
        <w:rPr>
          <w:rFonts w:ascii="Arial" w:hAnsi="Arial" w:cs="Arial"/>
          <w:sz w:val="22"/>
          <w:szCs w:val="22"/>
        </w:rPr>
        <w:t xml:space="preserve">future enhancements </w:t>
      </w:r>
      <w:r w:rsidR="2D54A03D" w:rsidRPr="00782359">
        <w:rPr>
          <w:rFonts w:ascii="Arial" w:hAnsi="Arial" w:cs="Arial"/>
          <w:sz w:val="22"/>
          <w:szCs w:val="22"/>
        </w:rPr>
        <w:t>in electronic fetal monitoring.</w:t>
      </w:r>
    </w:p>
    <w:p w14:paraId="0E21F657" w14:textId="77777777" w:rsidR="003B1A92" w:rsidRDefault="003B1A92" w:rsidP="00437DBB">
      <w:pPr>
        <w:rPr>
          <w:rFonts w:ascii="Arial" w:hAnsi="Arial" w:cs="Arial"/>
          <w:sz w:val="22"/>
          <w:szCs w:val="22"/>
        </w:rPr>
      </w:pPr>
    </w:p>
    <w:p w14:paraId="7907FA16" w14:textId="27EF976E" w:rsidR="003B1A92" w:rsidRPr="003B1A92" w:rsidRDefault="003B1A92" w:rsidP="003B1A92">
      <w:pPr>
        <w:pStyle w:val="Heading2"/>
      </w:pPr>
      <w:r w:rsidRPr="003B1A92">
        <w:t>Keywords:</w:t>
      </w:r>
      <w:r w:rsidR="00782359">
        <w:t xml:space="preserve"> </w:t>
      </w:r>
      <w:r w:rsidR="00F966BB">
        <w:t xml:space="preserve">Electronic fetal monitoring, behavioral states, cardiotocography, </w:t>
      </w:r>
      <w:r w:rsidR="000D69EC">
        <w:t>signal segmentation</w:t>
      </w:r>
    </w:p>
    <w:p w14:paraId="550EABAA" w14:textId="77777777" w:rsidR="006E0506" w:rsidRPr="00802EB9" w:rsidRDefault="006E0506" w:rsidP="00802EB9">
      <w:pPr>
        <w:spacing w:after="1" w:line="261" w:lineRule="auto"/>
        <w:ind w:left="-5" w:right="4895"/>
        <w:jc w:val="left"/>
        <w:rPr>
          <w:rFonts w:ascii="Arial" w:hAnsi="Arial" w:cs="Arial"/>
          <w:b/>
          <w:bCs/>
          <w:sz w:val="28"/>
          <w:szCs w:val="28"/>
        </w:rPr>
      </w:pPr>
    </w:p>
    <w:p w14:paraId="3BBBCCAC" w14:textId="77777777" w:rsidR="00543F4B" w:rsidRDefault="00543F4B" w:rsidP="00802EB9">
      <w:pPr>
        <w:spacing w:after="1" w:line="261" w:lineRule="auto"/>
        <w:ind w:left="-5" w:right="4895"/>
        <w:jc w:val="left"/>
        <w:rPr>
          <w:rFonts w:ascii="Arial" w:hAnsi="Arial" w:cs="Arial"/>
          <w:b/>
          <w:bCs/>
          <w:sz w:val="28"/>
          <w:szCs w:val="28"/>
        </w:rPr>
      </w:pPr>
    </w:p>
    <w:p w14:paraId="404CF220" w14:textId="77777777" w:rsidR="00802EB9" w:rsidRPr="00802EB9" w:rsidRDefault="00802EB9" w:rsidP="00802EB9">
      <w:pPr>
        <w:spacing w:after="1" w:line="261" w:lineRule="auto"/>
        <w:ind w:left="-5" w:right="4895"/>
        <w:jc w:val="left"/>
        <w:rPr>
          <w:rFonts w:ascii="Arial" w:hAnsi="Arial" w:cs="Arial"/>
          <w:b/>
          <w:bCs/>
          <w:sz w:val="28"/>
          <w:szCs w:val="28"/>
        </w:rPr>
      </w:pPr>
    </w:p>
    <w:p w14:paraId="752F27E3" w14:textId="77777777" w:rsidR="00802EB9" w:rsidRPr="00802EB9" w:rsidRDefault="00802EB9" w:rsidP="00802EB9">
      <w:pPr>
        <w:spacing w:after="1" w:line="261" w:lineRule="auto"/>
        <w:ind w:left="-5" w:right="4895"/>
        <w:jc w:val="left"/>
        <w:rPr>
          <w:rFonts w:ascii="Arial" w:hAnsi="Arial" w:cs="Arial"/>
          <w:b/>
          <w:bCs/>
          <w:sz w:val="28"/>
          <w:szCs w:val="28"/>
        </w:rPr>
      </w:pPr>
    </w:p>
    <w:p w14:paraId="7C5CADB0" w14:textId="03DAB7ED" w:rsidR="1CB6E990" w:rsidRPr="00CC2525" w:rsidRDefault="43D332AB" w:rsidP="00CC2525">
      <w:pPr>
        <w:pStyle w:val="ListParagraph"/>
        <w:numPr>
          <w:ilvl w:val="0"/>
          <w:numId w:val="11"/>
        </w:numPr>
        <w:spacing w:after="1" w:line="261" w:lineRule="auto"/>
        <w:ind w:right="4895"/>
        <w:rPr>
          <w:b/>
          <w:bCs/>
          <w:sz w:val="28"/>
          <w:szCs w:val="28"/>
        </w:rPr>
      </w:pPr>
      <w:r w:rsidRPr="00CC2525">
        <w:rPr>
          <w:b/>
          <w:bCs/>
          <w:sz w:val="28"/>
          <w:szCs w:val="28"/>
        </w:rPr>
        <w:t>I</w:t>
      </w:r>
      <w:r w:rsidR="13871583" w:rsidRPr="00CC2525">
        <w:rPr>
          <w:b/>
          <w:bCs/>
          <w:sz w:val="28"/>
          <w:szCs w:val="28"/>
        </w:rPr>
        <w:t>NTRODUCTION</w:t>
      </w:r>
    </w:p>
    <w:p w14:paraId="47DABEEF" w14:textId="77777777" w:rsidR="00B80AED" w:rsidRPr="00B10EA0" w:rsidRDefault="00B80AED" w:rsidP="1E58A61C">
      <w:pPr>
        <w:spacing w:after="1" w:line="261" w:lineRule="auto"/>
        <w:ind w:left="-5" w:right="4895"/>
        <w:jc w:val="left"/>
        <w:rPr>
          <w:rFonts w:ascii="Arial" w:hAnsi="Arial" w:cs="Arial"/>
          <w:b/>
          <w:bCs/>
          <w:sz w:val="28"/>
          <w:szCs w:val="28"/>
        </w:rPr>
      </w:pPr>
    </w:p>
    <w:p w14:paraId="6D47CEE3" w14:textId="6556F346" w:rsidR="00DA0A76" w:rsidRPr="000C54B1" w:rsidRDefault="46E60786" w:rsidP="00C37AE8">
      <w:pPr>
        <w:ind w:left="-15" w:firstLine="0"/>
        <w:rPr>
          <w:rFonts w:ascii="Arial" w:eastAsia="Arial" w:hAnsi="Arial" w:cs="Arial"/>
          <w:sz w:val="22"/>
          <w:szCs w:val="22"/>
        </w:rPr>
      </w:pPr>
      <w:proofErr w:type="gramStart"/>
      <w:r w:rsidRPr="705574FE">
        <w:rPr>
          <w:rFonts w:ascii="Arial" w:eastAsia="Arial" w:hAnsi="Arial" w:cs="Arial"/>
          <w:sz w:val="22"/>
          <w:szCs w:val="22"/>
        </w:rPr>
        <w:t>By</w:t>
      </w:r>
      <w:proofErr w:type="gramEnd"/>
      <w:r w:rsidRPr="705574FE">
        <w:rPr>
          <w:rFonts w:ascii="Arial" w:eastAsia="Arial" w:hAnsi="Arial" w:cs="Arial"/>
          <w:sz w:val="22"/>
          <w:szCs w:val="22"/>
        </w:rPr>
        <w:t xml:space="preserve"> approximately 32 weeks of gestation, the human fetus displays well-organized behavioral states, which are characterized by a combination of fetal eye and body movements and heart rate patterns. Fetal behavioral states (FBSs) serve as precursors to early neonatal behavioral states, highlighting</w:t>
      </w:r>
      <w:r w:rsidRPr="00667FC4">
        <w:rPr>
          <w:rFonts w:ascii="Arial" w:eastAsia="Arial" w:hAnsi="Arial" w:cs="Arial"/>
          <w:sz w:val="22"/>
          <w:szCs w:val="22"/>
        </w:rPr>
        <w:t xml:space="preserve"> </w:t>
      </w:r>
      <w:r w:rsidR="00667FC4" w:rsidRPr="00667FC4">
        <w:rPr>
          <w:rFonts w:ascii="Arial" w:eastAsia="Arial" w:hAnsi="Arial" w:cs="Arial"/>
          <w:sz w:val="22"/>
          <w:szCs w:val="22"/>
        </w:rPr>
        <w:t xml:space="preserve">the </w:t>
      </w:r>
      <w:r w:rsidRPr="705574FE">
        <w:rPr>
          <w:rFonts w:ascii="Arial" w:eastAsia="Arial" w:hAnsi="Arial" w:cs="Arial"/>
          <w:sz w:val="22"/>
          <w:szCs w:val="22"/>
        </w:rPr>
        <w:t>continuity from the fetal to the neonatal period</w:t>
      </w:r>
      <w:r w:rsidR="3021D2E3" w:rsidRPr="705574FE">
        <w:rPr>
          <w:rFonts w:ascii="Arial" w:eastAsia="Arial" w:hAnsi="Arial" w:cs="Arial"/>
          <w:sz w:val="22"/>
          <w:szCs w:val="22"/>
        </w:rPr>
        <w:t xml:space="preserve"> </w:t>
      </w:r>
      <w:sdt>
        <w:sdtPr>
          <w:rPr>
            <w:rFonts w:ascii="Arial" w:eastAsia="Arial" w:hAnsi="Arial" w:cs="Arial"/>
            <w:sz w:val="22"/>
            <w:szCs w:val="22"/>
          </w:rPr>
          <w:tag w:val="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"/>
          <w:id w:val="-1651669380"/>
          <w:placeholder>
            <w:docPart w:val="4A0732A530E4487CB0FDECA2CB2ACED6"/>
          </w:placeholder>
        </w:sdtPr>
        <w:sdtEndPr/>
        <w:sdtContent>
          <w:r w:rsidR="00501242" w:rsidRPr="00501242">
            <w:rPr>
              <w:rFonts w:ascii="Arial" w:eastAsia="Arial" w:hAnsi="Arial" w:cs="Arial"/>
              <w:sz w:val="22"/>
              <w:szCs w:val="22"/>
            </w:rPr>
            <w:t>[1], [2], [3], [4], [5]</w:t>
          </w:r>
        </w:sdtContent>
      </w:sdt>
      <w:r w:rsidR="00A64E04">
        <w:rPr>
          <w:rFonts w:ascii="Arial" w:eastAsia="Arial" w:hAnsi="Arial" w:cs="Arial"/>
          <w:sz w:val="22"/>
          <w:szCs w:val="22"/>
        </w:rPr>
        <w:t xml:space="preserve">. </w:t>
      </w:r>
      <w:r w:rsidRPr="705574FE">
        <w:rPr>
          <w:rFonts w:ascii="Arial" w:eastAsia="Arial" w:hAnsi="Arial" w:cs="Arial"/>
          <w:sz w:val="22"/>
          <w:szCs w:val="22"/>
        </w:rPr>
        <w:t xml:space="preserve">FBSs are traditionally classified into four distinct classes based on the visual observation of </w:t>
      </w:r>
      <w:r w:rsidR="005020DE">
        <w:rPr>
          <w:rFonts w:ascii="Arial" w:eastAsia="Arial" w:hAnsi="Arial" w:cs="Arial"/>
          <w:sz w:val="22"/>
          <w:szCs w:val="22"/>
        </w:rPr>
        <w:t xml:space="preserve">a combination of </w:t>
      </w:r>
      <w:r w:rsidR="690311DD" w:rsidRPr="705574FE">
        <w:rPr>
          <w:rFonts w:ascii="Arial" w:eastAsia="Arial" w:hAnsi="Arial" w:cs="Arial"/>
          <w:sz w:val="22"/>
          <w:szCs w:val="22"/>
        </w:rPr>
        <w:t xml:space="preserve">multidimensional constructs, namely </w:t>
      </w:r>
      <w:r w:rsidRPr="705574FE">
        <w:rPr>
          <w:rFonts w:ascii="Arial" w:eastAsia="Arial" w:hAnsi="Arial" w:cs="Arial"/>
          <w:sz w:val="22"/>
          <w:szCs w:val="22"/>
        </w:rPr>
        <w:t>fetal heart rate (FHR) patterns, body movements, and eye movement traces, as first described by Nijhuis and colleagues</w:t>
      </w:r>
      <w:r w:rsidR="536CCDF7" w:rsidRPr="705574FE">
        <w:rPr>
          <w:rFonts w:ascii="Arial" w:eastAsia="Arial" w:hAnsi="Arial" w:cs="Arial"/>
          <w:sz w:val="22"/>
          <w:szCs w:val="22"/>
        </w:rPr>
        <w:t xml:space="preserve"> </w:t>
      </w:r>
      <w:sdt>
        <w:sdtPr>
          <w:rPr>
            <w:rFonts w:ascii="Arial" w:eastAsia="Arial" w:hAnsi="Arial" w:cs="Arial"/>
            <w:sz w:val="22"/>
            <w:szCs w:val="22"/>
          </w:rPr>
          <w:tag w:val="MENDELEY_CITATION_v3_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"/>
          <w:id w:val="-374938318"/>
          <w:placeholder>
            <w:docPart w:val="DefaultPlaceholder_-1854013440"/>
          </w:placeholder>
        </w:sdtPr>
        <w:sdtEndPr/>
        <w:sdtContent>
          <w:r w:rsidR="00501242" w:rsidRPr="00501242">
            <w:rPr>
              <w:rFonts w:ascii="Arial" w:eastAsia="Arial" w:hAnsi="Arial" w:cs="Arial"/>
              <w:sz w:val="22"/>
              <w:szCs w:val="22"/>
            </w:rPr>
            <w:t>[6]</w:t>
          </w:r>
        </w:sdtContent>
      </w:sdt>
      <w:r w:rsidRPr="705574FE">
        <w:rPr>
          <w:rFonts w:ascii="Arial" w:eastAsia="Arial" w:hAnsi="Arial" w:cs="Arial"/>
          <w:sz w:val="22"/>
          <w:szCs w:val="22"/>
        </w:rPr>
        <w:t xml:space="preserve"> and summarized in Table I</w:t>
      </w:r>
      <w:r w:rsidR="7C102F93" w:rsidRPr="705574FE">
        <w:rPr>
          <w:rFonts w:ascii="Arial" w:eastAsia="Arial" w:hAnsi="Arial" w:cs="Arial"/>
          <w:sz w:val="22"/>
          <w:szCs w:val="22"/>
        </w:rPr>
        <w:t xml:space="preserve"> </w:t>
      </w:r>
      <w:sdt>
        <w:sdtPr>
          <w:rPr>
            <w:rFonts w:ascii="Arial" w:eastAsia="Arial" w:hAnsi="Arial" w:cs="Arial"/>
            <w:sz w:val="22"/>
            <w:szCs w:val="22"/>
          </w:rPr>
          <w:tag w:val="MENDELEY_CITATION_v3_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"/>
          <w:id w:val="-1788429190"/>
          <w:placeholder>
            <w:docPart w:val="047CD29259E449EC80DA75D68537CC63"/>
          </w:placeholder>
        </w:sdtPr>
        <w:sdtEndPr/>
        <w:sdtContent>
          <w:r w:rsidR="00501242" w:rsidRPr="00501242">
            <w:rPr>
              <w:rFonts w:eastAsia="Times New Roman"/>
              <w:sz w:val="22"/>
            </w:rPr>
            <w:t>[1], [7], [8]</w:t>
          </w:r>
        </w:sdtContent>
      </w:sdt>
      <w:r w:rsidRPr="705574FE">
        <w:rPr>
          <w:rFonts w:ascii="Arial" w:eastAsia="Arial" w:hAnsi="Arial" w:cs="Arial"/>
          <w:sz w:val="22"/>
          <w:szCs w:val="22"/>
        </w:rPr>
        <w:t>.</w:t>
      </w:r>
      <w:r w:rsidR="4CC21377" w:rsidRPr="705574FE">
        <w:rPr>
          <w:rFonts w:ascii="Arial" w:eastAsia="Arial" w:hAnsi="Arial" w:cs="Arial"/>
          <w:sz w:val="22"/>
          <w:szCs w:val="22"/>
        </w:rPr>
        <w:t xml:space="preserve"> </w:t>
      </w:r>
      <w:r w:rsidR="5B76B418" w:rsidRPr="705574FE">
        <w:rPr>
          <w:rFonts w:ascii="Arial" w:eastAsia="Arial" w:hAnsi="Arial" w:cs="Arial"/>
          <w:sz w:val="22"/>
          <w:szCs w:val="22"/>
        </w:rPr>
        <w:t xml:space="preserve">The </w:t>
      </w:r>
      <w:r w:rsidR="270A5A16" w:rsidRPr="705574FE">
        <w:rPr>
          <w:rFonts w:ascii="Arial" w:eastAsia="Arial" w:hAnsi="Arial" w:cs="Arial"/>
          <w:sz w:val="22"/>
          <w:szCs w:val="22"/>
        </w:rPr>
        <w:t>key FHR features utilized</w:t>
      </w:r>
      <w:r w:rsidR="5B76B418" w:rsidRPr="705574FE">
        <w:rPr>
          <w:rFonts w:ascii="Arial" w:eastAsia="Arial" w:hAnsi="Arial" w:cs="Arial"/>
          <w:sz w:val="22"/>
          <w:szCs w:val="22"/>
        </w:rPr>
        <w:t xml:space="preserve"> for identifying FBS are </w:t>
      </w:r>
      <w:bookmarkStart w:id="1" w:name="_Int_wVz7oLB7"/>
      <w:r w:rsidR="5B76B418" w:rsidRPr="705574FE">
        <w:rPr>
          <w:rFonts w:ascii="Arial" w:eastAsia="Arial" w:hAnsi="Arial" w:cs="Arial"/>
          <w:sz w:val="22"/>
          <w:szCs w:val="22"/>
        </w:rPr>
        <w:t>accelerations</w:t>
      </w:r>
      <w:bookmarkEnd w:id="1"/>
      <w:r w:rsidR="5B76B418" w:rsidRPr="705574FE">
        <w:rPr>
          <w:rFonts w:ascii="Arial" w:eastAsia="Arial" w:hAnsi="Arial" w:cs="Arial"/>
          <w:sz w:val="22"/>
          <w:szCs w:val="22"/>
        </w:rPr>
        <w:t xml:space="preserve"> and variability. Accelerations are defined as abrupt increases in FHR above the baseline, exceeding 15 bpm in amplitude and lasting between 15 seconds and 10 minutes. </w:t>
      </w:r>
      <w:r w:rsidR="005020DE">
        <w:rPr>
          <w:rFonts w:ascii="Arial" w:eastAsia="Arial" w:hAnsi="Arial" w:cs="Arial"/>
          <w:sz w:val="22"/>
          <w:szCs w:val="22"/>
        </w:rPr>
        <w:t>The v</w:t>
      </w:r>
      <w:r w:rsidR="5B76B418" w:rsidRPr="705574FE">
        <w:rPr>
          <w:rFonts w:ascii="Arial" w:eastAsia="Arial" w:hAnsi="Arial" w:cs="Arial"/>
          <w:sz w:val="22"/>
          <w:szCs w:val="22"/>
        </w:rPr>
        <w:t xml:space="preserve">ariability </w:t>
      </w:r>
      <w:r w:rsidR="005020DE">
        <w:rPr>
          <w:rFonts w:ascii="Arial" w:eastAsia="Arial" w:hAnsi="Arial" w:cs="Arial"/>
          <w:sz w:val="22"/>
          <w:szCs w:val="22"/>
        </w:rPr>
        <w:t xml:space="preserve">parameter </w:t>
      </w:r>
      <w:r w:rsidR="5B76B418" w:rsidRPr="705574FE">
        <w:rPr>
          <w:rFonts w:ascii="Arial" w:eastAsia="Arial" w:hAnsi="Arial" w:cs="Arial"/>
          <w:sz w:val="22"/>
          <w:szCs w:val="22"/>
        </w:rPr>
        <w:t xml:space="preserve">quantifies the fluctuations of the FHR around </w:t>
      </w:r>
      <w:r w:rsidR="00FC067C">
        <w:rPr>
          <w:rFonts w:ascii="Arial" w:eastAsia="Arial" w:hAnsi="Arial" w:cs="Arial"/>
          <w:sz w:val="22"/>
          <w:szCs w:val="22"/>
        </w:rPr>
        <w:t>the</w:t>
      </w:r>
      <w:r w:rsidR="00FC067C" w:rsidRPr="705574FE">
        <w:rPr>
          <w:rFonts w:ascii="Arial" w:eastAsia="Arial" w:hAnsi="Arial" w:cs="Arial"/>
          <w:sz w:val="22"/>
          <w:szCs w:val="22"/>
        </w:rPr>
        <w:t xml:space="preserve"> </w:t>
      </w:r>
      <w:r w:rsidR="5C9D284B" w:rsidRPr="705574FE">
        <w:rPr>
          <w:rFonts w:ascii="Arial" w:eastAsia="Arial" w:hAnsi="Arial" w:cs="Arial"/>
          <w:sz w:val="22"/>
          <w:szCs w:val="22"/>
        </w:rPr>
        <w:t>mean and</w:t>
      </w:r>
      <w:r w:rsidR="5B76B418" w:rsidRPr="705574FE">
        <w:rPr>
          <w:rFonts w:ascii="Arial" w:eastAsia="Arial" w:hAnsi="Arial" w:cs="Arial"/>
          <w:sz w:val="22"/>
          <w:szCs w:val="22"/>
        </w:rPr>
        <w:t xml:space="preserve"> is </w:t>
      </w:r>
      <w:r w:rsidR="00253B94">
        <w:rPr>
          <w:rFonts w:ascii="Arial" w:eastAsia="Arial" w:hAnsi="Arial" w:cs="Arial"/>
          <w:sz w:val="22"/>
          <w:szCs w:val="22"/>
        </w:rPr>
        <w:t xml:space="preserve">defined </w:t>
      </w:r>
      <w:r w:rsidR="5B76B418" w:rsidRPr="705574FE">
        <w:rPr>
          <w:rFonts w:ascii="Arial" w:eastAsia="Arial" w:hAnsi="Arial" w:cs="Arial"/>
          <w:sz w:val="22"/>
          <w:szCs w:val="22"/>
        </w:rPr>
        <w:t>as the average bandwidth amplitude of the signal in one-minute segments</w:t>
      </w:r>
      <w:r w:rsidR="5324FF31" w:rsidRPr="705574FE">
        <w:rPr>
          <w:rFonts w:ascii="Arial" w:eastAsia="Arial" w:hAnsi="Arial" w:cs="Arial"/>
          <w:sz w:val="22"/>
          <w:szCs w:val="22"/>
        </w:rPr>
        <w:t xml:space="preserve"> </w:t>
      </w:r>
      <w:sdt>
        <w:sdtPr>
          <w:rPr>
            <w:rFonts w:ascii="Arial" w:eastAsia="Arial" w:hAnsi="Arial" w:cs="Arial"/>
            <w:sz w:val="22"/>
            <w:szCs w:val="22"/>
          </w:rPr>
          <w:tag w:val="MENDELEY_CITATION_v3_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"/>
          <w:id w:val="1599221458"/>
          <w:placeholder>
            <w:docPart w:val="DefaultPlaceholder_-1854013440"/>
          </w:placeholder>
        </w:sdtPr>
        <w:sdtEndPr/>
        <w:sdtContent>
          <w:r w:rsidR="00501242" w:rsidRPr="00501242">
            <w:rPr>
              <w:rFonts w:ascii="Arial" w:eastAsia="Arial" w:hAnsi="Arial" w:cs="Arial"/>
              <w:sz w:val="22"/>
              <w:szCs w:val="22"/>
            </w:rPr>
            <w:t>[9]</w:t>
          </w:r>
        </w:sdtContent>
      </w:sdt>
      <w:r w:rsidR="55EF835B" w:rsidRPr="705574FE">
        <w:rPr>
          <w:rFonts w:ascii="Arial" w:eastAsia="Arial" w:hAnsi="Arial" w:cs="Arial"/>
          <w:sz w:val="22"/>
          <w:szCs w:val="22"/>
        </w:rPr>
        <w:t>.</w:t>
      </w:r>
    </w:p>
    <w:p w14:paraId="105FC032" w14:textId="4380ACE5" w:rsidR="00DA0A76" w:rsidRDefault="00DA0A76" w:rsidP="1E58A61C">
      <w:pPr>
        <w:ind w:left="-15" w:firstLine="299"/>
        <w:rPr>
          <w:rFonts w:ascii="Arial" w:eastAsia="Arial" w:hAnsi="Arial" w:cs="Arial"/>
          <w:b/>
          <w:bCs/>
          <w:color w:val="000000" w:themeColor="text1"/>
          <w:sz w:val="22"/>
          <w:szCs w:val="22"/>
        </w:rPr>
      </w:pPr>
    </w:p>
    <w:p w14:paraId="7AC0624A" w14:textId="77777777" w:rsidR="00E72462" w:rsidRDefault="00E72462" w:rsidP="1E58A61C">
      <w:pPr>
        <w:ind w:left="-15" w:firstLine="299"/>
        <w:rPr>
          <w:rFonts w:ascii="Arial" w:eastAsia="Arial" w:hAnsi="Arial" w:cs="Arial"/>
          <w:b/>
          <w:bCs/>
          <w:color w:val="000000" w:themeColor="text1"/>
          <w:sz w:val="22"/>
          <w:szCs w:val="22"/>
        </w:rPr>
      </w:pPr>
    </w:p>
    <w:p w14:paraId="646652FC" w14:textId="468EEA12" w:rsidR="000C3420" w:rsidRDefault="074590FC" w:rsidP="0055324C">
      <w:pPr>
        <w:pStyle w:val="Caption"/>
        <w:keepNext/>
        <w:jc w:val="center"/>
      </w:pPr>
      <w:r>
        <w:t xml:space="preserve">Table </w:t>
      </w:r>
      <w:r w:rsidR="00EC0CD9">
        <w:t>I</w:t>
      </w:r>
      <w:r w:rsidR="003E0C03">
        <w:rPr>
          <w:noProof/>
        </w:rPr>
        <w:t xml:space="preserve"> </w:t>
      </w:r>
      <w:r w:rsidR="004C4082">
        <w:rPr>
          <w:noProof/>
        </w:rPr>
        <w:t>Fetal Behavioral State characteristics.</w:t>
      </w:r>
    </w:p>
    <w:tbl>
      <w:tblPr>
        <w:tblStyle w:val="TableGrid0"/>
        <w:tblW w:w="0" w:type="auto"/>
        <w:tblInd w:w="-15" w:type="dxa"/>
        <w:tblLayout w:type="fixed"/>
        <w:tblLook w:val="04A0" w:firstRow="1" w:lastRow="0" w:firstColumn="1" w:lastColumn="0" w:noHBand="0" w:noVBand="1"/>
      </w:tblPr>
      <w:tblGrid>
        <w:gridCol w:w="1570"/>
        <w:gridCol w:w="1827"/>
        <w:gridCol w:w="1980"/>
        <w:gridCol w:w="1979"/>
        <w:gridCol w:w="1980"/>
      </w:tblGrid>
      <w:tr w:rsidR="00833429" w14:paraId="0D8F6B67" w14:textId="6F145B76" w:rsidTr="00D10912">
        <w:trPr>
          <w:trHeight w:val="510"/>
        </w:trPr>
        <w:tc>
          <w:tcPr>
            <w:tcW w:w="1570" w:type="dxa"/>
            <w:vAlign w:val="center"/>
          </w:tcPr>
          <w:p w14:paraId="53351D12" w14:textId="77777777" w:rsidR="000D112A" w:rsidRPr="00FB140A" w:rsidRDefault="000D112A" w:rsidP="0055324C">
            <w:pPr>
              <w:ind w:left="0" w:firstLine="0"/>
              <w:jc w:val="center"/>
              <w:rPr>
                <w:rFonts w:eastAsia="Arial"/>
                <w:color w:val="000000" w:themeColor="text1"/>
                <w:szCs w:val="20"/>
              </w:rPr>
            </w:pPr>
          </w:p>
        </w:tc>
        <w:tc>
          <w:tcPr>
            <w:tcW w:w="1827" w:type="dxa"/>
            <w:vAlign w:val="center"/>
          </w:tcPr>
          <w:p w14:paraId="37A92BDB" w14:textId="615D53F4" w:rsidR="000D112A" w:rsidRPr="00FB140A" w:rsidRDefault="76FEB558" w:rsidP="0055324C">
            <w:pPr>
              <w:ind w:left="0" w:firstLine="0"/>
              <w:jc w:val="center"/>
              <w:rPr>
                <w:rFonts w:eastAsia="Arial"/>
                <w:color w:val="000000" w:themeColor="text1"/>
                <w:szCs w:val="20"/>
              </w:rPr>
            </w:pPr>
            <w:r w:rsidRPr="2DF04B58">
              <w:rPr>
                <w:rFonts w:eastAsia="Arial"/>
                <w:b/>
                <w:bCs/>
                <w:color w:val="000000" w:themeColor="text1"/>
              </w:rPr>
              <w:t>Quiet</w:t>
            </w:r>
            <w:r w:rsidRPr="2DF04B58">
              <w:rPr>
                <w:rFonts w:eastAsia="Arial"/>
                <w:color w:val="000000" w:themeColor="text1"/>
              </w:rPr>
              <w:t xml:space="preserve"> Sleep </w:t>
            </w:r>
            <w:r w:rsidR="6A0094EF" w:rsidRPr="2DF04B58">
              <w:rPr>
                <w:rFonts w:eastAsia="Arial"/>
                <w:color w:val="000000" w:themeColor="text1"/>
              </w:rPr>
              <w:t>1F</w:t>
            </w:r>
          </w:p>
        </w:tc>
        <w:tc>
          <w:tcPr>
            <w:tcW w:w="1980" w:type="dxa"/>
            <w:vAlign w:val="center"/>
          </w:tcPr>
          <w:p w14:paraId="7004551C" w14:textId="30CBC5D9" w:rsidR="000D112A" w:rsidRPr="00FB140A" w:rsidRDefault="00AE2BD0" w:rsidP="0055324C">
            <w:pPr>
              <w:ind w:left="0" w:firstLine="0"/>
              <w:jc w:val="center"/>
              <w:rPr>
                <w:rFonts w:eastAsia="Arial"/>
                <w:color w:val="000000" w:themeColor="text1"/>
                <w:szCs w:val="20"/>
              </w:rPr>
            </w:pPr>
            <w:r w:rsidRPr="00FB140A">
              <w:rPr>
                <w:rFonts w:eastAsia="Arial"/>
                <w:b/>
                <w:bCs/>
                <w:color w:val="000000" w:themeColor="text1"/>
                <w:szCs w:val="20"/>
              </w:rPr>
              <w:t>Active</w:t>
            </w:r>
            <w:r w:rsidRPr="00FB140A">
              <w:rPr>
                <w:rFonts w:eastAsia="Arial"/>
                <w:color w:val="000000" w:themeColor="text1"/>
                <w:szCs w:val="20"/>
              </w:rPr>
              <w:t xml:space="preserve"> Sleep </w:t>
            </w:r>
            <w:r w:rsidR="000D112A" w:rsidRPr="00FB140A">
              <w:rPr>
                <w:rFonts w:eastAsia="Arial"/>
                <w:color w:val="000000" w:themeColor="text1"/>
                <w:szCs w:val="20"/>
              </w:rPr>
              <w:t>2F</w:t>
            </w:r>
          </w:p>
        </w:tc>
        <w:tc>
          <w:tcPr>
            <w:tcW w:w="1979" w:type="dxa"/>
            <w:vAlign w:val="center"/>
          </w:tcPr>
          <w:p w14:paraId="7B05B812" w14:textId="1DBE7327" w:rsidR="000D112A" w:rsidRPr="00FB140A" w:rsidRDefault="00AE2BD0" w:rsidP="0055324C">
            <w:pPr>
              <w:ind w:left="0" w:firstLine="0"/>
              <w:jc w:val="center"/>
              <w:rPr>
                <w:rFonts w:eastAsia="Arial"/>
                <w:color w:val="000000" w:themeColor="text1"/>
                <w:szCs w:val="20"/>
              </w:rPr>
            </w:pPr>
            <w:r w:rsidRPr="00FB140A">
              <w:rPr>
                <w:rFonts w:eastAsia="Arial"/>
                <w:b/>
                <w:bCs/>
                <w:color w:val="000000" w:themeColor="text1"/>
                <w:szCs w:val="20"/>
              </w:rPr>
              <w:t>Quiet</w:t>
            </w:r>
            <w:r w:rsidRPr="00FB140A">
              <w:rPr>
                <w:rFonts w:eastAsia="Arial"/>
                <w:color w:val="000000" w:themeColor="text1"/>
                <w:szCs w:val="20"/>
              </w:rPr>
              <w:t xml:space="preserve"> Awake </w:t>
            </w:r>
            <w:r w:rsidR="000D112A" w:rsidRPr="00FB140A">
              <w:rPr>
                <w:rFonts w:eastAsia="Arial"/>
                <w:color w:val="000000" w:themeColor="text1"/>
                <w:szCs w:val="20"/>
              </w:rPr>
              <w:t>3F</w:t>
            </w:r>
          </w:p>
        </w:tc>
        <w:tc>
          <w:tcPr>
            <w:tcW w:w="1980" w:type="dxa"/>
            <w:vAlign w:val="center"/>
          </w:tcPr>
          <w:p w14:paraId="257394A2" w14:textId="33048E98" w:rsidR="000D112A" w:rsidRPr="00FB140A" w:rsidRDefault="00AE2BD0" w:rsidP="0055324C">
            <w:pPr>
              <w:ind w:left="0" w:firstLine="0"/>
              <w:jc w:val="center"/>
              <w:rPr>
                <w:rFonts w:eastAsia="Arial"/>
                <w:color w:val="000000" w:themeColor="text1"/>
                <w:szCs w:val="20"/>
              </w:rPr>
            </w:pPr>
            <w:r w:rsidRPr="00FB140A">
              <w:rPr>
                <w:rFonts w:eastAsia="Arial"/>
                <w:b/>
                <w:bCs/>
                <w:color w:val="000000" w:themeColor="text1"/>
                <w:szCs w:val="20"/>
              </w:rPr>
              <w:t>Active</w:t>
            </w:r>
            <w:r w:rsidRPr="00FB140A">
              <w:rPr>
                <w:rFonts w:eastAsia="Arial"/>
                <w:color w:val="000000" w:themeColor="text1"/>
                <w:szCs w:val="20"/>
              </w:rPr>
              <w:t xml:space="preserve"> Awake </w:t>
            </w:r>
            <w:r w:rsidR="005D0CB3" w:rsidRPr="00FB140A">
              <w:rPr>
                <w:rFonts w:eastAsia="Arial"/>
                <w:color w:val="000000" w:themeColor="text1"/>
                <w:szCs w:val="20"/>
              </w:rPr>
              <w:t>4</w:t>
            </w:r>
            <w:r w:rsidR="000D112A" w:rsidRPr="00FB140A">
              <w:rPr>
                <w:rFonts w:eastAsia="Arial"/>
                <w:color w:val="000000" w:themeColor="text1"/>
                <w:szCs w:val="20"/>
              </w:rPr>
              <w:t>F</w:t>
            </w:r>
          </w:p>
        </w:tc>
      </w:tr>
      <w:tr w:rsidR="007B34D0" w:rsidRPr="007D575F" w14:paraId="38ECE2F6" w14:textId="77777777" w:rsidTr="00D10912">
        <w:tc>
          <w:tcPr>
            <w:tcW w:w="1570" w:type="dxa"/>
            <w:vAlign w:val="center"/>
          </w:tcPr>
          <w:p w14:paraId="480CADD8" w14:textId="5A5BE85C" w:rsidR="007B34D0" w:rsidRPr="00FB140A" w:rsidRDefault="008277DF" w:rsidP="00AE2BD0">
            <w:pPr>
              <w:ind w:left="0" w:firstLine="0"/>
              <w:jc w:val="center"/>
              <w:rPr>
                <w:rFonts w:eastAsia="Arial"/>
                <w:i/>
                <w:iCs/>
                <w:color w:val="000000" w:themeColor="text1"/>
                <w:szCs w:val="20"/>
              </w:rPr>
            </w:pPr>
            <w:r w:rsidRPr="00FB140A">
              <w:rPr>
                <w:rFonts w:eastAsia="Arial"/>
                <w:i/>
                <w:iCs/>
                <w:color w:val="000000" w:themeColor="text1"/>
                <w:szCs w:val="20"/>
              </w:rPr>
              <w:t>F</w:t>
            </w:r>
            <w:r w:rsidR="007B34D0" w:rsidRPr="00FB140A">
              <w:rPr>
                <w:rFonts w:eastAsia="Arial"/>
                <w:i/>
                <w:iCs/>
                <w:color w:val="000000" w:themeColor="text1"/>
                <w:szCs w:val="20"/>
              </w:rPr>
              <w:t>etal Heart Rate</w:t>
            </w:r>
          </w:p>
        </w:tc>
        <w:tc>
          <w:tcPr>
            <w:tcW w:w="1827" w:type="dxa"/>
            <w:vAlign w:val="center"/>
          </w:tcPr>
          <w:p w14:paraId="4822BA63" w14:textId="2300314A" w:rsidR="007B34D0" w:rsidRPr="00FB140A" w:rsidRDefault="00751455" w:rsidP="00507E9F">
            <w:pPr>
              <w:ind w:left="0"/>
              <w:jc w:val="left"/>
              <w:rPr>
                <w:rFonts w:eastAsia="Arial"/>
                <w:color w:val="000000" w:themeColor="text1"/>
                <w:szCs w:val="20"/>
              </w:rPr>
            </w:pPr>
            <w:r w:rsidRPr="00FB140A">
              <w:rPr>
                <w:rFonts w:eastAsia="Arial"/>
                <w:color w:val="000000" w:themeColor="text1"/>
                <w:szCs w:val="20"/>
              </w:rPr>
              <w:t>-</w:t>
            </w:r>
            <w:r w:rsidR="003756A5" w:rsidRPr="00FB140A">
              <w:rPr>
                <w:rFonts w:eastAsia="Arial"/>
                <w:color w:val="000000" w:themeColor="text1"/>
                <w:szCs w:val="20"/>
              </w:rPr>
              <w:t>Reduced variability</w:t>
            </w:r>
          </w:p>
          <w:p w14:paraId="29760000" w14:textId="2438818B" w:rsidR="000F35B6" w:rsidRPr="00FB140A" w:rsidRDefault="00751455" w:rsidP="00507E9F">
            <w:pPr>
              <w:spacing w:line="240" w:lineRule="auto"/>
              <w:ind w:left="0"/>
              <w:jc w:val="left"/>
              <w:rPr>
                <w:rFonts w:eastAsia="Arial"/>
                <w:color w:val="000000" w:themeColor="text1"/>
                <w:szCs w:val="20"/>
              </w:rPr>
            </w:pPr>
            <w:r w:rsidRPr="00FB140A">
              <w:rPr>
                <w:rFonts w:eastAsia="Arial"/>
                <w:color w:val="000000" w:themeColor="text1"/>
                <w:szCs w:val="20"/>
              </w:rPr>
              <w:t>-</w:t>
            </w:r>
            <w:r w:rsidR="00695D71" w:rsidRPr="00FB140A">
              <w:rPr>
                <w:rFonts w:eastAsia="Arial"/>
                <w:color w:val="000000" w:themeColor="text1"/>
                <w:szCs w:val="20"/>
              </w:rPr>
              <w:t>Isolated</w:t>
            </w:r>
            <w:r w:rsidRPr="00FB140A">
              <w:rPr>
                <w:rFonts w:eastAsia="Arial"/>
                <w:color w:val="000000" w:themeColor="text1"/>
                <w:szCs w:val="20"/>
              </w:rPr>
              <w:t xml:space="preserve"> </w:t>
            </w:r>
            <w:r w:rsidR="00F42914" w:rsidRPr="00FB140A">
              <w:rPr>
                <w:rFonts w:eastAsia="Arial"/>
                <w:color w:val="000000" w:themeColor="text1"/>
                <w:szCs w:val="20"/>
              </w:rPr>
              <w:t>a</w:t>
            </w:r>
            <w:r w:rsidR="00695D71" w:rsidRPr="00FB140A">
              <w:rPr>
                <w:rFonts w:eastAsia="Arial"/>
                <w:color w:val="000000" w:themeColor="text1"/>
                <w:szCs w:val="20"/>
              </w:rPr>
              <w:t>ccelerations</w:t>
            </w:r>
          </w:p>
        </w:tc>
        <w:tc>
          <w:tcPr>
            <w:tcW w:w="1980" w:type="dxa"/>
            <w:vAlign w:val="center"/>
          </w:tcPr>
          <w:p w14:paraId="3526F418" w14:textId="4F316BA4" w:rsidR="007B34D0" w:rsidRPr="00FB140A" w:rsidRDefault="00D50FE5" w:rsidP="00507E9F">
            <w:pPr>
              <w:ind w:left="0" w:firstLine="0"/>
              <w:jc w:val="left"/>
              <w:rPr>
                <w:rFonts w:eastAsia="Arial"/>
                <w:color w:val="000000" w:themeColor="text1"/>
                <w:szCs w:val="20"/>
              </w:rPr>
            </w:pPr>
            <w:r w:rsidRPr="00FB140A">
              <w:rPr>
                <w:rFonts w:eastAsia="Arial"/>
                <w:color w:val="000000" w:themeColor="text1"/>
                <w:szCs w:val="20"/>
              </w:rPr>
              <w:t>-</w:t>
            </w:r>
            <w:r w:rsidR="00C54321" w:rsidRPr="00FB140A">
              <w:rPr>
                <w:rFonts w:eastAsia="Arial"/>
                <w:color w:val="000000" w:themeColor="text1"/>
                <w:szCs w:val="20"/>
              </w:rPr>
              <w:t xml:space="preserve">Normal </w:t>
            </w:r>
            <w:r w:rsidR="00F42914" w:rsidRPr="00FB140A">
              <w:rPr>
                <w:rFonts w:eastAsia="Arial"/>
                <w:color w:val="000000" w:themeColor="text1"/>
                <w:szCs w:val="20"/>
              </w:rPr>
              <w:t>v</w:t>
            </w:r>
            <w:r w:rsidR="00C54321" w:rsidRPr="00FB140A">
              <w:rPr>
                <w:rFonts w:eastAsia="Arial"/>
                <w:color w:val="000000" w:themeColor="text1"/>
                <w:szCs w:val="20"/>
              </w:rPr>
              <w:t xml:space="preserve">ariability </w:t>
            </w:r>
          </w:p>
          <w:p w14:paraId="2EEAD33F" w14:textId="35FB600D" w:rsidR="00A522AD" w:rsidRPr="00FB140A" w:rsidRDefault="00D50FE5" w:rsidP="00507E9F">
            <w:pPr>
              <w:ind w:left="0" w:firstLine="0"/>
              <w:jc w:val="left"/>
              <w:rPr>
                <w:rFonts w:eastAsia="Arial"/>
                <w:color w:val="000000" w:themeColor="text1"/>
                <w:szCs w:val="20"/>
              </w:rPr>
            </w:pPr>
            <w:r w:rsidRPr="00FB140A">
              <w:rPr>
                <w:rFonts w:eastAsia="Arial"/>
                <w:color w:val="000000" w:themeColor="text1"/>
                <w:szCs w:val="20"/>
              </w:rPr>
              <w:t>-</w:t>
            </w:r>
            <w:r w:rsidR="00A522AD" w:rsidRPr="00FB140A">
              <w:rPr>
                <w:rFonts w:eastAsia="Arial"/>
                <w:color w:val="000000" w:themeColor="text1"/>
                <w:szCs w:val="20"/>
              </w:rPr>
              <w:t xml:space="preserve">Frequent </w:t>
            </w:r>
            <w:r w:rsidR="00F42914" w:rsidRPr="00FB140A">
              <w:rPr>
                <w:rFonts w:eastAsia="Arial"/>
                <w:color w:val="000000" w:themeColor="text1"/>
                <w:szCs w:val="20"/>
              </w:rPr>
              <w:t>a</w:t>
            </w:r>
            <w:r w:rsidR="00A522AD" w:rsidRPr="00FB140A">
              <w:rPr>
                <w:rFonts w:eastAsia="Arial"/>
                <w:color w:val="000000" w:themeColor="text1"/>
                <w:szCs w:val="20"/>
              </w:rPr>
              <w:t>cceleration</w:t>
            </w:r>
            <w:r w:rsidR="000F01BE" w:rsidRPr="00FB140A">
              <w:rPr>
                <w:rFonts w:eastAsia="Arial"/>
                <w:color w:val="000000" w:themeColor="text1"/>
                <w:szCs w:val="20"/>
              </w:rPr>
              <w:t>s</w:t>
            </w:r>
          </w:p>
        </w:tc>
        <w:tc>
          <w:tcPr>
            <w:tcW w:w="1979" w:type="dxa"/>
            <w:vAlign w:val="center"/>
          </w:tcPr>
          <w:p w14:paraId="1C7ADD9F" w14:textId="1F6FA8B3" w:rsidR="001437C7" w:rsidRPr="00FB140A" w:rsidRDefault="00FB140A" w:rsidP="00507E9F">
            <w:pPr>
              <w:ind w:left="0" w:firstLine="0"/>
              <w:jc w:val="left"/>
              <w:rPr>
                <w:rFonts w:eastAsia="Arial"/>
                <w:color w:val="000000" w:themeColor="text1"/>
                <w:szCs w:val="20"/>
              </w:rPr>
            </w:pPr>
            <w:r>
              <w:rPr>
                <w:rFonts w:eastAsia="Arial"/>
                <w:color w:val="000000" w:themeColor="text1"/>
                <w:szCs w:val="20"/>
              </w:rPr>
              <w:t>-</w:t>
            </w:r>
            <w:r w:rsidR="001437C7" w:rsidRPr="00FB140A">
              <w:rPr>
                <w:rFonts w:eastAsia="Arial"/>
                <w:color w:val="000000" w:themeColor="text1"/>
                <w:szCs w:val="20"/>
              </w:rPr>
              <w:t xml:space="preserve">Higher </w:t>
            </w:r>
            <w:r w:rsidR="00F42914" w:rsidRPr="00FB140A">
              <w:rPr>
                <w:rFonts w:eastAsia="Arial"/>
                <w:color w:val="000000" w:themeColor="text1"/>
                <w:szCs w:val="20"/>
              </w:rPr>
              <w:t>v</w:t>
            </w:r>
            <w:r w:rsidR="001437C7" w:rsidRPr="00FB140A">
              <w:rPr>
                <w:rFonts w:eastAsia="Arial"/>
                <w:color w:val="000000" w:themeColor="text1"/>
                <w:szCs w:val="20"/>
              </w:rPr>
              <w:t>ariability</w:t>
            </w:r>
            <w:r w:rsidR="00ED2C56">
              <w:rPr>
                <w:rFonts w:eastAsia="Arial"/>
                <w:color w:val="000000" w:themeColor="text1"/>
                <w:szCs w:val="20"/>
              </w:rPr>
              <w:t xml:space="preserve"> </w:t>
            </w:r>
            <w:r w:rsidR="001437C7" w:rsidRPr="00FB140A">
              <w:rPr>
                <w:rFonts w:eastAsia="Arial"/>
                <w:color w:val="000000" w:themeColor="text1"/>
                <w:szCs w:val="20"/>
              </w:rPr>
              <w:t>than 1F</w:t>
            </w:r>
          </w:p>
          <w:p w14:paraId="01B6EA2A" w14:textId="2EDBB890" w:rsidR="001437C7" w:rsidRPr="00FB140A" w:rsidRDefault="00FB140A" w:rsidP="00507E9F">
            <w:pPr>
              <w:ind w:left="0" w:firstLine="0"/>
              <w:jc w:val="left"/>
              <w:rPr>
                <w:rFonts w:eastAsia="Arial"/>
                <w:color w:val="000000" w:themeColor="text1"/>
                <w:szCs w:val="20"/>
              </w:rPr>
            </w:pPr>
            <w:r>
              <w:rPr>
                <w:rFonts w:eastAsia="Arial"/>
                <w:color w:val="000000" w:themeColor="text1"/>
                <w:szCs w:val="20"/>
              </w:rPr>
              <w:t>-</w:t>
            </w:r>
            <w:r w:rsidR="001437C7" w:rsidRPr="00FB140A">
              <w:rPr>
                <w:rFonts w:eastAsia="Arial"/>
                <w:color w:val="000000" w:themeColor="text1"/>
                <w:szCs w:val="20"/>
              </w:rPr>
              <w:t>No accelerations</w:t>
            </w:r>
          </w:p>
        </w:tc>
        <w:tc>
          <w:tcPr>
            <w:tcW w:w="1980" w:type="dxa"/>
            <w:vAlign w:val="center"/>
          </w:tcPr>
          <w:p w14:paraId="3D770382" w14:textId="2777A3CB" w:rsidR="007B34D0" w:rsidRPr="00FB140A" w:rsidRDefault="00FB140A" w:rsidP="00507E9F">
            <w:pPr>
              <w:ind w:left="0" w:firstLine="0"/>
              <w:jc w:val="left"/>
              <w:rPr>
                <w:rFonts w:eastAsia="Arial"/>
                <w:color w:val="000000" w:themeColor="text1"/>
                <w:szCs w:val="20"/>
              </w:rPr>
            </w:pPr>
            <w:r>
              <w:rPr>
                <w:rFonts w:eastAsia="Arial"/>
                <w:color w:val="000000" w:themeColor="text1"/>
                <w:szCs w:val="20"/>
              </w:rPr>
              <w:t>-Increased</w:t>
            </w:r>
            <w:r w:rsidR="00F618A1" w:rsidRPr="00FB140A">
              <w:rPr>
                <w:rFonts w:eastAsia="Arial"/>
                <w:color w:val="000000" w:themeColor="text1"/>
                <w:szCs w:val="20"/>
              </w:rPr>
              <w:t xml:space="preserve"> Heart Rate</w:t>
            </w:r>
          </w:p>
          <w:p w14:paraId="67D52E53" w14:textId="1CAEB695" w:rsidR="00F618A1" w:rsidRPr="00FB140A" w:rsidRDefault="00507E9F" w:rsidP="00507E9F">
            <w:pPr>
              <w:ind w:left="0" w:firstLine="0"/>
              <w:jc w:val="left"/>
              <w:rPr>
                <w:rFonts w:eastAsia="Arial"/>
                <w:color w:val="000000" w:themeColor="text1"/>
                <w:szCs w:val="20"/>
              </w:rPr>
            </w:pPr>
            <w:r>
              <w:rPr>
                <w:rFonts w:eastAsia="Arial"/>
                <w:color w:val="000000" w:themeColor="text1"/>
                <w:szCs w:val="20"/>
              </w:rPr>
              <w:t>-High variability</w:t>
            </w:r>
          </w:p>
          <w:p w14:paraId="6141EB4D" w14:textId="759F290C" w:rsidR="006934DC" w:rsidRPr="00FB140A" w:rsidRDefault="00507E9F" w:rsidP="00507E9F">
            <w:pPr>
              <w:ind w:left="0" w:firstLine="0"/>
              <w:jc w:val="left"/>
              <w:rPr>
                <w:rFonts w:eastAsia="Arial"/>
                <w:color w:val="000000" w:themeColor="text1"/>
                <w:szCs w:val="20"/>
              </w:rPr>
            </w:pPr>
            <w:r>
              <w:rPr>
                <w:rFonts w:eastAsia="Arial"/>
                <w:color w:val="000000" w:themeColor="text1"/>
                <w:szCs w:val="20"/>
              </w:rPr>
              <w:t>-</w:t>
            </w:r>
            <w:r w:rsidR="006934DC" w:rsidRPr="00FB140A">
              <w:rPr>
                <w:rFonts w:eastAsia="Arial"/>
                <w:color w:val="000000" w:themeColor="text1"/>
                <w:szCs w:val="20"/>
              </w:rPr>
              <w:t>Large and long-lasting accelerations</w:t>
            </w:r>
          </w:p>
        </w:tc>
      </w:tr>
      <w:tr w:rsidR="00623246" w14:paraId="65473113" w14:textId="77777777" w:rsidTr="00D10912">
        <w:tc>
          <w:tcPr>
            <w:tcW w:w="1570" w:type="dxa"/>
            <w:vAlign w:val="center"/>
          </w:tcPr>
          <w:p w14:paraId="049F689E" w14:textId="1ED32C19" w:rsidR="000D112A" w:rsidRPr="00FB140A" w:rsidRDefault="000D112A" w:rsidP="0055324C">
            <w:pPr>
              <w:ind w:left="0" w:firstLine="0"/>
              <w:jc w:val="center"/>
              <w:rPr>
                <w:rFonts w:eastAsia="Arial"/>
                <w:i/>
                <w:iCs/>
                <w:color w:val="000000" w:themeColor="text1"/>
                <w:szCs w:val="20"/>
              </w:rPr>
            </w:pPr>
            <w:r w:rsidRPr="00FB140A">
              <w:rPr>
                <w:rFonts w:eastAsia="Arial"/>
                <w:i/>
                <w:iCs/>
                <w:color w:val="000000" w:themeColor="text1"/>
                <w:szCs w:val="20"/>
              </w:rPr>
              <w:t>Body Movements</w:t>
            </w:r>
          </w:p>
        </w:tc>
        <w:tc>
          <w:tcPr>
            <w:tcW w:w="1827" w:type="dxa"/>
            <w:vAlign w:val="center"/>
          </w:tcPr>
          <w:p w14:paraId="727D2DBE" w14:textId="0BDDBEF7" w:rsidR="000D112A" w:rsidRPr="00FB140A" w:rsidRDefault="5C9EEFD7" w:rsidP="0055324C">
            <w:pPr>
              <w:ind w:left="0" w:firstLine="0"/>
              <w:jc w:val="center"/>
              <w:rPr>
                <w:rFonts w:eastAsia="Arial"/>
                <w:color w:val="000000" w:themeColor="text1"/>
                <w:szCs w:val="20"/>
              </w:rPr>
            </w:pPr>
            <w:r w:rsidRPr="00FB140A">
              <w:rPr>
                <w:rFonts w:eastAsia="Arial"/>
                <w:color w:val="000000" w:themeColor="text1"/>
                <w:szCs w:val="20"/>
              </w:rPr>
              <w:t>Isolated</w:t>
            </w:r>
            <w:r w:rsidR="7CFF9818" w:rsidRPr="00FB140A">
              <w:rPr>
                <w:rFonts w:eastAsia="Arial"/>
                <w:color w:val="000000" w:themeColor="text1"/>
                <w:szCs w:val="20"/>
              </w:rPr>
              <w:t>/Sporadic</w:t>
            </w:r>
            <w:r w:rsidRPr="00FB140A">
              <w:rPr>
                <w:rFonts w:eastAsia="Arial"/>
                <w:color w:val="000000" w:themeColor="text1"/>
                <w:szCs w:val="20"/>
              </w:rPr>
              <w:t xml:space="preserve"> Movements</w:t>
            </w:r>
          </w:p>
        </w:tc>
        <w:tc>
          <w:tcPr>
            <w:tcW w:w="1980" w:type="dxa"/>
            <w:vAlign w:val="center"/>
          </w:tcPr>
          <w:p w14:paraId="4750C2A4" w14:textId="05025E8D" w:rsidR="000D112A" w:rsidRPr="00FB140A" w:rsidRDefault="00EF72B3" w:rsidP="0055324C">
            <w:pPr>
              <w:ind w:left="0" w:firstLine="0"/>
              <w:jc w:val="center"/>
              <w:rPr>
                <w:rFonts w:eastAsia="Arial"/>
                <w:color w:val="000000" w:themeColor="text1"/>
                <w:szCs w:val="20"/>
              </w:rPr>
            </w:pPr>
            <w:r w:rsidRPr="00FB140A">
              <w:rPr>
                <w:rFonts w:eastAsia="Arial"/>
                <w:color w:val="000000" w:themeColor="text1"/>
                <w:szCs w:val="20"/>
              </w:rPr>
              <w:t>Frequent</w:t>
            </w:r>
            <w:r w:rsidR="00390A49" w:rsidRPr="00FB140A">
              <w:rPr>
                <w:rFonts w:eastAsia="Arial"/>
                <w:color w:val="000000" w:themeColor="text1"/>
                <w:szCs w:val="20"/>
              </w:rPr>
              <w:t xml:space="preserve"> gross body movements</w:t>
            </w:r>
          </w:p>
        </w:tc>
        <w:tc>
          <w:tcPr>
            <w:tcW w:w="1979" w:type="dxa"/>
            <w:vAlign w:val="center"/>
          </w:tcPr>
          <w:p w14:paraId="7A4917DE" w14:textId="077EDF1D" w:rsidR="000D112A" w:rsidRPr="00FB140A" w:rsidRDefault="23F4412C" w:rsidP="0055324C">
            <w:pPr>
              <w:ind w:left="0" w:firstLine="0"/>
              <w:jc w:val="center"/>
              <w:rPr>
                <w:rFonts w:eastAsia="Arial"/>
                <w:color w:val="000000" w:themeColor="text1"/>
                <w:szCs w:val="20"/>
              </w:rPr>
            </w:pPr>
            <w:r w:rsidRPr="00FB140A">
              <w:rPr>
                <w:rFonts w:eastAsia="Arial"/>
                <w:color w:val="000000" w:themeColor="text1"/>
                <w:szCs w:val="20"/>
              </w:rPr>
              <w:t>Absence of</w:t>
            </w:r>
            <w:r w:rsidR="6F709405" w:rsidRPr="00FB140A">
              <w:rPr>
                <w:rFonts w:eastAsia="Arial"/>
                <w:color w:val="000000" w:themeColor="text1"/>
                <w:szCs w:val="20"/>
              </w:rPr>
              <w:t xml:space="preserve"> gross movements</w:t>
            </w:r>
          </w:p>
        </w:tc>
        <w:tc>
          <w:tcPr>
            <w:tcW w:w="1980" w:type="dxa"/>
            <w:vAlign w:val="center"/>
          </w:tcPr>
          <w:p w14:paraId="6125A7F1" w14:textId="606ED83D" w:rsidR="000D112A" w:rsidRPr="00FB140A" w:rsidRDefault="00283124" w:rsidP="0055324C">
            <w:pPr>
              <w:ind w:left="0" w:firstLine="0"/>
              <w:jc w:val="center"/>
              <w:rPr>
                <w:rFonts w:eastAsia="Arial"/>
                <w:color w:val="000000" w:themeColor="text1"/>
                <w:szCs w:val="20"/>
              </w:rPr>
            </w:pPr>
            <w:r w:rsidRPr="00FB140A">
              <w:rPr>
                <w:rFonts w:eastAsia="Arial"/>
                <w:color w:val="000000" w:themeColor="text1"/>
                <w:szCs w:val="20"/>
              </w:rPr>
              <w:t>Regular gross movements</w:t>
            </w:r>
          </w:p>
        </w:tc>
      </w:tr>
      <w:tr w:rsidR="00623246" w14:paraId="7C94F735" w14:textId="77777777" w:rsidTr="00D10912">
        <w:tc>
          <w:tcPr>
            <w:tcW w:w="1570" w:type="dxa"/>
            <w:vAlign w:val="center"/>
          </w:tcPr>
          <w:p w14:paraId="1D11E674" w14:textId="2780EEE0" w:rsidR="000D112A" w:rsidRPr="00FB140A" w:rsidRDefault="000D112A" w:rsidP="0055324C">
            <w:pPr>
              <w:ind w:left="0" w:firstLine="0"/>
              <w:jc w:val="center"/>
              <w:rPr>
                <w:rFonts w:eastAsia="Arial"/>
                <w:i/>
                <w:iCs/>
                <w:color w:val="000000" w:themeColor="text1"/>
                <w:szCs w:val="20"/>
              </w:rPr>
            </w:pPr>
            <w:r w:rsidRPr="00FB140A">
              <w:rPr>
                <w:rFonts w:eastAsia="Arial"/>
                <w:i/>
                <w:iCs/>
                <w:color w:val="000000" w:themeColor="text1"/>
                <w:szCs w:val="20"/>
              </w:rPr>
              <w:t>Eye movements</w:t>
            </w:r>
          </w:p>
        </w:tc>
        <w:tc>
          <w:tcPr>
            <w:tcW w:w="1827" w:type="dxa"/>
            <w:vAlign w:val="center"/>
          </w:tcPr>
          <w:p w14:paraId="52C2A7E3" w14:textId="6E1E7B8A" w:rsidR="000D112A" w:rsidRPr="00FB140A" w:rsidRDefault="00B678CD" w:rsidP="0055324C">
            <w:pPr>
              <w:ind w:left="0" w:firstLine="0"/>
              <w:jc w:val="center"/>
              <w:rPr>
                <w:rFonts w:eastAsia="Arial"/>
                <w:color w:val="000000" w:themeColor="text1"/>
                <w:szCs w:val="20"/>
              </w:rPr>
            </w:pPr>
            <w:r w:rsidRPr="00FB140A">
              <w:rPr>
                <w:rFonts w:eastAsia="Arial"/>
                <w:color w:val="000000" w:themeColor="text1"/>
                <w:szCs w:val="20"/>
              </w:rPr>
              <w:t>No</w:t>
            </w:r>
          </w:p>
        </w:tc>
        <w:tc>
          <w:tcPr>
            <w:tcW w:w="1980" w:type="dxa"/>
            <w:vAlign w:val="center"/>
          </w:tcPr>
          <w:p w14:paraId="10AF8EB4" w14:textId="265378DF" w:rsidR="000D112A" w:rsidRPr="00FB140A" w:rsidRDefault="004E0B69" w:rsidP="0055324C">
            <w:pPr>
              <w:ind w:left="0" w:firstLine="0"/>
              <w:jc w:val="center"/>
              <w:rPr>
                <w:rFonts w:eastAsia="Arial"/>
                <w:color w:val="000000" w:themeColor="text1"/>
                <w:szCs w:val="20"/>
              </w:rPr>
            </w:pPr>
            <w:r w:rsidRPr="00FB140A">
              <w:rPr>
                <w:rFonts w:eastAsia="Arial"/>
                <w:color w:val="000000" w:themeColor="text1"/>
                <w:szCs w:val="20"/>
              </w:rPr>
              <w:t>Y</w:t>
            </w:r>
            <w:r w:rsidR="003C0FCD" w:rsidRPr="00FB140A">
              <w:rPr>
                <w:rFonts w:eastAsia="Arial"/>
                <w:color w:val="000000" w:themeColor="text1"/>
                <w:szCs w:val="20"/>
              </w:rPr>
              <w:t>es</w:t>
            </w:r>
          </w:p>
        </w:tc>
        <w:tc>
          <w:tcPr>
            <w:tcW w:w="1979" w:type="dxa"/>
            <w:vAlign w:val="center"/>
          </w:tcPr>
          <w:p w14:paraId="3AC9718C" w14:textId="7D7EF00C" w:rsidR="000D112A" w:rsidRPr="00FB140A" w:rsidRDefault="004F5B81" w:rsidP="0055324C">
            <w:pPr>
              <w:ind w:left="0" w:firstLine="0"/>
              <w:jc w:val="center"/>
              <w:rPr>
                <w:rFonts w:eastAsia="Arial"/>
                <w:color w:val="000000" w:themeColor="text1"/>
                <w:szCs w:val="20"/>
              </w:rPr>
            </w:pPr>
            <w:r w:rsidRPr="00FB140A">
              <w:rPr>
                <w:rFonts w:eastAsia="Arial"/>
                <w:color w:val="000000" w:themeColor="text1"/>
                <w:szCs w:val="20"/>
              </w:rPr>
              <w:t>Yes</w:t>
            </w:r>
          </w:p>
        </w:tc>
        <w:tc>
          <w:tcPr>
            <w:tcW w:w="1980" w:type="dxa"/>
            <w:vAlign w:val="center"/>
          </w:tcPr>
          <w:p w14:paraId="5D15CED1" w14:textId="5B6247E9" w:rsidR="000D112A" w:rsidRPr="00FB140A" w:rsidRDefault="00505781" w:rsidP="0055324C">
            <w:pPr>
              <w:ind w:left="0" w:firstLine="0"/>
              <w:jc w:val="center"/>
              <w:rPr>
                <w:rFonts w:eastAsia="Arial"/>
                <w:color w:val="000000" w:themeColor="text1"/>
                <w:szCs w:val="20"/>
              </w:rPr>
            </w:pPr>
            <w:r w:rsidRPr="00FB140A">
              <w:rPr>
                <w:rFonts w:eastAsia="Arial"/>
                <w:color w:val="000000" w:themeColor="text1"/>
                <w:szCs w:val="20"/>
              </w:rPr>
              <w:t>Yes</w:t>
            </w:r>
          </w:p>
        </w:tc>
      </w:tr>
      <w:tr w:rsidR="005902B3" w14:paraId="115498DF" w14:textId="77777777" w:rsidTr="00D10912">
        <w:tc>
          <w:tcPr>
            <w:tcW w:w="1570" w:type="dxa"/>
            <w:vAlign w:val="center"/>
          </w:tcPr>
          <w:p w14:paraId="6747E4CB" w14:textId="07508EDA" w:rsidR="005902B3" w:rsidRPr="00FB140A" w:rsidRDefault="00467050" w:rsidP="0055324C">
            <w:pPr>
              <w:ind w:left="0" w:firstLine="0"/>
              <w:jc w:val="center"/>
              <w:rPr>
                <w:rFonts w:eastAsia="Arial"/>
                <w:i/>
                <w:iCs/>
                <w:color w:val="000000" w:themeColor="text1"/>
                <w:szCs w:val="20"/>
              </w:rPr>
            </w:pPr>
            <w:r w:rsidRPr="00FB140A">
              <w:rPr>
                <w:rFonts w:eastAsia="Arial"/>
                <w:i/>
                <w:iCs/>
                <w:color w:val="000000" w:themeColor="text1"/>
                <w:szCs w:val="20"/>
              </w:rPr>
              <w:t>Sleep State precursor</w:t>
            </w:r>
          </w:p>
        </w:tc>
        <w:tc>
          <w:tcPr>
            <w:tcW w:w="1827" w:type="dxa"/>
            <w:vAlign w:val="center"/>
          </w:tcPr>
          <w:p w14:paraId="4C21237A" w14:textId="02837680" w:rsidR="005902B3" w:rsidRPr="00FB140A" w:rsidRDefault="004B2F30" w:rsidP="0055324C">
            <w:pPr>
              <w:ind w:left="0" w:firstLine="0"/>
              <w:jc w:val="center"/>
              <w:rPr>
                <w:rFonts w:eastAsia="Arial"/>
                <w:color w:val="000000" w:themeColor="text1"/>
                <w:szCs w:val="20"/>
              </w:rPr>
            </w:pPr>
            <w:r w:rsidRPr="00FB140A">
              <w:rPr>
                <w:rFonts w:eastAsia="Arial"/>
                <w:color w:val="000000" w:themeColor="text1"/>
                <w:szCs w:val="20"/>
              </w:rPr>
              <w:t>N</w:t>
            </w:r>
            <w:r w:rsidR="001E39CC" w:rsidRPr="00FB140A">
              <w:rPr>
                <w:rFonts w:eastAsia="Arial"/>
                <w:color w:val="000000" w:themeColor="text1"/>
                <w:szCs w:val="20"/>
              </w:rPr>
              <w:t>on-REM sleep</w:t>
            </w:r>
          </w:p>
        </w:tc>
        <w:tc>
          <w:tcPr>
            <w:tcW w:w="1980" w:type="dxa"/>
            <w:vAlign w:val="center"/>
          </w:tcPr>
          <w:p w14:paraId="2E5AD018" w14:textId="2BC9B975" w:rsidR="005902B3" w:rsidRPr="00FB140A" w:rsidRDefault="0027713E" w:rsidP="0055324C">
            <w:pPr>
              <w:ind w:left="0" w:firstLine="0"/>
              <w:jc w:val="center"/>
              <w:rPr>
                <w:rFonts w:eastAsia="Arial"/>
                <w:color w:val="000000" w:themeColor="text1"/>
                <w:szCs w:val="20"/>
              </w:rPr>
            </w:pPr>
            <w:r w:rsidRPr="00FB140A">
              <w:rPr>
                <w:rFonts w:eastAsia="Arial"/>
                <w:color w:val="000000" w:themeColor="text1"/>
                <w:szCs w:val="20"/>
              </w:rPr>
              <w:t>REM sleep</w:t>
            </w:r>
          </w:p>
        </w:tc>
        <w:tc>
          <w:tcPr>
            <w:tcW w:w="1979" w:type="dxa"/>
            <w:vAlign w:val="center"/>
          </w:tcPr>
          <w:p w14:paraId="6CEDFB36" w14:textId="2FC7C632" w:rsidR="005902B3" w:rsidRPr="00FB140A" w:rsidRDefault="00EF74A7" w:rsidP="0055324C">
            <w:pPr>
              <w:ind w:left="0" w:firstLine="0"/>
              <w:jc w:val="center"/>
              <w:rPr>
                <w:rFonts w:eastAsia="Arial"/>
                <w:color w:val="000000" w:themeColor="text1"/>
                <w:szCs w:val="20"/>
              </w:rPr>
            </w:pPr>
            <w:r w:rsidRPr="00FB140A">
              <w:rPr>
                <w:rFonts w:eastAsia="Arial"/>
                <w:color w:val="000000" w:themeColor="text1"/>
                <w:szCs w:val="20"/>
              </w:rPr>
              <w:t>Awake</w:t>
            </w:r>
          </w:p>
        </w:tc>
        <w:tc>
          <w:tcPr>
            <w:tcW w:w="1980" w:type="dxa"/>
            <w:vAlign w:val="center"/>
          </w:tcPr>
          <w:p w14:paraId="00CB464D" w14:textId="7F2A340E" w:rsidR="005902B3" w:rsidRPr="00FB140A" w:rsidRDefault="00505781" w:rsidP="0055324C">
            <w:pPr>
              <w:ind w:left="0" w:firstLine="0"/>
              <w:jc w:val="center"/>
              <w:rPr>
                <w:rFonts w:eastAsia="Arial"/>
                <w:color w:val="000000" w:themeColor="text1"/>
                <w:szCs w:val="20"/>
              </w:rPr>
            </w:pPr>
            <w:r w:rsidRPr="00FB140A">
              <w:rPr>
                <w:rFonts w:eastAsia="Arial"/>
                <w:color w:val="000000" w:themeColor="text1"/>
                <w:szCs w:val="20"/>
              </w:rPr>
              <w:t>Awake</w:t>
            </w:r>
          </w:p>
        </w:tc>
      </w:tr>
      <w:tr w:rsidR="1E58A61C" w14:paraId="0CB1E7C5" w14:textId="77777777" w:rsidTr="00D10912">
        <w:trPr>
          <w:trHeight w:val="300"/>
        </w:trPr>
        <w:tc>
          <w:tcPr>
            <w:tcW w:w="1570" w:type="dxa"/>
            <w:vAlign w:val="center"/>
          </w:tcPr>
          <w:p w14:paraId="3A317E88" w14:textId="75816D79" w:rsidR="68CA549C" w:rsidRPr="003E455C" w:rsidRDefault="6F903F9E" w:rsidP="03674CF8">
            <w:pPr>
              <w:ind w:firstLine="0"/>
              <w:jc w:val="center"/>
              <w:rPr>
                <w:rFonts w:eastAsia="Arial"/>
                <w:i/>
                <w:iCs/>
                <w:color w:val="000000" w:themeColor="text1"/>
                <w:highlight w:val="yellow"/>
              </w:rPr>
            </w:pPr>
            <w:r w:rsidRPr="00415CD1">
              <w:rPr>
                <w:rFonts w:eastAsia="Arial"/>
                <w:i/>
                <w:iCs/>
                <w:color w:val="000000" w:themeColor="text1"/>
              </w:rPr>
              <w:t xml:space="preserve">Proportion represented </w:t>
            </w:r>
            <w:r w:rsidR="73159BAD" w:rsidRPr="00415CD1">
              <w:rPr>
                <w:rFonts w:eastAsia="Arial"/>
                <w:i/>
                <w:iCs/>
                <w:color w:val="000000" w:themeColor="text1"/>
              </w:rPr>
              <w:t xml:space="preserve">at 36 weeks </w:t>
            </w:r>
            <w:r w:rsidR="00691932" w:rsidRPr="00415CD1">
              <w:rPr>
                <w:rFonts w:eastAsia="Arial"/>
                <w:i/>
                <w:iCs/>
                <w:color w:val="000000" w:themeColor="text1"/>
              </w:rPr>
              <w:t>GA [</w:t>
            </w:r>
            <w:r w:rsidR="52C98F1C" w:rsidRPr="00415CD1">
              <w:rPr>
                <w:rFonts w:eastAsia="Arial"/>
                <w:i/>
                <w:iCs/>
                <w:color w:val="000000" w:themeColor="text1"/>
              </w:rPr>
              <w:t>%]</w:t>
            </w:r>
          </w:p>
        </w:tc>
        <w:tc>
          <w:tcPr>
            <w:tcW w:w="1827" w:type="dxa"/>
            <w:vAlign w:val="center"/>
          </w:tcPr>
          <w:p w14:paraId="3DE15A76" w14:textId="141DBED7" w:rsidR="1E58A61C" w:rsidRPr="00082E47" w:rsidRDefault="007E1D36" w:rsidP="03674CF8">
            <w:pPr>
              <w:ind w:firstLine="0"/>
              <w:jc w:val="center"/>
              <w:rPr>
                <w:rFonts w:eastAsia="Arial"/>
                <w:color w:val="000000" w:themeColor="text1"/>
              </w:rPr>
            </w:pPr>
            <w:r w:rsidRPr="007E1D36">
              <w:rPr>
                <w:rFonts w:eastAsia="Arial"/>
                <w:color w:val="000000" w:themeColor="text1"/>
              </w:rPr>
              <w:t>~</w:t>
            </w:r>
            <w:r w:rsidR="61E1717D" w:rsidRPr="00082E47">
              <w:rPr>
                <w:rFonts w:eastAsia="Arial"/>
                <w:color w:val="000000" w:themeColor="text1"/>
              </w:rPr>
              <w:t>17%</w:t>
            </w:r>
          </w:p>
        </w:tc>
        <w:tc>
          <w:tcPr>
            <w:tcW w:w="1980" w:type="dxa"/>
            <w:vAlign w:val="center"/>
          </w:tcPr>
          <w:p w14:paraId="2B28B2CF" w14:textId="12A5B282" w:rsidR="1E58A61C" w:rsidRPr="00082E47" w:rsidRDefault="007E1D36" w:rsidP="03674CF8">
            <w:pPr>
              <w:ind w:firstLine="0"/>
              <w:jc w:val="center"/>
              <w:rPr>
                <w:rFonts w:eastAsia="Arial"/>
                <w:color w:val="000000" w:themeColor="text1"/>
              </w:rPr>
            </w:pPr>
            <w:r w:rsidRPr="007E1D36">
              <w:rPr>
                <w:rFonts w:eastAsia="Arial"/>
                <w:color w:val="000000" w:themeColor="text1"/>
              </w:rPr>
              <w:t>~</w:t>
            </w:r>
            <w:r w:rsidR="069B7C48" w:rsidRPr="00082E47">
              <w:rPr>
                <w:rFonts w:eastAsia="Arial"/>
                <w:color w:val="000000" w:themeColor="text1"/>
              </w:rPr>
              <w:t>63%</w:t>
            </w:r>
          </w:p>
        </w:tc>
        <w:tc>
          <w:tcPr>
            <w:tcW w:w="1979" w:type="dxa"/>
            <w:vAlign w:val="center"/>
          </w:tcPr>
          <w:p w14:paraId="01CE7F6B" w14:textId="0193078E" w:rsidR="0754CB9F" w:rsidRPr="00082E47" w:rsidRDefault="007E1D36" w:rsidP="03674CF8">
            <w:pPr>
              <w:ind w:firstLine="0"/>
              <w:jc w:val="center"/>
              <w:rPr>
                <w:rFonts w:eastAsia="Arial"/>
                <w:color w:val="000000" w:themeColor="text1"/>
              </w:rPr>
            </w:pPr>
            <w:r w:rsidRPr="007E1D36">
              <w:rPr>
                <w:rFonts w:eastAsia="Arial"/>
                <w:color w:val="000000" w:themeColor="text1"/>
              </w:rPr>
              <w:t>~</w:t>
            </w:r>
            <w:r w:rsidR="402AB9F7" w:rsidRPr="00082E47">
              <w:rPr>
                <w:rFonts w:eastAsia="Arial"/>
                <w:color w:val="000000" w:themeColor="text1"/>
              </w:rPr>
              <w:t>1%</w:t>
            </w:r>
          </w:p>
        </w:tc>
        <w:tc>
          <w:tcPr>
            <w:tcW w:w="1980" w:type="dxa"/>
            <w:vAlign w:val="center"/>
          </w:tcPr>
          <w:p w14:paraId="10680857" w14:textId="70858B8F" w:rsidR="0754CB9F" w:rsidRPr="00082E47" w:rsidRDefault="007E1D36" w:rsidP="03674CF8">
            <w:pPr>
              <w:ind w:firstLine="0"/>
              <w:jc w:val="center"/>
              <w:rPr>
                <w:rFonts w:eastAsia="Arial"/>
                <w:color w:val="000000" w:themeColor="text1"/>
              </w:rPr>
            </w:pPr>
            <w:r w:rsidRPr="007E1D36">
              <w:rPr>
                <w:rFonts w:eastAsia="Arial"/>
                <w:color w:val="000000" w:themeColor="text1"/>
              </w:rPr>
              <w:t>~</w:t>
            </w:r>
            <w:r w:rsidR="47352943" w:rsidRPr="00082E47">
              <w:rPr>
                <w:rFonts w:eastAsia="Arial"/>
                <w:color w:val="000000" w:themeColor="text1"/>
              </w:rPr>
              <w:t>19%</w:t>
            </w:r>
          </w:p>
        </w:tc>
      </w:tr>
    </w:tbl>
    <w:p w14:paraId="669E434F" w14:textId="3612D397" w:rsidR="3238FFE3" w:rsidRDefault="3238FFE3" w:rsidP="1E58A61C">
      <w:pPr>
        <w:ind w:left="0" w:firstLine="0"/>
        <w:rPr>
          <w:rFonts w:ascii="Arial" w:eastAsia="Arial" w:hAnsi="Arial" w:cs="Arial"/>
        </w:rPr>
      </w:pPr>
    </w:p>
    <w:p w14:paraId="3C881DDB" w14:textId="601000E9" w:rsidR="0040785B" w:rsidRDefault="3C3B602D" w:rsidP="7E3455FD">
      <w:pPr>
        <w:ind w:left="-15" w:firstLine="299"/>
        <w:rPr>
          <w:rFonts w:ascii="Arial" w:eastAsia="Arial" w:hAnsi="Arial" w:cs="Arial"/>
          <w:color w:val="000000" w:themeColor="text1"/>
          <w:sz w:val="22"/>
          <w:szCs w:val="22"/>
        </w:rPr>
      </w:pPr>
      <w:r w:rsidRPr="705574FE">
        <w:rPr>
          <w:rFonts w:ascii="Arial" w:eastAsia="Arial" w:hAnsi="Arial" w:cs="Arial"/>
          <w:color w:val="000000" w:themeColor="text1"/>
          <w:sz w:val="22"/>
          <w:szCs w:val="22"/>
        </w:rPr>
        <w:t>From a clinical standpoint</w:t>
      </w:r>
      <w:r w:rsidR="1CB8148B" w:rsidRPr="705574FE">
        <w:rPr>
          <w:rFonts w:ascii="Arial" w:eastAsia="Arial" w:hAnsi="Arial" w:cs="Arial"/>
          <w:color w:val="000000" w:themeColor="text1"/>
          <w:sz w:val="22"/>
          <w:szCs w:val="22"/>
        </w:rPr>
        <w:t>, it is common to c</w:t>
      </w:r>
      <w:r w:rsidR="4D8A1EDD" w:rsidRPr="705574FE">
        <w:rPr>
          <w:rFonts w:ascii="Arial" w:eastAsia="Arial" w:hAnsi="Arial" w:cs="Arial"/>
          <w:color w:val="000000" w:themeColor="text1"/>
          <w:sz w:val="22"/>
          <w:szCs w:val="22"/>
        </w:rPr>
        <w:t>ollapse</w:t>
      </w:r>
      <w:r w:rsidR="1CB8148B" w:rsidRPr="705574FE">
        <w:rPr>
          <w:rFonts w:ascii="Arial" w:eastAsia="Arial" w:hAnsi="Arial" w:cs="Arial"/>
          <w:color w:val="000000" w:themeColor="text1"/>
          <w:sz w:val="22"/>
          <w:szCs w:val="22"/>
        </w:rPr>
        <w:t xml:space="preserve"> fetal behavioral states into two broader categories: </w:t>
      </w:r>
      <w:r w:rsidR="1CB8148B" w:rsidRPr="705574FE">
        <w:rPr>
          <w:rFonts w:ascii="Arial" w:eastAsia="Arial" w:hAnsi="Arial" w:cs="Arial"/>
          <w:b/>
          <w:bCs/>
          <w:color w:val="000000" w:themeColor="text1"/>
          <w:sz w:val="22"/>
          <w:szCs w:val="22"/>
        </w:rPr>
        <w:t>Quiet State</w:t>
      </w:r>
      <w:r w:rsidR="1CB8148B" w:rsidRPr="705574FE">
        <w:rPr>
          <w:rFonts w:ascii="Arial" w:eastAsia="Arial" w:hAnsi="Arial" w:cs="Arial"/>
          <w:b/>
          <w:bCs/>
          <w:color w:val="000000" w:themeColor="text1"/>
          <w:sz w:val="22"/>
          <w:szCs w:val="22"/>
          <w:vertAlign w:val="superscript"/>
        </w:rPr>
        <w:t xml:space="preserve"> </w:t>
      </w:r>
      <w:r w:rsidR="1CB8148B" w:rsidRPr="705574FE">
        <w:rPr>
          <w:rFonts w:ascii="Arial" w:eastAsia="Arial" w:hAnsi="Arial" w:cs="Arial"/>
          <w:color w:val="000000" w:themeColor="text1"/>
          <w:sz w:val="22"/>
          <w:szCs w:val="22"/>
        </w:rPr>
        <w:t xml:space="preserve">(by combining 1F and 3F) and </w:t>
      </w:r>
      <w:r w:rsidR="1CB8148B" w:rsidRPr="705574FE">
        <w:rPr>
          <w:rFonts w:ascii="Arial" w:eastAsia="Arial" w:hAnsi="Arial" w:cs="Arial"/>
          <w:b/>
          <w:bCs/>
          <w:color w:val="000000" w:themeColor="text1"/>
          <w:sz w:val="22"/>
          <w:szCs w:val="22"/>
        </w:rPr>
        <w:t>Active State</w:t>
      </w:r>
      <w:r w:rsidR="1CB8148B" w:rsidRPr="705574FE">
        <w:rPr>
          <w:rFonts w:ascii="Arial" w:eastAsia="Arial" w:hAnsi="Arial" w:cs="Arial"/>
          <w:b/>
          <w:bCs/>
          <w:color w:val="000000" w:themeColor="text1"/>
          <w:sz w:val="22"/>
          <w:szCs w:val="22"/>
          <w:vertAlign w:val="superscript"/>
        </w:rPr>
        <w:t xml:space="preserve"> </w:t>
      </w:r>
      <w:r w:rsidR="1CB8148B" w:rsidRPr="705574FE">
        <w:rPr>
          <w:rFonts w:ascii="Arial" w:eastAsia="Arial" w:hAnsi="Arial" w:cs="Arial"/>
          <w:color w:val="000000" w:themeColor="text1"/>
          <w:sz w:val="22"/>
          <w:szCs w:val="22"/>
        </w:rPr>
        <w:t>(by combining 2F and 4F)</w:t>
      </w:r>
      <w:r w:rsidR="000E7464">
        <w:rPr>
          <w:rFonts w:ascii="Arial" w:eastAsia="Arial" w:hAnsi="Arial" w:cs="Arial"/>
          <w:color w:val="000000" w:themeColor="text1"/>
          <w:sz w:val="22"/>
          <w:szCs w:val="22"/>
        </w:rPr>
        <w:t xml:space="preserve"> </w:t>
      </w:r>
      <w:sdt>
        <w:sdtPr>
          <w:rPr>
            <w:rFonts w:ascii="Arial" w:eastAsia="Arial" w:hAnsi="Arial" w:cs="Arial"/>
            <w:sz w:val="22"/>
            <w:szCs w:val="22"/>
          </w:rPr>
          <w:tag w:val="MENDELEY_CITATION_v3_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"/>
          <w:id w:val="2133359472"/>
          <w:placeholder>
            <w:docPart w:val="579007D0890A4FAF90B50B15DBA2436C"/>
          </w:placeholder>
        </w:sdtPr>
        <w:sdtEndPr/>
        <w:sdtContent>
          <w:r w:rsidR="00501242" w:rsidRPr="00501242">
            <w:rPr>
              <w:rFonts w:eastAsia="Times New Roman"/>
              <w:sz w:val="22"/>
            </w:rPr>
            <w:t>[1], [7], [8]</w:t>
          </w:r>
        </w:sdtContent>
      </w:sdt>
      <w:r w:rsidR="1CB8148B" w:rsidRPr="705574FE">
        <w:rPr>
          <w:rFonts w:ascii="Arial" w:eastAsia="Arial" w:hAnsi="Arial" w:cs="Arial"/>
          <w:color w:val="000000" w:themeColor="text1"/>
          <w:sz w:val="22"/>
          <w:szCs w:val="22"/>
        </w:rPr>
        <w:t>.</w:t>
      </w:r>
    </w:p>
    <w:p w14:paraId="1ED85B69" w14:textId="48472AA9" w:rsidR="31EDA260" w:rsidRDefault="31EDA260" w:rsidP="1E58A61C">
      <w:pPr>
        <w:ind w:left="0" w:firstLine="0"/>
        <w:rPr>
          <w:rFonts w:ascii="Arial" w:eastAsia="Arial" w:hAnsi="Arial" w:cs="Arial"/>
          <w:color w:val="000000" w:themeColor="text1"/>
          <w:sz w:val="22"/>
          <w:szCs w:val="22"/>
        </w:rPr>
      </w:pPr>
      <w:r w:rsidRPr="04300B43">
        <w:rPr>
          <w:rFonts w:ascii="Arial" w:eastAsia="Arial" w:hAnsi="Arial" w:cs="Arial"/>
          <w:sz w:val="22"/>
          <w:szCs w:val="22"/>
        </w:rPr>
        <w:t>The emergence of a well-defined architecture of FBSs in late gestation and early infancy plays a crucial role in brain development.</w:t>
      </w:r>
      <w:r w:rsidR="70997DDF" w:rsidRPr="04300B43">
        <w:rPr>
          <w:rFonts w:ascii="Arial" w:eastAsia="Arial" w:hAnsi="Arial" w:cs="Arial"/>
          <w:sz w:val="22"/>
          <w:szCs w:val="22"/>
        </w:rPr>
        <w:t xml:space="preserve"> </w:t>
      </w:r>
      <w:r w:rsidR="322921E2" w:rsidRPr="04300B43">
        <w:rPr>
          <w:rFonts w:ascii="Arial" w:eastAsia="Arial" w:hAnsi="Arial" w:cs="Arial"/>
          <w:sz w:val="22"/>
          <w:szCs w:val="22"/>
        </w:rPr>
        <w:t>Indeed, FBSs are early markers of neurodevelopmental trajectories closely linked to fetal brain maturation</w:t>
      </w:r>
      <w:r w:rsidR="77E5BDDB" w:rsidRPr="04300B43">
        <w:rPr>
          <w:rFonts w:ascii="Arial" w:eastAsia="Arial" w:hAnsi="Arial" w:cs="Arial"/>
          <w:color w:val="000000" w:themeColor="text1"/>
          <w:sz w:val="22"/>
          <w:szCs w:val="22"/>
        </w:rPr>
        <w:t xml:space="preserve"> </w:t>
      </w:r>
      <w:sdt>
        <w:sdtPr>
          <w:rPr>
            <w:rFonts w:ascii="Arial" w:eastAsia="Arial" w:hAnsi="Arial" w:cs="Arial"/>
            <w:sz w:val="22"/>
            <w:szCs w:val="22"/>
          </w:rPr>
          <w:tag w:val="MENDELEY_CITATION_v3_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"/>
          <w:id w:val="-1294512078"/>
          <w:placeholder>
            <w:docPart w:val="C0540FD687404BDFAE8BBE1DB5DB42B8"/>
          </w:placeholder>
        </w:sdtPr>
        <w:sdtEndPr/>
        <w:sdtContent>
          <w:r w:rsidR="00501242" w:rsidRPr="00501242">
            <w:rPr>
              <w:rFonts w:ascii="Arial" w:eastAsia="Arial" w:hAnsi="Arial" w:cs="Arial"/>
              <w:sz w:val="22"/>
              <w:szCs w:val="22"/>
            </w:rPr>
            <w:t>[6], [10]</w:t>
          </w:r>
        </w:sdtContent>
      </w:sdt>
      <w:r w:rsidR="3911A0E3" w:rsidRPr="04300B43">
        <w:rPr>
          <w:rFonts w:ascii="Arial" w:eastAsia="Arial" w:hAnsi="Arial" w:cs="Arial"/>
          <w:color w:val="000000" w:themeColor="text1"/>
          <w:sz w:val="22"/>
          <w:szCs w:val="22"/>
        </w:rPr>
        <w:t xml:space="preserve"> </w:t>
      </w:r>
      <w:r w:rsidR="44A9A8C9" w:rsidRPr="04300B43">
        <w:rPr>
          <w:rFonts w:ascii="Arial" w:eastAsia="Arial" w:hAnsi="Arial" w:cs="Arial"/>
          <w:sz w:val="22"/>
          <w:szCs w:val="22"/>
        </w:rPr>
        <w:t>and are characterized by marked individual differences</w:t>
      </w:r>
      <w:r w:rsidR="2614862D" w:rsidRPr="04300B43">
        <w:rPr>
          <w:rFonts w:ascii="Arial" w:eastAsia="Arial" w:hAnsi="Arial" w:cs="Arial"/>
          <w:color w:val="000000" w:themeColor="text1"/>
          <w:sz w:val="22"/>
          <w:szCs w:val="22"/>
        </w:rPr>
        <w:t xml:space="preserve"> </w:t>
      </w:r>
      <w:sdt>
        <w:sdtPr>
          <w:rPr>
            <w:rFonts w:ascii="Arial" w:eastAsia="Arial" w:hAnsi="Arial" w:cs="Arial"/>
            <w:sz w:val="22"/>
            <w:szCs w:val="22"/>
          </w:rPr>
          <w:tag w:val="MENDELEY_CITATION_v3_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"/>
          <w:id w:val="609930496"/>
          <w:placeholder>
            <w:docPart w:val="047CD29259E449EC80DA75D68537CC63"/>
          </w:placeholder>
        </w:sdtPr>
        <w:sdtEndPr/>
        <w:sdtContent>
          <w:r w:rsidR="00501242" w:rsidRPr="00501242">
            <w:rPr>
              <w:rFonts w:ascii="Arial" w:eastAsia="Arial" w:hAnsi="Arial" w:cs="Arial"/>
              <w:sz w:val="22"/>
              <w:szCs w:val="22"/>
            </w:rPr>
            <w:t>[4]</w:t>
          </w:r>
        </w:sdtContent>
      </w:sdt>
      <w:r w:rsidR="4658FD78" w:rsidRPr="04300B43">
        <w:rPr>
          <w:rFonts w:ascii="Arial" w:eastAsia="Arial" w:hAnsi="Arial" w:cs="Arial"/>
          <w:color w:val="000000" w:themeColor="text1"/>
          <w:sz w:val="22"/>
          <w:szCs w:val="22"/>
        </w:rPr>
        <w:t>.</w:t>
      </w:r>
      <w:r w:rsidR="4C3C51ED" w:rsidRPr="04300B43">
        <w:rPr>
          <w:rFonts w:ascii="Arial" w:eastAsia="Arial" w:hAnsi="Arial" w:cs="Arial"/>
          <w:color w:val="000000" w:themeColor="text1"/>
          <w:sz w:val="22"/>
          <w:szCs w:val="22"/>
        </w:rPr>
        <w:t xml:space="preserve"> </w:t>
      </w:r>
      <w:r w:rsidR="5AF973E7" w:rsidRPr="04300B43">
        <w:rPr>
          <w:rFonts w:ascii="Arial" w:eastAsia="Arial" w:hAnsi="Arial" w:cs="Arial"/>
          <w:color w:val="000000" w:themeColor="text1"/>
          <w:sz w:val="22"/>
          <w:szCs w:val="22"/>
        </w:rPr>
        <w:t>I</w:t>
      </w:r>
      <w:r w:rsidR="5AF973E7" w:rsidRPr="04300B43">
        <w:rPr>
          <w:rFonts w:ascii="Arial" w:eastAsia="Arial" w:hAnsi="Arial" w:cs="Arial"/>
          <w:sz w:val="22"/>
          <w:szCs w:val="22"/>
        </w:rPr>
        <w:t>n fact, FBSs reflect the developing fetal brain’s capacity to organize behavior into distinct sleep state patterns, offering valuable insights into the maturation of the central and autonomic nervous system throughout gestation</w:t>
      </w:r>
      <w:r w:rsidR="67989FA6">
        <w:rPr>
          <w:rFonts w:ascii="Arial" w:eastAsia="Arial" w:hAnsi="Arial" w:cs="Arial"/>
          <w:sz w:val="22"/>
          <w:szCs w:val="22"/>
        </w:rPr>
        <w:t xml:space="preserve"> </w:t>
      </w:r>
      <w:sdt>
        <w:sdtPr>
          <w:rPr>
            <w:rFonts w:ascii="Arial" w:eastAsia="Arial" w:hAnsi="Arial" w:cs="Arial"/>
            <w:sz w:val="22"/>
            <w:szCs w:val="22"/>
          </w:rPr>
          <w:tag w:val="MENDELEY_CITATION_v3_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"/>
          <w:id w:val="254804426"/>
          <w:placeholder>
            <w:docPart w:val="9E20F457B82A4ABF944BD321170DF831"/>
          </w:placeholder>
        </w:sdtPr>
        <w:sdtEndPr/>
        <w:sdtContent>
          <w:r w:rsidR="00501242" w:rsidRPr="00501242">
            <w:rPr>
              <w:rFonts w:ascii="Arial" w:eastAsia="Arial" w:hAnsi="Arial" w:cs="Arial"/>
              <w:sz w:val="22"/>
              <w:szCs w:val="22"/>
            </w:rPr>
            <w:t>[11]</w:t>
          </w:r>
        </w:sdtContent>
      </w:sdt>
      <w:r w:rsidR="00356308">
        <w:rPr>
          <w:rFonts w:ascii="Arial" w:eastAsia="Arial" w:hAnsi="Arial" w:cs="Arial"/>
          <w:sz w:val="22"/>
          <w:szCs w:val="22"/>
        </w:rPr>
        <w:t>.</w:t>
      </w:r>
      <w:r w:rsidR="2B98524C" w:rsidRPr="04300B43">
        <w:rPr>
          <w:rFonts w:ascii="Arial" w:eastAsia="Arial" w:hAnsi="Arial" w:cs="Arial"/>
          <w:color w:val="000000" w:themeColor="text1"/>
          <w:sz w:val="22"/>
          <w:szCs w:val="22"/>
        </w:rPr>
        <w:t xml:space="preserve"> </w:t>
      </w:r>
      <w:r w:rsidR="191128E0" w:rsidRPr="04300B43">
        <w:rPr>
          <w:rFonts w:ascii="Arial" w:eastAsia="Arial" w:hAnsi="Arial" w:cs="Arial"/>
          <w:sz w:val="22"/>
          <w:szCs w:val="22"/>
        </w:rPr>
        <w:t>For instance, altered patterns, such as increased time in quiet sleep and decreased active sleep in growth-restricted fetuses (FGR), may signal potential clinical risk, allowing for timely interventions</w:t>
      </w:r>
      <w:r w:rsidR="38BBB13D" w:rsidRPr="04300B43">
        <w:rPr>
          <w:rFonts w:ascii="Arial" w:eastAsia="Arial" w:hAnsi="Arial" w:cs="Arial"/>
          <w:sz w:val="22"/>
          <w:szCs w:val="22"/>
        </w:rPr>
        <w:t xml:space="preserve"> </w:t>
      </w:r>
      <w:sdt>
        <w:sdtPr>
          <w:rPr>
            <w:rFonts w:ascii="Arial" w:eastAsia="Arial" w:hAnsi="Arial" w:cs="Arial"/>
            <w:sz w:val="22"/>
            <w:szCs w:val="22"/>
          </w:rPr>
          <w:tag w:val="MENDELEY_CITATION_v3_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"/>
          <w:id w:val="844823015"/>
          <w:placeholder>
            <w:docPart w:val="DefaultPlaceholder_-1854013440"/>
          </w:placeholder>
        </w:sdtPr>
        <w:sdtEndPr/>
        <w:sdtContent>
          <w:r w:rsidR="00501242" w:rsidRPr="00501242">
            <w:rPr>
              <w:rFonts w:ascii="Arial" w:eastAsia="Arial" w:hAnsi="Arial" w:cs="Arial"/>
              <w:sz w:val="22"/>
              <w:szCs w:val="22"/>
            </w:rPr>
            <w:t>[8], [12], [13]</w:t>
          </w:r>
        </w:sdtContent>
      </w:sdt>
      <w:r w:rsidR="449F7FEC" w:rsidRPr="04300B43">
        <w:rPr>
          <w:rFonts w:ascii="Arial" w:eastAsia="Arial" w:hAnsi="Arial" w:cs="Arial"/>
          <w:sz w:val="22"/>
          <w:szCs w:val="22"/>
        </w:rPr>
        <w:t>.</w:t>
      </w:r>
    </w:p>
    <w:p w14:paraId="46113E95" w14:textId="0AEF26F7" w:rsidR="1E58A61C" w:rsidRDefault="1E58A61C" w:rsidP="1E58A61C">
      <w:pPr>
        <w:ind w:left="0" w:firstLine="0"/>
        <w:rPr>
          <w:rFonts w:ascii="Arial" w:eastAsia="Arial" w:hAnsi="Arial" w:cs="Arial"/>
          <w:sz w:val="22"/>
          <w:szCs w:val="22"/>
        </w:rPr>
      </w:pPr>
    </w:p>
    <w:p w14:paraId="7E7698ED" w14:textId="77E2B496" w:rsidR="064B1F81" w:rsidRDefault="064B1F81" w:rsidP="1E58A61C">
      <w:pPr>
        <w:ind w:left="0" w:firstLine="0"/>
        <w:rPr>
          <w:rFonts w:ascii="Arial" w:eastAsia="Arial" w:hAnsi="Arial" w:cs="Arial"/>
          <w:sz w:val="22"/>
          <w:szCs w:val="22"/>
        </w:rPr>
      </w:pPr>
      <w:r w:rsidRPr="04300B43">
        <w:rPr>
          <w:rFonts w:ascii="Arial" w:eastAsia="Arial" w:hAnsi="Arial" w:cs="Arial"/>
          <w:sz w:val="22"/>
          <w:szCs w:val="22"/>
        </w:rPr>
        <w:t>Due to inherent constraints,</w:t>
      </w:r>
      <w:r w:rsidR="449F7FEC" w:rsidRPr="04300B43">
        <w:rPr>
          <w:rFonts w:ascii="Arial" w:eastAsia="Arial" w:hAnsi="Arial" w:cs="Arial"/>
          <w:sz w:val="22"/>
          <w:szCs w:val="22"/>
        </w:rPr>
        <w:t xml:space="preserve"> conventional polysomnography cannot be performed on the human fetus. </w:t>
      </w:r>
      <w:r w:rsidR="04B8FA89" w:rsidRPr="04300B43">
        <w:rPr>
          <w:rFonts w:ascii="Arial" w:eastAsia="Arial" w:hAnsi="Arial" w:cs="Arial"/>
          <w:sz w:val="22"/>
          <w:szCs w:val="22"/>
        </w:rPr>
        <w:t xml:space="preserve">Moreover, the approach developed by Nijhuis et al. </w:t>
      </w:r>
      <w:sdt>
        <w:sdtPr>
          <w:rPr>
            <w:rFonts w:ascii="Arial" w:eastAsia="Arial" w:hAnsi="Arial" w:cs="Arial"/>
            <w:sz w:val="22"/>
            <w:szCs w:val="22"/>
          </w:rPr>
          <w:tag w:val="MENDELEY_CITATION_v3_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"/>
          <w:id w:val="-866754514"/>
          <w:placeholder>
            <w:docPart w:val="DefaultPlaceholder_-1854013440"/>
          </w:placeholder>
        </w:sdtPr>
        <w:sdtEndPr/>
        <w:sdtContent>
          <w:r w:rsidR="00501242" w:rsidRPr="00501242">
            <w:rPr>
              <w:rFonts w:ascii="Arial" w:eastAsia="Arial" w:hAnsi="Arial" w:cs="Arial"/>
              <w:sz w:val="22"/>
              <w:szCs w:val="22"/>
            </w:rPr>
            <w:t>[6]</w:t>
          </w:r>
        </w:sdtContent>
      </w:sdt>
      <w:r w:rsidR="04B8FA89" w:rsidRPr="04300B43">
        <w:rPr>
          <w:rFonts w:ascii="Arial" w:eastAsia="Arial" w:hAnsi="Arial" w:cs="Arial"/>
          <w:sz w:val="22"/>
          <w:szCs w:val="22"/>
        </w:rPr>
        <w:t>, which combines FHR monitoring (via cardiotocography</w:t>
      </w:r>
      <w:r w:rsidR="2BEE6E95" w:rsidRPr="04300B43">
        <w:rPr>
          <w:rFonts w:ascii="Arial" w:eastAsia="Arial" w:hAnsi="Arial" w:cs="Arial"/>
          <w:sz w:val="22"/>
          <w:szCs w:val="22"/>
        </w:rPr>
        <w:t xml:space="preserve"> [</w:t>
      </w:r>
      <w:r w:rsidR="04B8FA89" w:rsidRPr="04300B43">
        <w:rPr>
          <w:rFonts w:ascii="Arial" w:eastAsia="Arial" w:hAnsi="Arial" w:cs="Arial"/>
          <w:sz w:val="22"/>
          <w:szCs w:val="22"/>
        </w:rPr>
        <w:t>CTG</w:t>
      </w:r>
      <w:r w:rsidR="68FAF8DA" w:rsidRPr="04300B43">
        <w:rPr>
          <w:rFonts w:ascii="Arial" w:eastAsia="Arial" w:hAnsi="Arial" w:cs="Arial"/>
          <w:sz w:val="22"/>
          <w:szCs w:val="22"/>
        </w:rPr>
        <w:t>]</w:t>
      </w:r>
      <w:r w:rsidR="04B8FA89" w:rsidRPr="04300B43">
        <w:rPr>
          <w:rFonts w:ascii="Arial" w:eastAsia="Arial" w:hAnsi="Arial" w:cs="Arial"/>
          <w:sz w:val="22"/>
          <w:szCs w:val="22"/>
        </w:rPr>
        <w:t>) with ultrasonic imaging of body and eye movements, presents</w:t>
      </w:r>
      <w:r w:rsidR="449F7FEC" w:rsidRPr="04300B43">
        <w:rPr>
          <w:rFonts w:ascii="Arial" w:eastAsia="Arial" w:hAnsi="Arial" w:cs="Arial"/>
          <w:sz w:val="22"/>
          <w:szCs w:val="22"/>
        </w:rPr>
        <w:t xml:space="preserve"> significant practical </w:t>
      </w:r>
      <w:r w:rsidR="001E7CA5">
        <w:rPr>
          <w:rFonts w:ascii="Arial" w:eastAsia="Arial" w:hAnsi="Arial" w:cs="Arial"/>
          <w:sz w:val="22"/>
          <w:szCs w:val="22"/>
        </w:rPr>
        <w:t>limitations</w:t>
      </w:r>
      <w:r w:rsidR="449F7FEC" w:rsidRPr="04300B43">
        <w:rPr>
          <w:rFonts w:ascii="Arial" w:eastAsia="Arial" w:hAnsi="Arial" w:cs="Arial"/>
          <w:sz w:val="22"/>
          <w:szCs w:val="22"/>
        </w:rPr>
        <w:t xml:space="preserve">. </w:t>
      </w:r>
      <w:r w:rsidR="26A6843C" w:rsidRPr="04300B43">
        <w:rPr>
          <w:rFonts w:ascii="Arial" w:eastAsia="Arial" w:hAnsi="Arial" w:cs="Arial"/>
          <w:sz w:val="22"/>
          <w:szCs w:val="22"/>
        </w:rPr>
        <w:t xml:space="preserve">To address these challenges, independent research groups have demonstrated that a reduced subset of physiological signals—namely, FHR and indices </w:t>
      </w:r>
      <w:r w:rsidR="001E7CA5">
        <w:rPr>
          <w:rFonts w:ascii="Arial" w:eastAsia="Arial" w:hAnsi="Arial" w:cs="Arial"/>
          <w:sz w:val="22"/>
          <w:szCs w:val="22"/>
        </w:rPr>
        <w:t>of</w:t>
      </w:r>
      <w:r w:rsidR="003D1F8D">
        <w:rPr>
          <w:rFonts w:ascii="Arial" w:eastAsia="Arial" w:hAnsi="Arial" w:cs="Arial"/>
          <w:sz w:val="22"/>
          <w:szCs w:val="22"/>
        </w:rPr>
        <w:t xml:space="preserve"> </w:t>
      </w:r>
      <w:r w:rsidR="26A6843C" w:rsidRPr="04300B43">
        <w:rPr>
          <w:rFonts w:ascii="Arial" w:eastAsia="Arial" w:hAnsi="Arial" w:cs="Arial"/>
          <w:sz w:val="22"/>
          <w:szCs w:val="22"/>
        </w:rPr>
        <w:t xml:space="preserve">fetal movements—can reliably classify states with accuracy and precision comparable to traditional approaches </w:t>
      </w:r>
      <w:sdt>
        <w:sdtPr>
          <w:rPr>
            <w:rFonts w:ascii="Arial" w:eastAsia="Arial" w:hAnsi="Arial" w:cs="Arial"/>
            <w:sz w:val="22"/>
            <w:szCs w:val="22"/>
          </w:rPr>
          <w:tag w:val="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"/>
          <w:id w:val="1401015942"/>
          <w:placeholder>
            <w:docPart w:val="DefaultPlaceholder_-1854013440"/>
          </w:placeholder>
        </w:sdtPr>
        <w:sdtEndPr/>
        <w:sdtContent>
          <w:r w:rsidR="00501242" w:rsidRPr="00501242">
            <w:rPr>
              <w:rFonts w:ascii="Arial" w:eastAsia="Arial" w:hAnsi="Arial" w:cs="Arial"/>
              <w:sz w:val="22"/>
              <w:szCs w:val="22"/>
            </w:rPr>
            <w:t>[14], [15], [16]</w:t>
          </w:r>
        </w:sdtContent>
      </w:sdt>
      <w:r w:rsidR="26A6843C" w:rsidRPr="04300B43">
        <w:rPr>
          <w:rFonts w:ascii="Arial" w:eastAsia="Arial" w:hAnsi="Arial" w:cs="Arial"/>
          <w:sz w:val="22"/>
          <w:szCs w:val="22"/>
        </w:rPr>
        <w:t>.</w:t>
      </w:r>
      <w:r w:rsidR="09748DFA" w:rsidRPr="04300B43">
        <w:rPr>
          <w:rFonts w:ascii="Arial" w:eastAsia="Arial" w:hAnsi="Arial" w:cs="Arial"/>
          <w:sz w:val="22"/>
          <w:szCs w:val="22"/>
        </w:rPr>
        <w:t xml:space="preserve"> </w:t>
      </w:r>
      <w:r w:rsidR="25D27988" w:rsidRPr="04300B43">
        <w:rPr>
          <w:rFonts w:ascii="Arial" w:eastAsia="Arial" w:hAnsi="Arial" w:cs="Arial"/>
          <w:sz w:val="22"/>
          <w:szCs w:val="22"/>
        </w:rPr>
        <w:t xml:space="preserve">Furthermore, FHR and fetal movements are routinely evaluated in electronic fetal monitoring via CTG, facilitating the classification of FBSs from clinical data. </w:t>
      </w:r>
      <w:r w:rsidR="00B45B84">
        <w:rPr>
          <w:rFonts w:ascii="Arial" w:eastAsia="Arial" w:hAnsi="Arial" w:cs="Arial"/>
          <w:sz w:val="22"/>
          <w:szCs w:val="22"/>
        </w:rPr>
        <w:t>Indeed, e</w:t>
      </w:r>
      <w:r w:rsidR="25D27988" w:rsidRPr="04300B43">
        <w:rPr>
          <w:rFonts w:ascii="Arial" w:eastAsia="Arial" w:hAnsi="Arial" w:cs="Arial"/>
          <w:sz w:val="22"/>
          <w:szCs w:val="22"/>
        </w:rPr>
        <w:t>valuating these states has increasingly become a key part of antepartum monitoring.</w:t>
      </w:r>
      <w:r w:rsidR="657FD381" w:rsidRPr="04300B43">
        <w:rPr>
          <w:rFonts w:ascii="Arial" w:eastAsia="Arial" w:hAnsi="Arial" w:cs="Arial"/>
          <w:sz w:val="22"/>
          <w:szCs w:val="22"/>
        </w:rPr>
        <w:t xml:space="preserve"> </w:t>
      </w:r>
    </w:p>
    <w:p w14:paraId="04B57292" w14:textId="4E850DB6" w:rsidR="0134263B" w:rsidRDefault="5E47615B" w:rsidP="1E58A61C">
      <w:pPr>
        <w:ind w:left="0" w:firstLine="0"/>
        <w:rPr>
          <w:rFonts w:ascii="Arial" w:eastAsia="Arial" w:hAnsi="Arial" w:cs="Arial"/>
          <w:sz w:val="22"/>
          <w:szCs w:val="22"/>
        </w:rPr>
      </w:pPr>
      <w:r w:rsidRPr="705574FE">
        <w:rPr>
          <w:rFonts w:ascii="Arial" w:eastAsia="Arial" w:hAnsi="Arial" w:cs="Arial"/>
          <w:sz w:val="22"/>
          <w:szCs w:val="22"/>
        </w:rPr>
        <w:t xml:space="preserve">An example of a fetal heart rate (FHR) signal recorded via CTG, where Active and Quiet states are distinguishable based on variability and accelerations, is shown in Figure 1. However, the distinction between FBSs is not always </w:t>
      </w:r>
      <w:r w:rsidR="5027CE23" w:rsidRPr="705574FE">
        <w:rPr>
          <w:rFonts w:ascii="Arial" w:eastAsia="Arial" w:hAnsi="Arial" w:cs="Arial"/>
          <w:sz w:val="22"/>
          <w:szCs w:val="22"/>
        </w:rPr>
        <w:t xml:space="preserve">as </w:t>
      </w:r>
      <w:r w:rsidRPr="705574FE">
        <w:rPr>
          <w:rFonts w:ascii="Arial" w:eastAsia="Arial" w:hAnsi="Arial" w:cs="Arial"/>
          <w:sz w:val="22"/>
          <w:szCs w:val="22"/>
        </w:rPr>
        <w:t xml:space="preserve">pronounced, </w:t>
      </w:r>
      <w:r w:rsidR="31A29044" w:rsidRPr="705574FE">
        <w:rPr>
          <w:rFonts w:ascii="Arial" w:eastAsia="Arial" w:hAnsi="Arial" w:cs="Arial"/>
          <w:sz w:val="22"/>
          <w:szCs w:val="22"/>
        </w:rPr>
        <w:t>given that</w:t>
      </w:r>
      <w:r w:rsidRPr="705574FE">
        <w:rPr>
          <w:rFonts w:ascii="Arial" w:eastAsia="Arial" w:hAnsi="Arial" w:cs="Arial"/>
          <w:sz w:val="22"/>
          <w:szCs w:val="22"/>
        </w:rPr>
        <w:t xml:space="preserve"> FHR patterns </w:t>
      </w:r>
      <w:r w:rsidR="001E7CA5">
        <w:rPr>
          <w:rFonts w:ascii="Arial" w:eastAsia="Arial" w:hAnsi="Arial" w:cs="Arial"/>
          <w:sz w:val="22"/>
          <w:szCs w:val="22"/>
        </w:rPr>
        <w:t xml:space="preserve">are </w:t>
      </w:r>
      <w:r w:rsidR="00691932">
        <w:rPr>
          <w:rFonts w:ascii="Arial" w:eastAsia="Arial" w:hAnsi="Arial" w:cs="Arial"/>
          <w:sz w:val="22"/>
          <w:szCs w:val="22"/>
        </w:rPr>
        <w:t xml:space="preserve">often </w:t>
      </w:r>
      <w:r w:rsidR="00691932" w:rsidRPr="705574FE">
        <w:rPr>
          <w:rFonts w:ascii="Arial" w:eastAsia="Arial" w:hAnsi="Arial" w:cs="Arial"/>
          <w:sz w:val="22"/>
          <w:szCs w:val="22"/>
        </w:rPr>
        <w:t>less</w:t>
      </w:r>
      <w:r w:rsidRPr="705574FE">
        <w:rPr>
          <w:rFonts w:ascii="Arial" w:eastAsia="Arial" w:hAnsi="Arial" w:cs="Arial"/>
          <w:sz w:val="22"/>
          <w:szCs w:val="22"/>
        </w:rPr>
        <w:t xml:space="preserve"> distinct, and recording noise may further obscure signal clarity. Despite these limitations, the gold standard for FBS classification in CTG re</w:t>
      </w:r>
      <w:r w:rsidR="00AF2AB6">
        <w:rPr>
          <w:rFonts w:ascii="Arial" w:eastAsia="Arial" w:hAnsi="Arial" w:cs="Arial"/>
          <w:sz w:val="22"/>
          <w:szCs w:val="22"/>
        </w:rPr>
        <w:t>quires</w:t>
      </w:r>
      <w:r w:rsidRPr="705574FE">
        <w:rPr>
          <w:rFonts w:ascii="Arial" w:eastAsia="Arial" w:hAnsi="Arial" w:cs="Arial"/>
          <w:sz w:val="22"/>
          <w:szCs w:val="22"/>
        </w:rPr>
        <w:t xml:space="preserve"> expert visual scoring of FHR and fetal body movements. This method is inherently time-consuming, requires clinical expertise, and is subject to inter- and intra-observer variability, limiting </w:t>
      </w:r>
      <w:r w:rsidR="00AF2AB6">
        <w:rPr>
          <w:rFonts w:ascii="Arial" w:eastAsia="Arial" w:hAnsi="Arial" w:cs="Arial"/>
          <w:sz w:val="22"/>
          <w:szCs w:val="22"/>
        </w:rPr>
        <w:t>its utility</w:t>
      </w:r>
      <w:r w:rsidRPr="705574FE">
        <w:rPr>
          <w:rFonts w:ascii="Arial" w:eastAsia="Arial" w:hAnsi="Arial" w:cs="Arial"/>
          <w:sz w:val="22"/>
          <w:szCs w:val="22"/>
        </w:rPr>
        <w:t>. Developing an automated, reliable, and reproducible method for fetal state classification based on FHR would greatly enhance the objectivity and efficiency of electronic fetal monitoring.</w:t>
      </w:r>
    </w:p>
    <w:p w14:paraId="57FA6B40" w14:textId="62BDEFE7" w:rsidR="1E58A61C" w:rsidRDefault="1E58A61C" w:rsidP="1E58A61C">
      <w:pPr>
        <w:ind w:left="0" w:firstLine="0"/>
        <w:rPr>
          <w:rFonts w:ascii="Arial" w:eastAsia="Arial" w:hAnsi="Arial" w:cs="Arial"/>
          <w:color w:val="000000" w:themeColor="text1"/>
          <w:sz w:val="22"/>
          <w:szCs w:val="22"/>
        </w:rPr>
      </w:pPr>
    </w:p>
    <w:p w14:paraId="5C9DB79A" w14:textId="086C1B75" w:rsidR="3E816300" w:rsidRDefault="49B879A8" w:rsidP="00907C57">
      <w:pPr>
        <w:ind w:left="0" w:firstLine="0"/>
        <w:rPr>
          <w:rFonts w:ascii="Arial" w:eastAsia="Arial" w:hAnsi="Arial" w:cs="Arial"/>
          <w:sz w:val="22"/>
          <w:szCs w:val="22"/>
        </w:rPr>
      </w:pPr>
      <w:r w:rsidRPr="2DF04B58">
        <w:rPr>
          <w:rFonts w:ascii="Arial" w:eastAsia="Arial" w:hAnsi="Arial" w:cs="Arial"/>
          <w:sz w:val="22"/>
          <w:szCs w:val="22"/>
        </w:rPr>
        <w:t>Initial efforts to automate fetal behavioral state (FBS) classification were made by Vairavan</w:t>
      </w:r>
      <w:r w:rsidR="45754ABE" w:rsidRPr="2DF04B58">
        <w:rPr>
          <w:rFonts w:ascii="Arial" w:eastAsia="Arial" w:hAnsi="Arial" w:cs="Arial"/>
          <w:color w:val="000000" w:themeColor="text1"/>
          <w:sz w:val="22"/>
          <w:szCs w:val="22"/>
        </w:rPr>
        <w:t xml:space="preserve"> and colleagues</w:t>
      </w:r>
      <w:r w:rsidR="0065A9F5" w:rsidRPr="2DF04B58">
        <w:rPr>
          <w:rFonts w:ascii="Arial" w:eastAsia="Arial" w:hAnsi="Arial" w:cs="Arial"/>
          <w:color w:val="000000" w:themeColor="text1"/>
          <w:sz w:val="22"/>
          <w:szCs w:val="22"/>
        </w:rPr>
        <w:t xml:space="preserve"> </w:t>
      </w:r>
      <w:sdt>
        <w:sdtPr>
          <w:rPr>
            <w:rFonts w:ascii="Arial" w:eastAsia="Arial" w:hAnsi="Arial" w:cs="Arial"/>
            <w:strike/>
            <w:sz w:val="22"/>
            <w:szCs w:val="22"/>
          </w:rPr>
          <w:tag w:val="MENDELEY_CITATION_v3_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"/>
          <w:id w:val="-1412920389"/>
          <w:placeholder>
            <w:docPart w:val="DefaultPlaceholder_-1854013440"/>
          </w:placeholder>
        </w:sdtPr>
        <w:sdtEndPr/>
        <w:sdtContent>
          <w:r w:rsidR="00501242" w:rsidRPr="00501242">
            <w:rPr>
              <w:rFonts w:ascii="Arial" w:eastAsia="Arial" w:hAnsi="Arial" w:cs="Arial"/>
              <w:sz w:val="22"/>
              <w:szCs w:val="22"/>
            </w:rPr>
            <w:t>[17]</w:t>
          </w:r>
        </w:sdtContent>
      </w:sdt>
      <w:r w:rsidR="3062321A" w:rsidRPr="2DF04B58">
        <w:rPr>
          <w:rFonts w:ascii="Arial" w:eastAsia="Arial" w:hAnsi="Arial" w:cs="Arial"/>
          <w:color w:val="000000" w:themeColor="text1"/>
          <w:sz w:val="22"/>
          <w:szCs w:val="22"/>
        </w:rPr>
        <w:t xml:space="preserve"> </w:t>
      </w:r>
      <w:r w:rsidR="7B2D6B23" w:rsidRPr="2DF04B58">
        <w:rPr>
          <w:rFonts w:ascii="Arial" w:eastAsia="Arial" w:hAnsi="Arial" w:cs="Arial"/>
          <w:sz w:val="22"/>
          <w:szCs w:val="22"/>
        </w:rPr>
        <w:t>using a threshold-based algorithm based on FHR variability and accelerations or decelerations.</w:t>
      </w:r>
      <w:r w:rsidR="3062321A" w:rsidRPr="2DF04B58">
        <w:rPr>
          <w:rFonts w:ascii="Arial" w:eastAsia="Arial" w:hAnsi="Arial" w:cs="Arial"/>
          <w:color w:val="000000" w:themeColor="text1"/>
          <w:sz w:val="22"/>
          <w:szCs w:val="22"/>
        </w:rPr>
        <w:t xml:space="preserve"> </w:t>
      </w:r>
      <w:r w:rsidR="42162FF8" w:rsidRPr="2DF04B58">
        <w:rPr>
          <w:rFonts w:ascii="Arial" w:eastAsia="Arial" w:hAnsi="Arial" w:cs="Arial"/>
          <w:sz w:val="22"/>
          <w:szCs w:val="22"/>
        </w:rPr>
        <w:t>This approach demonstrated good agreement with expert clinicians in identifying active states but only moderate agreement in detecting quiet states.</w:t>
      </w:r>
      <w:r w:rsidR="7D2FBA87" w:rsidRPr="2DF04B58">
        <w:rPr>
          <w:rFonts w:ascii="Arial" w:eastAsia="Arial" w:hAnsi="Arial" w:cs="Arial"/>
          <w:color w:val="000000" w:themeColor="text1"/>
          <w:sz w:val="22"/>
          <w:szCs w:val="22"/>
        </w:rPr>
        <w:t xml:space="preserve"> </w:t>
      </w:r>
      <w:r w:rsidR="1461D315" w:rsidRPr="2DF04B58">
        <w:rPr>
          <w:rFonts w:ascii="Arial" w:eastAsia="Arial" w:hAnsi="Arial" w:cs="Arial"/>
          <w:sz w:val="22"/>
          <w:szCs w:val="22"/>
        </w:rPr>
        <w:t>Similarly, Frank et al.</w:t>
      </w:r>
      <w:r w:rsidR="7D2FBA87" w:rsidRPr="2DF04B58">
        <w:rPr>
          <w:rFonts w:ascii="Arial" w:eastAsia="Arial" w:hAnsi="Arial" w:cs="Arial"/>
          <w:color w:val="000000" w:themeColor="text1"/>
          <w:sz w:val="22"/>
          <w:szCs w:val="22"/>
        </w:rPr>
        <w:t xml:space="preserve"> </w:t>
      </w:r>
      <w:sdt>
        <w:sdtPr>
          <w:rPr>
            <w:rFonts w:ascii="Arial" w:eastAsia="Arial" w:hAnsi="Arial" w:cs="Arial"/>
            <w:strike/>
            <w:sz w:val="22"/>
            <w:szCs w:val="22"/>
          </w:rPr>
          <w:tag w:val="MENDELEY_CITATION_v3_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"/>
          <w:id w:val="-1950072377"/>
          <w:placeholder>
            <w:docPart w:val="DefaultPlaceholder_-1854013440"/>
          </w:placeholder>
        </w:sdtPr>
        <w:sdtEndPr/>
        <w:sdtContent>
          <w:r w:rsidR="00501242" w:rsidRPr="00501242">
            <w:rPr>
              <w:rFonts w:ascii="Arial" w:eastAsia="Arial" w:hAnsi="Arial" w:cs="Arial"/>
              <w:sz w:val="22"/>
              <w:szCs w:val="22"/>
            </w:rPr>
            <w:t>[18]</w:t>
          </w:r>
        </w:sdtContent>
      </w:sdt>
      <w:r w:rsidR="7D2FBA87" w:rsidRPr="2DF04B58">
        <w:rPr>
          <w:rFonts w:ascii="Arial" w:eastAsia="Arial" w:hAnsi="Arial" w:cs="Arial"/>
          <w:color w:val="000000" w:themeColor="text1"/>
          <w:sz w:val="22"/>
          <w:szCs w:val="22"/>
        </w:rPr>
        <w:t xml:space="preserve"> </w:t>
      </w:r>
      <w:r w:rsidR="73A104D4" w:rsidRPr="2DF04B58">
        <w:rPr>
          <w:rFonts w:ascii="Arial" w:eastAsia="Arial" w:hAnsi="Arial" w:cs="Arial"/>
          <w:sz w:val="22"/>
          <w:szCs w:val="22"/>
        </w:rPr>
        <w:t>explored permutation entropy for FBS classification. However, both methods were developed and evaluated exclusively on magnetocardiographic (M</w:t>
      </w:r>
      <w:r w:rsidR="005E591E">
        <w:rPr>
          <w:rFonts w:ascii="Arial" w:eastAsia="Arial" w:hAnsi="Arial" w:cs="Arial"/>
          <w:sz w:val="22"/>
          <w:szCs w:val="22"/>
        </w:rPr>
        <w:t>C</w:t>
      </w:r>
      <w:r w:rsidR="73A104D4" w:rsidRPr="2DF04B58">
        <w:rPr>
          <w:rFonts w:ascii="Arial" w:eastAsia="Arial" w:hAnsi="Arial" w:cs="Arial"/>
          <w:sz w:val="22"/>
          <w:szCs w:val="22"/>
        </w:rPr>
        <w:t>G) recordings, which offer high FHR signal quality but require costly instrumentation unsuitable for routine monitoring.</w:t>
      </w:r>
      <w:r w:rsidR="73A104D4" w:rsidRPr="2DF04B58">
        <w:rPr>
          <w:rFonts w:ascii="Arial" w:eastAsia="Arial" w:hAnsi="Arial" w:cs="Arial"/>
          <w:color w:val="000000" w:themeColor="text1"/>
          <w:sz w:val="22"/>
          <w:szCs w:val="22"/>
        </w:rPr>
        <w:t xml:space="preserve">  </w:t>
      </w:r>
      <w:r w:rsidR="73A104D4" w:rsidRPr="2DF04B58">
        <w:rPr>
          <w:rFonts w:ascii="Arial" w:eastAsia="Arial" w:hAnsi="Arial" w:cs="Arial"/>
          <w:sz w:val="22"/>
          <w:szCs w:val="22"/>
        </w:rPr>
        <w:t>Furthermore, many prior studies have relied on single-center datasets collected using a single type of instrumentation</w:t>
      </w:r>
      <w:r w:rsidR="7DAEB6C6" w:rsidRPr="2DF04B58">
        <w:rPr>
          <w:rFonts w:ascii="Arial" w:eastAsia="Arial" w:hAnsi="Arial" w:cs="Arial"/>
          <w:sz w:val="22"/>
          <w:szCs w:val="22"/>
        </w:rPr>
        <w:t xml:space="preserve"> and </w:t>
      </w:r>
      <w:r w:rsidR="00F26A66" w:rsidRPr="2DF04B58">
        <w:rPr>
          <w:rFonts w:ascii="Arial" w:eastAsia="Arial" w:hAnsi="Arial" w:cs="Arial"/>
          <w:sz w:val="22"/>
          <w:szCs w:val="22"/>
        </w:rPr>
        <w:t xml:space="preserve">often </w:t>
      </w:r>
      <w:r w:rsidR="7DAEB6C6" w:rsidRPr="2DF04B58">
        <w:rPr>
          <w:rFonts w:ascii="Arial" w:eastAsia="Arial" w:hAnsi="Arial" w:cs="Arial"/>
          <w:sz w:val="22"/>
          <w:szCs w:val="22"/>
        </w:rPr>
        <w:t>annotated by a single clinician</w:t>
      </w:r>
      <w:r w:rsidR="005560FC" w:rsidRPr="2DF04B58">
        <w:rPr>
          <w:rFonts w:ascii="Arial" w:eastAsia="Arial" w:hAnsi="Arial" w:cs="Arial"/>
          <w:sz w:val="22"/>
          <w:szCs w:val="22"/>
        </w:rPr>
        <w:t xml:space="preserve"> </w:t>
      </w:r>
      <w:sdt>
        <w:sdtPr>
          <w:rPr>
            <w:rFonts w:ascii="Arial" w:eastAsia="Arial" w:hAnsi="Arial" w:cs="Arial"/>
            <w:sz w:val="22"/>
            <w:szCs w:val="22"/>
          </w:rPr>
          <w:tag w:val="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"/>
          <w:id w:val="-848479343"/>
          <w:placeholder>
            <w:docPart w:val="DefaultPlaceholder_-1854013440"/>
          </w:placeholder>
        </w:sdtPr>
        <w:sdtEndPr/>
        <w:sdtContent>
          <w:r w:rsidR="00501242" w:rsidRPr="00501242">
            <w:rPr>
              <w:rFonts w:ascii="Arial" w:eastAsia="Arial" w:hAnsi="Arial" w:cs="Arial"/>
              <w:sz w:val="22"/>
              <w:szCs w:val="22"/>
            </w:rPr>
            <w:t>[17], [18], [19]</w:t>
          </w:r>
        </w:sdtContent>
      </w:sdt>
      <w:r w:rsidR="73A104D4" w:rsidRPr="2DF04B58">
        <w:rPr>
          <w:rFonts w:ascii="Arial" w:eastAsia="Arial" w:hAnsi="Arial" w:cs="Arial"/>
          <w:sz w:val="22"/>
          <w:szCs w:val="22"/>
        </w:rPr>
        <w:t>. This poses a significant limitation, as FHR signals can vary considerably depending on the recording device, and potential differences may exist across data collection protocols. Additionally, some FHR-derived parameters are highly susceptible to noise, making feature-based methods particularly vulnerable to artifacts and reducing their robustness.</w:t>
      </w:r>
    </w:p>
    <w:p w14:paraId="4E871701" w14:textId="59F6E763" w:rsidR="1B13499E" w:rsidRDefault="1D83F20C" w:rsidP="1E58A61C">
      <w:pPr>
        <w:spacing w:before="240" w:after="240"/>
        <w:rPr>
          <w:rFonts w:ascii="Arial" w:eastAsia="Arial" w:hAnsi="Arial" w:cs="Arial"/>
          <w:sz w:val="22"/>
          <w:szCs w:val="22"/>
        </w:rPr>
      </w:pPr>
      <w:r w:rsidRPr="705574FE">
        <w:rPr>
          <w:rFonts w:ascii="Arial" w:eastAsia="Arial" w:hAnsi="Arial" w:cs="Arial"/>
          <w:sz w:val="22"/>
          <w:szCs w:val="22"/>
        </w:rPr>
        <w:t>Here</w:t>
      </w:r>
      <w:r w:rsidR="5068BF2F" w:rsidRPr="705574FE">
        <w:rPr>
          <w:rFonts w:ascii="Arial" w:eastAsia="Arial" w:hAnsi="Arial" w:cs="Arial"/>
          <w:sz w:val="22"/>
          <w:szCs w:val="22"/>
        </w:rPr>
        <w:t>,</w:t>
      </w:r>
      <w:r w:rsidRPr="705574FE">
        <w:rPr>
          <w:rFonts w:ascii="Arial" w:eastAsia="Arial" w:hAnsi="Arial" w:cs="Arial"/>
          <w:sz w:val="22"/>
          <w:szCs w:val="22"/>
        </w:rPr>
        <w:t xml:space="preserve"> we </w:t>
      </w:r>
      <w:r w:rsidR="5068BF2F" w:rsidRPr="705574FE">
        <w:rPr>
          <w:rFonts w:ascii="Arial" w:eastAsia="Arial" w:hAnsi="Arial" w:cs="Arial"/>
          <w:sz w:val="22"/>
          <w:szCs w:val="22"/>
        </w:rPr>
        <w:t xml:space="preserve">build on our </w:t>
      </w:r>
      <w:r w:rsidR="2D5A5989" w:rsidRPr="705574FE">
        <w:rPr>
          <w:rFonts w:ascii="Arial" w:eastAsia="Arial" w:hAnsi="Arial" w:cs="Arial"/>
          <w:sz w:val="22"/>
          <w:szCs w:val="22"/>
        </w:rPr>
        <w:t>previous</w:t>
      </w:r>
      <w:r w:rsidR="5068BF2F" w:rsidRPr="705574FE">
        <w:rPr>
          <w:rFonts w:ascii="Arial" w:eastAsia="Arial" w:hAnsi="Arial" w:cs="Arial"/>
          <w:sz w:val="22"/>
          <w:szCs w:val="22"/>
        </w:rPr>
        <w:t xml:space="preserve"> work by introducing</w:t>
      </w:r>
      <w:r w:rsidRPr="705574FE">
        <w:rPr>
          <w:rFonts w:ascii="Arial" w:eastAsia="Arial" w:hAnsi="Arial" w:cs="Arial"/>
          <w:sz w:val="22"/>
          <w:szCs w:val="22"/>
        </w:rPr>
        <w:t xml:space="preserve"> a deep learning-based framework </w:t>
      </w:r>
      <w:r w:rsidR="1A959016" w:rsidRPr="705574FE">
        <w:rPr>
          <w:rFonts w:ascii="Arial" w:eastAsia="Arial" w:hAnsi="Arial" w:cs="Arial"/>
          <w:sz w:val="22"/>
          <w:szCs w:val="22"/>
        </w:rPr>
        <w:t xml:space="preserve">capable of </w:t>
      </w:r>
      <w:r w:rsidR="30568DEC" w:rsidRPr="705574FE">
        <w:rPr>
          <w:rFonts w:ascii="Arial" w:eastAsia="Arial" w:hAnsi="Arial" w:cs="Arial"/>
          <w:sz w:val="22"/>
          <w:szCs w:val="22"/>
        </w:rPr>
        <w:t xml:space="preserve">automatically </w:t>
      </w:r>
      <w:r w:rsidR="543616C4" w:rsidRPr="705574FE">
        <w:rPr>
          <w:rFonts w:ascii="Arial" w:eastAsia="Arial" w:hAnsi="Arial" w:cs="Arial"/>
          <w:sz w:val="22"/>
          <w:szCs w:val="22"/>
        </w:rPr>
        <w:t>obtaining</w:t>
      </w:r>
      <w:r w:rsidR="30568DEC" w:rsidRPr="705574FE">
        <w:rPr>
          <w:rFonts w:ascii="Arial" w:eastAsia="Arial" w:hAnsi="Arial" w:cs="Arial"/>
          <w:sz w:val="22"/>
          <w:szCs w:val="22"/>
        </w:rPr>
        <w:t xml:space="preserve"> </w:t>
      </w:r>
      <w:r w:rsidR="3062321A" w:rsidRPr="705574FE">
        <w:rPr>
          <w:rFonts w:ascii="Arial" w:eastAsia="Arial" w:hAnsi="Arial" w:cs="Arial"/>
          <w:sz w:val="22"/>
          <w:szCs w:val="22"/>
        </w:rPr>
        <w:t>FHR</w:t>
      </w:r>
      <w:r w:rsidR="30568DEC" w:rsidRPr="705574FE">
        <w:rPr>
          <w:rFonts w:ascii="Arial" w:eastAsia="Arial" w:hAnsi="Arial" w:cs="Arial"/>
          <w:sz w:val="22"/>
          <w:szCs w:val="22"/>
        </w:rPr>
        <w:t>-derived FBSs</w:t>
      </w:r>
      <w:r w:rsidR="3062321A" w:rsidRPr="705574FE">
        <w:rPr>
          <w:rFonts w:ascii="Arial" w:eastAsia="Arial" w:hAnsi="Arial" w:cs="Arial"/>
          <w:sz w:val="22"/>
          <w:szCs w:val="22"/>
        </w:rPr>
        <w:t xml:space="preserve"> </w:t>
      </w:r>
      <w:r w:rsidR="42D4A3C9" w:rsidRPr="705574FE">
        <w:rPr>
          <w:rFonts w:ascii="Arial" w:eastAsia="Arial" w:hAnsi="Arial" w:cs="Arial"/>
          <w:sz w:val="22"/>
          <w:szCs w:val="22"/>
        </w:rPr>
        <w:t xml:space="preserve">with </w:t>
      </w:r>
      <w:r w:rsidR="3062321A" w:rsidRPr="705574FE">
        <w:rPr>
          <w:rFonts w:ascii="Arial" w:eastAsia="Arial" w:hAnsi="Arial" w:cs="Arial"/>
          <w:sz w:val="22"/>
          <w:szCs w:val="22"/>
        </w:rPr>
        <w:t>performance comparable t</w:t>
      </w:r>
      <w:r w:rsidR="42D4A3C9" w:rsidRPr="705574FE">
        <w:rPr>
          <w:rFonts w:ascii="Arial" w:eastAsia="Arial" w:hAnsi="Arial" w:cs="Arial"/>
          <w:sz w:val="22"/>
          <w:szCs w:val="22"/>
        </w:rPr>
        <w:t xml:space="preserve">o annotations contributed by </w:t>
      </w:r>
      <w:r w:rsidR="3062321A" w:rsidRPr="705574FE">
        <w:rPr>
          <w:rFonts w:ascii="Arial" w:eastAsia="Arial" w:hAnsi="Arial" w:cs="Arial"/>
          <w:sz w:val="22"/>
          <w:szCs w:val="22"/>
        </w:rPr>
        <w:t>expert clinicians.</w:t>
      </w:r>
      <w:r w:rsidR="5068BF2F" w:rsidRPr="705574FE">
        <w:rPr>
          <w:rFonts w:ascii="Arial" w:eastAsia="Arial" w:hAnsi="Arial" w:cs="Arial"/>
          <w:sz w:val="22"/>
          <w:szCs w:val="22"/>
        </w:rPr>
        <w:t xml:space="preserve"> </w:t>
      </w:r>
      <w:r w:rsidR="5E097747" w:rsidRPr="705574FE">
        <w:rPr>
          <w:rFonts w:ascii="Arial" w:eastAsia="Arial" w:hAnsi="Arial" w:cs="Arial"/>
          <w:sz w:val="22"/>
          <w:szCs w:val="22"/>
        </w:rPr>
        <w:t>Previously, we developed a Hidden Markov Model (HMM) that utilized multiple features extracted from CTG-recorded FHR signals</w:t>
      </w:r>
      <w:r w:rsidR="6E97D19E" w:rsidRPr="705574FE">
        <w:rPr>
          <w:rFonts w:ascii="Arial" w:eastAsia="Arial" w:hAnsi="Arial" w:cs="Arial"/>
          <w:sz w:val="22"/>
          <w:szCs w:val="22"/>
        </w:rPr>
        <w:t xml:space="preserve"> </w:t>
      </w:r>
      <w:sdt>
        <w:sdtPr>
          <w:rPr>
            <w:rFonts w:ascii="Arial" w:eastAsia="Arial" w:hAnsi="Arial" w:cs="Arial"/>
            <w:sz w:val="22"/>
            <w:szCs w:val="22"/>
          </w:rPr>
          <w:tag w:val="MENDELEY_CITATION_v3_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"/>
          <w:id w:val="1154878593"/>
          <w:placeholder>
            <w:docPart w:val="DefaultPlaceholder_-1854013440"/>
          </w:placeholder>
        </w:sdtPr>
        <w:sdtEndPr/>
        <w:sdtContent>
          <w:r w:rsidR="00501242" w:rsidRPr="00501242">
            <w:rPr>
              <w:rFonts w:ascii="Arial" w:eastAsia="Arial" w:hAnsi="Arial" w:cs="Arial"/>
              <w:sz w:val="22"/>
              <w:szCs w:val="22"/>
            </w:rPr>
            <w:t>[19]</w:t>
          </w:r>
        </w:sdtContent>
      </w:sdt>
      <w:r w:rsidR="6071DE18" w:rsidRPr="705574FE">
        <w:rPr>
          <w:rFonts w:ascii="Arial" w:eastAsia="Arial" w:hAnsi="Arial" w:cs="Arial"/>
          <w:sz w:val="22"/>
          <w:szCs w:val="22"/>
        </w:rPr>
        <w:t>.</w:t>
      </w:r>
      <w:r w:rsidR="1957A35E" w:rsidRPr="705574FE">
        <w:rPr>
          <w:rFonts w:ascii="Arial" w:eastAsia="Arial" w:hAnsi="Arial" w:cs="Arial"/>
          <w:sz w:val="22"/>
          <w:szCs w:val="22"/>
        </w:rPr>
        <w:t xml:space="preserve"> This model demonstrated good agreement with a single expert clinician, achieving approximately 84% accuracy.</w:t>
      </w:r>
      <w:r w:rsidR="6B5948DA" w:rsidRPr="705574FE">
        <w:rPr>
          <w:rFonts w:ascii="Arial" w:eastAsia="Arial" w:hAnsi="Arial" w:cs="Arial"/>
          <w:sz w:val="22"/>
          <w:szCs w:val="22"/>
        </w:rPr>
        <w:t xml:space="preserve"> </w:t>
      </w:r>
      <w:r w:rsidR="77902D73" w:rsidRPr="705574FE">
        <w:rPr>
          <w:rFonts w:ascii="Arial" w:eastAsia="Arial" w:hAnsi="Arial" w:cs="Arial"/>
          <w:sz w:val="22"/>
          <w:szCs w:val="22"/>
        </w:rPr>
        <w:t>In this work, we move beyond the HMM by adopting a deep neural network (DNN) approach while leveraging the existing model for pretraining.</w:t>
      </w:r>
      <w:r w:rsidR="554F8362" w:rsidRPr="705574FE">
        <w:rPr>
          <w:rFonts w:ascii="Arial" w:eastAsia="Arial" w:hAnsi="Arial" w:cs="Arial"/>
          <w:sz w:val="22"/>
          <w:szCs w:val="22"/>
        </w:rPr>
        <w:t xml:space="preserve"> Preliminary efforts on this topic were presented in </w:t>
      </w:r>
      <w:r w:rsidR="376D9DBE" w:rsidRPr="705574FE">
        <w:rPr>
          <w:rFonts w:ascii="Arial" w:eastAsia="Arial" w:hAnsi="Arial" w:cs="Arial"/>
          <w:sz w:val="22"/>
          <w:szCs w:val="22"/>
        </w:rPr>
        <w:t xml:space="preserve">our previous published work </w:t>
      </w:r>
      <w:sdt>
        <w:sdtPr>
          <w:rPr>
            <w:rFonts w:ascii="Arial" w:eastAsia="Arial" w:hAnsi="Arial" w:cs="Arial"/>
            <w:sz w:val="22"/>
            <w:szCs w:val="22"/>
          </w:rPr>
          <w:tag w:val="MENDELEY_CITATION_v3_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"/>
          <w:id w:val="691957037"/>
          <w:placeholder>
            <w:docPart w:val="DefaultPlaceholder_-1854013440"/>
          </w:placeholder>
        </w:sdtPr>
        <w:sdtEndPr/>
        <w:sdtContent>
          <w:r w:rsidR="00501242" w:rsidRPr="00501242">
            <w:rPr>
              <w:rFonts w:ascii="Arial" w:eastAsia="Arial" w:hAnsi="Arial" w:cs="Arial"/>
              <w:sz w:val="22"/>
              <w:szCs w:val="22"/>
            </w:rPr>
            <w:t>[20]</w:t>
          </w:r>
        </w:sdtContent>
      </w:sdt>
      <w:r w:rsidR="554F8362" w:rsidRPr="705574FE">
        <w:rPr>
          <w:rFonts w:ascii="Arial" w:eastAsia="Arial" w:hAnsi="Arial" w:cs="Arial"/>
          <w:sz w:val="22"/>
          <w:szCs w:val="22"/>
        </w:rPr>
        <w:t>.</w:t>
      </w:r>
      <w:r w:rsidR="4D46E006" w:rsidRPr="705574FE">
        <w:rPr>
          <w:rFonts w:ascii="Arial" w:eastAsia="Arial" w:hAnsi="Arial" w:cs="Arial"/>
          <w:sz w:val="22"/>
          <w:szCs w:val="22"/>
        </w:rPr>
        <w:t xml:space="preserve"> </w:t>
      </w:r>
      <w:r w:rsidR="1B0A3A95" w:rsidRPr="705574FE">
        <w:rPr>
          <w:rFonts w:ascii="Arial" w:eastAsia="Arial" w:hAnsi="Arial" w:cs="Arial"/>
          <w:sz w:val="22"/>
          <w:szCs w:val="22"/>
        </w:rPr>
        <w:t>Here</w:t>
      </w:r>
      <w:r w:rsidR="2CF3187D" w:rsidRPr="705574FE">
        <w:rPr>
          <w:rFonts w:ascii="Arial" w:eastAsia="Arial" w:hAnsi="Arial" w:cs="Arial"/>
          <w:sz w:val="22"/>
          <w:szCs w:val="22"/>
        </w:rPr>
        <w:t xml:space="preserve">, we </w:t>
      </w:r>
      <w:r w:rsidR="284F6AFC" w:rsidRPr="705574FE">
        <w:rPr>
          <w:rFonts w:ascii="Arial" w:eastAsia="Arial" w:hAnsi="Arial" w:cs="Arial"/>
          <w:sz w:val="22"/>
          <w:szCs w:val="22"/>
        </w:rPr>
        <w:t xml:space="preserve">substantially </w:t>
      </w:r>
      <w:r w:rsidR="2CF3187D" w:rsidRPr="705574FE">
        <w:rPr>
          <w:rFonts w:ascii="Arial" w:eastAsia="Arial" w:hAnsi="Arial" w:cs="Arial"/>
          <w:sz w:val="22"/>
          <w:szCs w:val="22"/>
        </w:rPr>
        <w:t xml:space="preserve">advance </w:t>
      </w:r>
      <w:r w:rsidR="6F7BCC29" w:rsidRPr="705574FE">
        <w:rPr>
          <w:rFonts w:ascii="Arial" w:eastAsia="Arial" w:hAnsi="Arial" w:cs="Arial"/>
          <w:sz w:val="22"/>
          <w:szCs w:val="22"/>
        </w:rPr>
        <w:t>this</w:t>
      </w:r>
      <w:r w:rsidR="2CF3187D" w:rsidRPr="705574FE">
        <w:rPr>
          <w:rFonts w:ascii="Arial" w:eastAsia="Arial" w:hAnsi="Arial" w:cs="Arial"/>
          <w:sz w:val="22"/>
          <w:szCs w:val="22"/>
        </w:rPr>
        <w:t xml:space="preserve"> model by</w:t>
      </w:r>
      <w:r w:rsidR="3062321A" w:rsidRPr="705574FE">
        <w:rPr>
          <w:rFonts w:ascii="Arial" w:eastAsia="Arial" w:hAnsi="Arial" w:cs="Arial"/>
          <w:sz w:val="22"/>
          <w:szCs w:val="22"/>
        </w:rPr>
        <w:t xml:space="preserve">: </w:t>
      </w:r>
      <w:r w:rsidR="19ACE2EC" w:rsidRPr="705574FE">
        <w:rPr>
          <w:rFonts w:ascii="Arial" w:eastAsia="Arial" w:hAnsi="Arial" w:cs="Arial"/>
          <w:sz w:val="22"/>
          <w:szCs w:val="22"/>
        </w:rPr>
        <w:t xml:space="preserve">(1) exploring novel and more flexible </w:t>
      </w:r>
      <w:r w:rsidR="00152249" w:rsidRPr="00152249">
        <w:rPr>
          <w:rFonts w:ascii="Arial" w:eastAsia="Arial" w:hAnsi="Arial" w:cs="Arial"/>
          <w:color w:val="000000" w:themeColor="text1"/>
          <w:sz w:val="22"/>
          <w:szCs w:val="22"/>
        </w:rPr>
        <w:t xml:space="preserve">model </w:t>
      </w:r>
      <w:r w:rsidR="19ACE2EC" w:rsidRPr="00217438">
        <w:rPr>
          <w:rFonts w:ascii="Arial" w:eastAsia="Arial" w:hAnsi="Arial" w:cs="Arial"/>
          <w:color w:val="000000" w:themeColor="text1"/>
          <w:sz w:val="22"/>
          <w:szCs w:val="22"/>
        </w:rPr>
        <w:t>architectures</w:t>
      </w:r>
      <w:r w:rsidR="19ACE2EC" w:rsidRPr="00152249">
        <w:rPr>
          <w:rFonts w:ascii="Arial" w:eastAsia="Arial" w:hAnsi="Arial" w:cs="Arial"/>
          <w:color w:val="000000" w:themeColor="text1"/>
          <w:sz w:val="22"/>
          <w:szCs w:val="22"/>
        </w:rPr>
        <w:t xml:space="preserve"> to improve </w:t>
      </w:r>
      <w:r w:rsidR="19ACE2EC" w:rsidRPr="705574FE">
        <w:rPr>
          <w:rFonts w:ascii="Arial" w:eastAsia="Arial" w:hAnsi="Arial" w:cs="Arial"/>
          <w:sz w:val="22"/>
          <w:szCs w:val="22"/>
        </w:rPr>
        <w:t>performance; (2) incorporating multiple types of noise during training to increase robustness against signal artifacts; (3) utilizing multi-center datasets collected from four distinct geographical locations with different equipment for training and evaluation; and (4) integrating annotations from multiple expert clinicians.</w:t>
      </w:r>
    </w:p>
    <w:p w14:paraId="3CDB8B1D" w14:textId="17BFD03C" w:rsidR="00C012FE" w:rsidRDefault="05CD4618" w:rsidP="00C012FE">
      <w:pPr>
        <w:keepNext/>
        <w:spacing w:after="372"/>
        <w:ind w:left="0" w:firstLine="0"/>
      </w:pPr>
      <w:r>
        <w:rPr>
          <w:noProof/>
        </w:rPr>
        <w:drawing>
          <wp:inline distT="0" distB="0" distL="0" distR="0" wp14:anchorId="5E68C2FA" wp14:editId="21507449">
            <wp:extent cx="5934075" cy="1666875"/>
            <wp:effectExtent l="0" t="0" r="9525" b="9525"/>
            <wp:docPr id="461803189" name="Picture 46180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8031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4075" cy="1666875"/>
                    </a:xfrm>
                    <a:prstGeom prst="rect">
                      <a:avLst/>
                    </a:prstGeom>
                  </pic:spPr>
                </pic:pic>
              </a:graphicData>
            </a:graphic>
          </wp:inline>
        </w:drawing>
      </w:r>
      <w:r w:rsidR="20BC974E">
        <w:t xml:space="preserve">Figure </w:t>
      </w:r>
      <w:r w:rsidR="12F3D708">
        <w:fldChar w:fldCharType="begin"/>
      </w:r>
      <w:r w:rsidR="12F3D708">
        <w:instrText>SEQ Figure \* ARABIC</w:instrText>
      </w:r>
      <w:r w:rsidR="12F3D708">
        <w:fldChar w:fldCharType="separate"/>
      </w:r>
      <w:r w:rsidR="69062519" w:rsidRPr="705574FE">
        <w:rPr>
          <w:noProof/>
        </w:rPr>
        <w:t>1</w:t>
      </w:r>
      <w:r w:rsidR="12F3D708">
        <w:fldChar w:fldCharType="end"/>
      </w:r>
      <w:r w:rsidR="4C78D4B2">
        <w:t xml:space="preserve">. </w:t>
      </w:r>
      <w:r w:rsidR="00691932">
        <w:t>A</w:t>
      </w:r>
      <w:r w:rsidR="2A798D44">
        <w:t xml:space="preserve"> </w:t>
      </w:r>
      <w:r w:rsidR="00A12A10">
        <w:t xml:space="preserve">Fetal heart </w:t>
      </w:r>
      <w:proofErr w:type="gramStart"/>
      <w:r w:rsidR="00A12A10">
        <w:t xml:space="preserve">rate </w:t>
      </w:r>
      <w:r w:rsidR="1F7EF4C5">
        <w:t xml:space="preserve"> trace</w:t>
      </w:r>
      <w:proofErr w:type="gramEnd"/>
      <w:r w:rsidR="2A798D44">
        <w:t xml:space="preserve"> recorded via CTG</w:t>
      </w:r>
      <w:r w:rsidR="0A8CACBE">
        <w:t>.</w:t>
      </w:r>
      <w:r w:rsidR="26FD790C">
        <w:t xml:space="preserve"> The overlaid line indicates </w:t>
      </w:r>
      <w:r w:rsidR="3FEE2010">
        <w:t xml:space="preserve">clinician-scored </w:t>
      </w:r>
      <w:r w:rsidR="26FD790C">
        <w:t xml:space="preserve">fetal behavioral states: </w:t>
      </w:r>
      <w:r w:rsidR="26FD790C" w:rsidRPr="705574FE">
        <w:rPr>
          <w:i/>
          <w:iCs/>
        </w:rPr>
        <w:t>Active</w:t>
      </w:r>
      <w:r w:rsidR="26FD790C">
        <w:t xml:space="preserve"> (red), </w:t>
      </w:r>
      <w:r w:rsidR="26FD790C" w:rsidRPr="705574FE">
        <w:rPr>
          <w:i/>
          <w:iCs/>
        </w:rPr>
        <w:t>Quiet</w:t>
      </w:r>
      <w:r w:rsidR="26FD790C">
        <w:t xml:space="preserve"> (blue), and </w:t>
      </w:r>
      <w:r w:rsidR="26FD790C" w:rsidRPr="705574FE">
        <w:rPr>
          <w:i/>
          <w:iCs/>
        </w:rPr>
        <w:t>Indeterminate</w:t>
      </w:r>
      <w:r w:rsidR="26FD790C">
        <w:t xml:space="preserve"> (gray).</w:t>
      </w:r>
    </w:p>
    <w:p w14:paraId="1843F00D" w14:textId="77777777" w:rsidR="003D728A" w:rsidRDefault="003D728A" w:rsidP="00B80AED">
      <w:pPr>
        <w:spacing w:after="1" w:line="261" w:lineRule="auto"/>
        <w:ind w:left="-5" w:right="4895"/>
        <w:jc w:val="left"/>
        <w:rPr>
          <w:rFonts w:ascii="Arial" w:hAnsi="Arial" w:cs="Arial"/>
          <w:b/>
          <w:bCs/>
          <w:sz w:val="28"/>
          <w:szCs w:val="28"/>
        </w:rPr>
      </w:pPr>
    </w:p>
    <w:p w14:paraId="611F395F" w14:textId="77777777" w:rsidR="003D728A" w:rsidRDefault="003D728A" w:rsidP="00B80AED">
      <w:pPr>
        <w:spacing w:after="1" w:line="261" w:lineRule="auto"/>
        <w:ind w:left="-5" w:right="4895"/>
        <w:jc w:val="left"/>
        <w:rPr>
          <w:rFonts w:ascii="Arial" w:hAnsi="Arial" w:cs="Arial"/>
          <w:b/>
          <w:bCs/>
          <w:sz w:val="28"/>
          <w:szCs w:val="28"/>
        </w:rPr>
      </w:pPr>
    </w:p>
    <w:p w14:paraId="3A5CCE44" w14:textId="77777777" w:rsidR="00152249" w:rsidRDefault="00152249" w:rsidP="00B80AED">
      <w:pPr>
        <w:spacing w:after="1" w:line="261" w:lineRule="auto"/>
        <w:ind w:left="-5" w:right="4895"/>
        <w:jc w:val="left"/>
        <w:rPr>
          <w:rFonts w:ascii="Arial" w:hAnsi="Arial" w:cs="Arial"/>
          <w:b/>
          <w:bCs/>
          <w:sz w:val="28"/>
          <w:szCs w:val="28"/>
        </w:rPr>
      </w:pPr>
    </w:p>
    <w:p w14:paraId="049B064B" w14:textId="77777777" w:rsidR="00152249" w:rsidRDefault="00152249" w:rsidP="00B80AED">
      <w:pPr>
        <w:spacing w:after="1" w:line="261" w:lineRule="auto"/>
        <w:ind w:left="-5" w:right="4895"/>
        <w:jc w:val="left"/>
        <w:rPr>
          <w:rFonts w:ascii="Arial" w:hAnsi="Arial" w:cs="Arial"/>
          <w:b/>
          <w:bCs/>
          <w:sz w:val="28"/>
          <w:szCs w:val="28"/>
        </w:rPr>
      </w:pPr>
    </w:p>
    <w:p w14:paraId="47476071" w14:textId="77777777" w:rsidR="00152249" w:rsidRDefault="00152249" w:rsidP="00B80AED">
      <w:pPr>
        <w:spacing w:after="1" w:line="261" w:lineRule="auto"/>
        <w:ind w:left="-5" w:right="4895"/>
        <w:jc w:val="left"/>
        <w:rPr>
          <w:rFonts w:ascii="Arial" w:hAnsi="Arial" w:cs="Arial"/>
          <w:b/>
          <w:bCs/>
          <w:sz w:val="28"/>
          <w:szCs w:val="28"/>
        </w:rPr>
      </w:pPr>
    </w:p>
    <w:p w14:paraId="6DF08FC0" w14:textId="77777777" w:rsidR="00FC2FCF" w:rsidRDefault="00FC2FCF" w:rsidP="00B80AED">
      <w:pPr>
        <w:spacing w:after="1" w:line="261" w:lineRule="auto"/>
        <w:ind w:left="-5" w:right="4895"/>
        <w:jc w:val="left"/>
        <w:rPr>
          <w:rFonts w:ascii="Arial" w:hAnsi="Arial" w:cs="Arial"/>
          <w:b/>
          <w:bCs/>
          <w:sz w:val="28"/>
          <w:szCs w:val="28"/>
        </w:rPr>
      </w:pPr>
    </w:p>
    <w:p w14:paraId="7689A22F" w14:textId="44B3C5ED" w:rsidR="03674CF8" w:rsidRPr="00802EB9" w:rsidRDefault="00B80AED" w:rsidP="00802EB9">
      <w:pPr>
        <w:spacing w:after="1" w:line="261" w:lineRule="auto"/>
        <w:ind w:left="-5" w:right="4895"/>
        <w:jc w:val="left"/>
        <w:rPr>
          <w:rFonts w:ascii="Arial" w:hAnsi="Arial" w:cs="Arial"/>
          <w:b/>
          <w:bCs/>
          <w:sz w:val="28"/>
          <w:szCs w:val="28"/>
        </w:rPr>
      </w:pPr>
      <w:r>
        <w:rPr>
          <w:rFonts w:ascii="Arial" w:hAnsi="Arial" w:cs="Arial"/>
          <w:b/>
          <w:bCs/>
          <w:sz w:val="28"/>
          <w:szCs w:val="28"/>
        </w:rPr>
        <w:t xml:space="preserve">2. </w:t>
      </w:r>
      <w:r w:rsidR="4BA0C9F6" w:rsidRPr="00B80AED">
        <w:rPr>
          <w:rFonts w:ascii="Arial" w:hAnsi="Arial" w:cs="Arial"/>
          <w:b/>
          <w:bCs/>
          <w:sz w:val="28"/>
          <w:szCs w:val="28"/>
        </w:rPr>
        <w:t>M</w:t>
      </w:r>
      <w:r w:rsidR="46697EEF" w:rsidRPr="00B80AED">
        <w:rPr>
          <w:rFonts w:ascii="Arial" w:hAnsi="Arial" w:cs="Arial"/>
          <w:b/>
          <w:bCs/>
          <w:sz w:val="28"/>
          <w:szCs w:val="28"/>
        </w:rPr>
        <w:t>ETHODS</w:t>
      </w:r>
    </w:p>
    <w:p w14:paraId="1B8BD174" w14:textId="77777777" w:rsidR="00152249" w:rsidRDefault="00152249" w:rsidP="00175C2A">
      <w:pPr>
        <w:ind w:left="0" w:firstLine="0"/>
        <w:rPr>
          <w:rFonts w:ascii="Arial" w:eastAsia="Arial" w:hAnsi="Arial" w:cs="Arial"/>
          <w:sz w:val="22"/>
          <w:szCs w:val="22"/>
        </w:rPr>
      </w:pPr>
    </w:p>
    <w:p w14:paraId="6C4EF6D5" w14:textId="7AE593A1" w:rsidR="0022325A" w:rsidRDefault="3FCACE88" w:rsidP="00CA06C5">
      <w:pPr>
        <w:rPr>
          <w:rFonts w:ascii="Arial" w:eastAsia="Arial" w:hAnsi="Arial" w:cs="Arial"/>
          <w:b/>
          <w:i/>
          <w:sz w:val="22"/>
          <w:szCs w:val="22"/>
        </w:rPr>
      </w:pPr>
      <w:r w:rsidRPr="00CA06C5">
        <w:rPr>
          <w:rFonts w:ascii="Arial" w:eastAsia="Arial" w:hAnsi="Arial" w:cs="Arial"/>
          <w:b/>
          <w:i/>
          <w:sz w:val="22"/>
          <w:szCs w:val="22"/>
        </w:rPr>
        <w:t xml:space="preserve">2.1 Overview of the proposed methodological solution </w:t>
      </w:r>
    </w:p>
    <w:p w14:paraId="0CDFE5EB" w14:textId="34B20A98" w:rsidR="0022325A" w:rsidRDefault="0022325A" w:rsidP="00087CBB">
      <w:pPr>
        <w:ind w:left="0" w:firstLine="0"/>
        <w:rPr>
          <w:rFonts w:ascii="Arial" w:eastAsia="Arial" w:hAnsi="Arial" w:cs="Arial"/>
          <w:sz w:val="22"/>
          <w:szCs w:val="22"/>
        </w:rPr>
      </w:pPr>
    </w:p>
    <w:p w14:paraId="6314B2BF" w14:textId="07D048F3" w:rsidR="00087CBB" w:rsidRDefault="26EB7F43" w:rsidP="00087CBB">
      <w:pPr>
        <w:rPr>
          <w:rFonts w:ascii="Arial" w:eastAsia="Arial" w:hAnsi="Arial" w:cs="Arial"/>
          <w:sz w:val="22"/>
          <w:szCs w:val="22"/>
        </w:rPr>
      </w:pPr>
      <w:r w:rsidRPr="705574FE">
        <w:rPr>
          <w:rFonts w:ascii="Arial" w:eastAsia="Arial" w:hAnsi="Arial" w:cs="Arial"/>
          <w:sz w:val="22"/>
          <w:szCs w:val="22"/>
        </w:rPr>
        <w:t xml:space="preserve">Annotating FHR signals into behavioral states is a time-consuming task that requires expert knowledge, making it challenging to obtain sufficiently </w:t>
      </w:r>
      <w:r w:rsidR="66F56D6F" w:rsidRPr="705574FE">
        <w:rPr>
          <w:rFonts w:ascii="Arial" w:eastAsia="Arial" w:hAnsi="Arial" w:cs="Arial"/>
          <w:sz w:val="22"/>
          <w:szCs w:val="22"/>
        </w:rPr>
        <w:t xml:space="preserve">large, annotated </w:t>
      </w:r>
      <w:r w:rsidRPr="705574FE">
        <w:rPr>
          <w:rFonts w:ascii="Arial" w:eastAsia="Arial" w:hAnsi="Arial" w:cs="Arial"/>
          <w:sz w:val="22"/>
          <w:szCs w:val="22"/>
        </w:rPr>
        <w:t>datasets for</w:t>
      </w:r>
      <w:r w:rsidR="24AE6135" w:rsidRPr="705574FE">
        <w:rPr>
          <w:rFonts w:ascii="Arial" w:eastAsia="Arial" w:hAnsi="Arial" w:cs="Arial"/>
          <w:sz w:val="22"/>
          <w:szCs w:val="22"/>
        </w:rPr>
        <w:t xml:space="preserve"> successfully</w:t>
      </w:r>
      <w:r w:rsidRPr="705574FE">
        <w:rPr>
          <w:rFonts w:ascii="Arial" w:eastAsia="Arial" w:hAnsi="Arial" w:cs="Arial"/>
          <w:sz w:val="22"/>
          <w:szCs w:val="22"/>
        </w:rPr>
        <w:t xml:space="preserve"> training deep architectures. To overcome such limitations, we employed a semi-supervised approach for training the DNN, </w:t>
      </w:r>
      <w:r w:rsidR="0BF9C1BB" w:rsidRPr="705574FE">
        <w:rPr>
          <w:rFonts w:ascii="Arial" w:eastAsia="Arial" w:hAnsi="Arial" w:cs="Arial"/>
          <w:sz w:val="22"/>
          <w:szCs w:val="22"/>
        </w:rPr>
        <w:t>which will be detailed in the next sections.</w:t>
      </w:r>
      <w:r w:rsidR="24AE6135" w:rsidRPr="705574FE">
        <w:rPr>
          <w:rFonts w:ascii="Arial" w:eastAsia="Arial" w:hAnsi="Arial" w:cs="Arial"/>
          <w:sz w:val="22"/>
          <w:szCs w:val="22"/>
        </w:rPr>
        <w:t xml:space="preserve"> This framework was employed </w:t>
      </w:r>
      <w:r w:rsidR="7C8415AB" w:rsidRPr="705574FE">
        <w:rPr>
          <w:rFonts w:ascii="Arial" w:eastAsia="Arial" w:hAnsi="Arial" w:cs="Arial"/>
          <w:sz w:val="22"/>
          <w:szCs w:val="22"/>
        </w:rPr>
        <w:t>as</w:t>
      </w:r>
      <w:r w:rsidR="24AE6135" w:rsidRPr="705574FE">
        <w:rPr>
          <w:rFonts w:ascii="Arial" w:eastAsia="Arial" w:hAnsi="Arial" w:cs="Arial"/>
          <w:sz w:val="22"/>
          <w:szCs w:val="22"/>
        </w:rPr>
        <w:t xml:space="preserve"> it allows leveraging</w:t>
      </w:r>
      <w:r w:rsidR="4661A09B" w:rsidRPr="705574FE">
        <w:rPr>
          <w:rFonts w:ascii="Arial" w:eastAsia="Arial" w:hAnsi="Arial" w:cs="Arial"/>
          <w:sz w:val="22"/>
          <w:szCs w:val="22"/>
        </w:rPr>
        <w:t xml:space="preserve"> </w:t>
      </w:r>
      <w:r w:rsidR="486DED5B" w:rsidRPr="705574FE">
        <w:rPr>
          <w:rFonts w:ascii="Arial" w:eastAsia="Arial" w:hAnsi="Arial" w:cs="Arial"/>
          <w:sz w:val="22"/>
          <w:szCs w:val="22"/>
        </w:rPr>
        <w:t xml:space="preserve">both (a) </w:t>
      </w:r>
      <w:r w:rsidR="4661A09B" w:rsidRPr="705574FE">
        <w:rPr>
          <w:rFonts w:ascii="Arial" w:eastAsia="Arial" w:hAnsi="Arial" w:cs="Arial"/>
          <w:sz w:val="22"/>
          <w:szCs w:val="22"/>
        </w:rPr>
        <w:t>large</w:t>
      </w:r>
      <w:r w:rsidR="24AE6135" w:rsidRPr="705574FE">
        <w:rPr>
          <w:rFonts w:ascii="Arial" w:eastAsia="Arial" w:hAnsi="Arial" w:cs="Arial"/>
          <w:sz w:val="22"/>
          <w:szCs w:val="22"/>
        </w:rPr>
        <w:t xml:space="preserve"> non-annotated data</w:t>
      </w:r>
      <w:r w:rsidR="167DB949" w:rsidRPr="705574FE">
        <w:rPr>
          <w:rFonts w:ascii="Arial" w:eastAsia="Arial" w:hAnsi="Arial" w:cs="Arial"/>
          <w:sz w:val="22"/>
          <w:szCs w:val="22"/>
        </w:rPr>
        <w:t>sets</w:t>
      </w:r>
      <w:r w:rsidR="24AE6135" w:rsidRPr="705574FE">
        <w:rPr>
          <w:rFonts w:ascii="Arial" w:eastAsia="Arial" w:hAnsi="Arial" w:cs="Arial"/>
          <w:sz w:val="22"/>
          <w:szCs w:val="22"/>
        </w:rPr>
        <w:t xml:space="preserve"> – which are relatively easy to retrieve</w:t>
      </w:r>
      <w:r w:rsidR="06836F78" w:rsidRPr="705574FE">
        <w:rPr>
          <w:rFonts w:ascii="Arial" w:eastAsia="Arial" w:hAnsi="Arial" w:cs="Arial"/>
          <w:sz w:val="22"/>
          <w:szCs w:val="22"/>
        </w:rPr>
        <w:t xml:space="preserve"> – </w:t>
      </w:r>
      <w:r w:rsidR="24AE6135" w:rsidRPr="705574FE">
        <w:rPr>
          <w:rFonts w:ascii="Arial" w:eastAsia="Arial" w:hAnsi="Arial" w:cs="Arial"/>
          <w:sz w:val="22"/>
          <w:szCs w:val="22"/>
        </w:rPr>
        <w:t xml:space="preserve">alongside </w:t>
      </w:r>
      <w:r w:rsidR="60F1229A" w:rsidRPr="705574FE">
        <w:rPr>
          <w:rFonts w:ascii="Arial" w:eastAsia="Arial" w:hAnsi="Arial" w:cs="Arial"/>
          <w:sz w:val="22"/>
          <w:szCs w:val="22"/>
        </w:rPr>
        <w:t xml:space="preserve">(b) </w:t>
      </w:r>
      <w:r w:rsidR="24AE6135" w:rsidRPr="705574FE">
        <w:rPr>
          <w:rFonts w:ascii="Arial" w:eastAsia="Arial" w:hAnsi="Arial" w:cs="Arial"/>
          <w:sz w:val="22"/>
          <w:szCs w:val="22"/>
        </w:rPr>
        <w:t xml:space="preserve">smaller labeled datasets </w:t>
      </w:r>
      <w:sdt>
        <w:sdtPr>
          <w:rPr>
            <w:rFonts w:ascii="Arial" w:eastAsia="Arial" w:hAnsi="Arial" w:cs="Arial"/>
            <w:sz w:val="22"/>
            <w:szCs w:val="22"/>
          </w:rPr>
          <w:tag w:val="MENDELEY_CITATION_v3_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"/>
          <w:id w:val="1970927895"/>
          <w:placeholder>
            <w:docPart w:val="B49266D8212347B8B98B1E3EDC3C9F9A"/>
          </w:placeholder>
        </w:sdtPr>
        <w:sdtEndPr/>
        <w:sdtContent>
          <w:r w:rsidR="00501242" w:rsidRPr="00501242">
            <w:rPr>
              <w:rFonts w:eastAsia="Times New Roman"/>
              <w:sz w:val="22"/>
            </w:rPr>
            <w:t>[21]</w:t>
          </w:r>
        </w:sdtContent>
      </w:sdt>
      <w:r w:rsidR="24AE6135" w:rsidRPr="705574FE">
        <w:rPr>
          <w:rFonts w:ascii="Arial" w:eastAsia="Arial" w:hAnsi="Arial" w:cs="Arial"/>
          <w:sz w:val="22"/>
          <w:szCs w:val="22"/>
        </w:rPr>
        <w:t>.</w:t>
      </w:r>
    </w:p>
    <w:p w14:paraId="07101CD5" w14:textId="77777777" w:rsidR="00087CBB" w:rsidRDefault="00087CBB" w:rsidP="00087CBB">
      <w:pPr>
        <w:rPr>
          <w:rFonts w:ascii="Arial" w:eastAsia="Arial" w:hAnsi="Arial" w:cs="Arial"/>
          <w:sz w:val="22"/>
          <w:szCs w:val="22"/>
        </w:rPr>
      </w:pPr>
    </w:p>
    <w:p w14:paraId="142F4883" w14:textId="73D28479" w:rsidR="00087CBB" w:rsidRDefault="00087CBB" w:rsidP="00087CBB">
      <w:pPr>
        <w:rPr>
          <w:rFonts w:ascii="Arial" w:eastAsia="Arial" w:hAnsi="Arial" w:cs="Arial"/>
          <w:sz w:val="22"/>
          <w:szCs w:val="22"/>
        </w:rPr>
      </w:pPr>
      <w:r>
        <w:rPr>
          <w:rFonts w:ascii="Arial" w:eastAsia="Arial" w:hAnsi="Arial" w:cs="Arial"/>
          <w:sz w:val="22"/>
          <w:szCs w:val="22"/>
        </w:rPr>
        <w:fldChar w:fldCharType="begin"/>
      </w:r>
      <w:r>
        <w:rPr>
          <w:rFonts w:ascii="Arial" w:eastAsia="Arial" w:hAnsi="Arial" w:cs="Arial"/>
          <w:sz w:val="22"/>
          <w:szCs w:val="22"/>
        </w:rPr>
        <w:instrText xml:space="preserve"> REF _Ref195015349 \h </w:instrText>
      </w:r>
      <w:r w:rsidR="008723E8">
        <w:rPr>
          <w:rFonts w:ascii="Arial" w:eastAsia="Arial" w:hAnsi="Arial" w:cs="Arial"/>
          <w:sz w:val="22"/>
          <w:szCs w:val="22"/>
        </w:rPr>
        <w:instrText xml:space="preserve"> \* MERGEFORMAT </w:instrText>
      </w:r>
      <w:r>
        <w:rPr>
          <w:rFonts w:ascii="Arial" w:eastAsia="Arial" w:hAnsi="Arial" w:cs="Arial"/>
          <w:sz w:val="22"/>
          <w:szCs w:val="22"/>
        </w:rPr>
      </w:r>
      <w:r>
        <w:rPr>
          <w:rFonts w:ascii="Arial" w:eastAsia="Arial" w:hAnsi="Arial" w:cs="Arial"/>
          <w:sz w:val="22"/>
          <w:szCs w:val="22"/>
        </w:rPr>
        <w:fldChar w:fldCharType="separate"/>
      </w:r>
      <w:r w:rsidR="0BF9C1BB" w:rsidRPr="008723E8">
        <w:rPr>
          <w:rFonts w:ascii="Arial" w:eastAsia="Arial" w:hAnsi="Arial" w:cs="Arial"/>
          <w:sz w:val="22"/>
          <w:szCs w:val="22"/>
        </w:rPr>
        <w:t>Figure 2</w:t>
      </w:r>
      <w:r>
        <w:rPr>
          <w:rFonts w:ascii="Arial" w:eastAsia="Arial" w:hAnsi="Arial" w:cs="Arial"/>
          <w:sz w:val="22"/>
          <w:szCs w:val="22"/>
        </w:rPr>
        <w:fldChar w:fldCharType="end"/>
      </w:r>
      <w:r w:rsidR="0BF9C1BB">
        <w:rPr>
          <w:rFonts w:ascii="Arial" w:eastAsia="Arial" w:hAnsi="Arial" w:cs="Arial"/>
          <w:sz w:val="22"/>
          <w:szCs w:val="22"/>
        </w:rPr>
        <w:t xml:space="preserve"> offers a high-level overview of the </w:t>
      </w:r>
      <w:r w:rsidR="4391BAC6">
        <w:rPr>
          <w:rFonts w:ascii="Arial" w:eastAsia="Arial" w:hAnsi="Arial" w:cs="Arial"/>
          <w:sz w:val="22"/>
          <w:szCs w:val="22"/>
        </w:rPr>
        <w:t>methods section</w:t>
      </w:r>
      <w:r w:rsidR="0BF9C1BB">
        <w:rPr>
          <w:rFonts w:ascii="Arial" w:eastAsia="Arial" w:hAnsi="Arial" w:cs="Arial"/>
          <w:sz w:val="22"/>
          <w:szCs w:val="22"/>
        </w:rPr>
        <w:t>.</w:t>
      </w:r>
      <w:r w:rsidR="46C8F84F">
        <w:rPr>
          <w:rFonts w:ascii="Arial" w:eastAsia="Arial" w:hAnsi="Arial" w:cs="Arial"/>
          <w:sz w:val="22"/>
          <w:szCs w:val="22"/>
        </w:rPr>
        <w:t xml:space="preserve"> S</w:t>
      </w:r>
      <w:r w:rsidR="0BF9C1BB" w:rsidRPr="00087CBB">
        <w:rPr>
          <w:rFonts w:ascii="Arial" w:eastAsia="Arial" w:hAnsi="Arial" w:cs="Arial"/>
          <w:sz w:val="22"/>
          <w:szCs w:val="22"/>
        </w:rPr>
        <w:t>ection 2.2 outlines the pre-training phase, including a description of the</w:t>
      </w:r>
      <w:r w:rsidR="24AE6135">
        <w:rPr>
          <w:rFonts w:ascii="Arial" w:eastAsia="Arial" w:hAnsi="Arial" w:cs="Arial"/>
          <w:sz w:val="22"/>
          <w:szCs w:val="22"/>
        </w:rPr>
        <w:t xml:space="preserve"> large non-annotated</w:t>
      </w:r>
      <w:r w:rsidR="0BF9C1BB" w:rsidRPr="00087CBB">
        <w:rPr>
          <w:rFonts w:ascii="Arial" w:eastAsia="Arial" w:hAnsi="Arial" w:cs="Arial"/>
          <w:sz w:val="22"/>
          <w:szCs w:val="22"/>
        </w:rPr>
        <w:t xml:space="preserve"> dataset (2.2.1)</w:t>
      </w:r>
      <w:r w:rsidR="24AE6135">
        <w:rPr>
          <w:rFonts w:ascii="Arial" w:eastAsia="Arial" w:hAnsi="Arial" w:cs="Arial"/>
          <w:sz w:val="22"/>
          <w:szCs w:val="22"/>
        </w:rPr>
        <w:t>;</w:t>
      </w:r>
      <w:r w:rsidR="0BF9C1BB" w:rsidRPr="00087CBB">
        <w:rPr>
          <w:rFonts w:ascii="Arial" w:eastAsia="Arial" w:hAnsi="Arial" w:cs="Arial"/>
          <w:sz w:val="22"/>
          <w:szCs w:val="22"/>
        </w:rPr>
        <w:t xml:space="preserve"> data augmentation techniques (2.2.2)</w:t>
      </w:r>
      <w:r w:rsidR="7C83AFDF" w:rsidRPr="00087CBB">
        <w:rPr>
          <w:rFonts w:ascii="Arial" w:eastAsia="Arial" w:hAnsi="Arial" w:cs="Arial"/>
          <w:sz w:val="22"/>
          <w:szCs w:val="22"/>
        </w:rPr>
        <w:t>;</w:t>
      </w:r>
      <w:r w:rsidR="0BF9C1BB" w:rsidRPr="00087CBB">
        <w:rPr>
          <w:rFonts w:ascii="Arial" w:eastAsia="Arial" w:hAnsi="Arial" w:cs="Arial"/>
          <w:sz w:val="22"/>
          <w:szCs w:val="22"/>
        </w:rPr>
        <w:t xml:space="preserve"> the</w:t>
      </w:r>
      <w:r w:rsidR="0BF9C1BB">
        <w:rPr>
          <w:rFonts w:ascii="Arial" w:eastAsia="Arial" w:hAnsi="Arial" w:cs="Arial"/>
          <w:sz w:val="22"/>
          <w:szCs w:val="22"/>
        </w:rPr>
        <w:t xml:space="preserve"> </w:t>
      </w:r>
      <w:r w:rsidR="0BF9C1BB" w:rsidRPr="00087CBB">
        <w:rPr>
          <w:rFonts w:ascii="Arial" w:eastAsia="Arial" w:hAnsi="Arial" w:cs="Arial"/>
          <w:sz w:val="22"/>
          <w:szCs w:val="22"/>
        </w:rPr>
        <w:t>DNN architectures implemented (2.2.3)</w:t>
      </w:r>
      <w:r w:rsidR="773C52AA" w:rsidRPr="00087CBB">
        <w:rPr>
          <w:rFonts w:ascii="Arial" w:eastAsia="Arial" w:hAnsi="Arial" w:cs="Arial"/>
          <w:sz w:val="22"/>
          <w:szCs w:val="22"/>
        </w:rPr>
        <w:t xml:space="preserve">; </w:t>
      </w:r>
      <w:r w:rsidR="0BF9C1BB" w:rsidRPr="00087CBB">
        <w:rPr>
          <w:rFonts w:ascii="Arial" w:eastAsia="Arial" w:hAnsi="Arial" w:cs="Arial"/>
          <w:sz w:val="22"/>
          <w:szCs w:val="22"/>
        </w:rPr>
        <w:t xml:space="preserve">and the pre-training strategy (2.2.4). Section 2.3 focuses on the training of the </w:t>
      </w:r>
      <w:r w:rsidR="77D835B0">
        <w:rPr>
          <w:rFonts w:ascii="Arial" w:eastAsia="Arial" w:hAnsi="Arial" w:cs="Arial"/>
          <w:sz w:val="22"/>
          <w:szCs w:val="22"/>
        </w:rPr>
        <w:t>final</w:t>
      </w:r>
      <w:r w:rsidR="0BF9C1BB" w:rsidRPr="00087CBB">
        <w:rPr>
          <w:rFonts w:ascii="Arial" w:eastAsia="Arial" w:hAnsi="Arial" w:cs="Arial"/>
          <w:sz w:val="22"/>
          <w:szCs w:val="22"/>
        </w:rPr>
        <w:t xml:space="preserve"> model, detailing the annotated multicenter dataset (2.3.1)</w:t>
      </w:r>
      <w:r w:rsidR="6A04CC52" w:rsidRPr="00087CBB">
        <w:rPr>
          <w:rFonts w:ascii="Arial" w:eastAsia="Arial" w:hAnsi="Arial" w:cs="Arial"/>
          <w:sz w:val="22"/>
          <w:szCs w:val="22"/>
        </w:rPr>
        <w:t>; t</w:t>
      </w:r>
      <w:r w:rsidR="0BF9C1BB" w:rsidRPr="00087CBB">
        <w:rPr>
          <w:rFonts w:ascii="Arial" w:eastAsia="Arial" w:hAnsi="Arial" w:cs="Arial"/>
          <w:sz w:val="22"/>
          <w:szCs w:val="22"/>
        </w:rPr>
        <w:t>he annotation procedure (2.3.2)</w:t>
      </w:r>
      <w:r w:rsidR="54BFF7C5" w:rsidRPr="00087CBB">
        <w:rPr>
          <w:rFonts w:ascii="Arial" w:eastAsia="Arial" w:hAnsi="Arial" w:cs="Arial"/>
          <w:sz w:val="22"/>
          <w:szCs w:val="22"/>
        </w:rPr>
        <w:t>;</w:t>
      </w:r>
      <w:r w:rsidR="0BF9C1BB" w:rsidRPr="00087CBB">
        <w:rPr>
          <w:rFonts w:ascii="Arial" w:eastAsia="Arial" w:hAnsi="Arial" w:cs="Arial"/>
          <w:sz w:val="22"/>
          <w:szCs w:val="22"/>
        </w:rPr>
        <w:t xml:space="preserve"> and the fine-tuning of the DNN (2.3.3).</w:t>
      </w:r>
    </w:p>
    <w:p w14:paraId="335FEB0B" w14:textId="74FD83A8" w:rsidR="0022325A" w:rsidRDefault="0022325A" w:rsidP="04300B43">
      <w:pPr>
        <w:rPr>
          <w:rFonts w:ascii="Arial" w:eastAsia="Arial" w:hAnsi="Arial" w:cs="Arial"/>
          <w:sz w:val="22"/>
          <w:szCs w:val="22"/>
        </w:rPr>
      </w:pPr>
    </w:p>
    <w:p w14:paraId="4E2186F7" w14:textId="77777777" w:rsidR="00B753CF" w:rsidRDefault="00B753CF" w:rsidP="0022325A">
      <w:pPr>
        <w:rPr>
          <w:rFonts w:ascii="Arial" w:eastAsia="Arial" w:hAnsi="Arial" w:cs="Arial"/>
          <w:sz w:val="22"/>
          <w:szCs w:val="22"/>
        </w:rPr>
      </w:pPr>
    </w:p>
    <w:p w14:paraId="4EEB330C" w14:textId="5D94CBDA" w:rsidR="00CA06C5" w:rsidRDefault="00FB5BE5" w:rsidP="00CA06C5">
      <w:pPr>
        <w:keepNext/>
        <w:jc w:val="center"/>
      </w:pPr>
      <w:r w:rsidRPr="00FB5BE5">
        <w:rPr>
          <w:noProof/>
        </w:rPr>
        <w:drawing>
          <wp:inline distT="0" distB="0" distL="0" distR="0" wp14:anchorId="305D4A54" wp14:editId="11A24DB7">
            <wp:extent cx="4032068" cy="1788093"/>
            <wp:effectExtent l="0" t="0" r="6985" b="3175"/>
            <wp:docPr id="231568912"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68912"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4045870" cy="1794214"/>
                    </a:xfrm>
                    <a:prstGeom prst="rect">
                      <a:avLst/>
                    </a:prstGeom>
                  </pic:spPr>
                </pic:pic>
              </a:graphicData>
            </a:graphic>
          </wp:inline>
        </w:drawing>
      </w:r>
    </w:p>
    <w:p w14:paraId="7D34C50E" w14:textId="3D95B92F" w:rsidR="00327138" w:rsidRPr="00C66BEA" w:rsidRDefault="00CA06C5" w:rsidP="00CA06C5">
      <w:pPr>
        <w:pStyle w:val="Caption"/>
        <w:jc w:val="center"/>
        <w:rPr>
          <w:i w:val="0"/>
          <w:iCs w:val="0"/>
          <w:color w:val="000000"/>
          <w:sz w:val="20"/>
          <w:szCs w:val="24"/>
        </w:rPr>
      </w:pPr>
      <w:bookmarkStart w:id="2" w:name="_Ref195015349"/>
      <w:r w:rsidRPr="00C66BEA">
        <w:rPr>
          <w:i w:val="0"/>
          <w:iCs w:val="0"/>
          <w:color w:val="000000"/>
          <w:sz w:val="20"/>
          <w:szCs w:val="24"/>
        </w:rPr>
        <w:t xml:space="preserve">Figure </w:t>
      </w:r>
      <w:r w:rsidRPr="00C66BEA">
        <w:rPr>
          <w:i w:val="0"/>
          <w:iCs w:val="0"/>
          <w:color w:val="000000"/>
          <w:sz w:val="20"/>
          <w:szCs w:val="24"/>
        </w:rPr>
        <w:fldChar w:fldCharType="begin"/>
      </w:r>
      <w:r w:rsidRPr="00C66BEA">
        <w:rPr>
          <w:i w:val="0"/>
          <w:iCs w:val="0"/>
          <w:color w:val="000000"/>
          <w:sz w:val="20"/>
          <w:szCs w:val="24"/>
        </w:rPr>
        <w:instrText xml:space="preserve"> SEQ Figure \* ARABIC </w:instrText>
      </w:r>
      <w:r w:rsidRPr="00C66BEA">
        <w:rPr>
          <w:i w:val="0"/>
          <w:iCs w:val="0"/>
          <w:color w:val="000000"/>
          <w:sz w:val="20"/>
          <w:szCs w:val="24"/>
        </w:rPr>
        <w:fldChar w:fldCharType="separate"/>
      </w:r>
      <w:r w:rsidRPr="00C66BEA">
        <w:rPr>
          <w:i w:val="0"/>
          <w:iCs w:val="0"/>
          <w:color w:val="000000"/>
          <w:sz w:val="20"/>
          <w:szCs w:val="24"/>
        </w:rPr>
        <w:t>2</w:t>
      </w:r>
      <w:r w:rsidRPr="00C66BEA">
        <w:rPr>
          <w:i w:val="0"/>
          <w:iCs w:val="0"/>
          <w:color w:val="000000"/>
          <w:sz w:val="20"/>
          <w:szCs w:val="24"/>
        </w:rPr>
        <w:fldChar w:fldCharType="end"/>
      </w:r>
      <w:bookmarkEnd w:id="2"/>
      <w:r w:rsidR="004B2AD0" w:rsidRPr="00C66BEA">
        <w:rPr>
          <w:i w:val="0"/>
          <w:iCs w:val="0"/>
          <w:color w:val="000000"/>
          <w:sz w:val="20"/>
          <w:szCs w:val="24"/>
        </w:rPr>
        <w:t xml:space="preserve"> Structure of </w:t>
      </w:r>
      <w:r w:rsidR="00C66BEA" w:rsidRPr="00C66BEA">
        <w:rPr>
          <w:i w:val="0"/>
          <w:iCs w:val="0"/>
          <w:color w:val="000000"/>
          <w:sz w:val="20"/>
          <w:szCs w:val="24"/>
        </w:rPr>
        <w:t xml:space="preserve">the “Methods” </w:t>
      </w:r>
      <w:r w:rsidR="00691932" w:rsidRPr="00C66BEA">
        <w:rPr>
          <w:i w:val="0"/>
          <w:iCs w:val="0"/>
          <w:color w:val="000000"/>
          <w:sz w:val="20"/>
          <w:szCs w:val="24"/>
        </w:rPr>
        <w:t>section.</w:t>
      </w:r>
    </w:p>
    <w:p w14:paraId="488BD80E" w14:textId="77777777" w:rsidR="0022325A" w:rsidRDefault="0022325A" w:rsidP="000D76C4"/>
    <w:p w14:paraId="648D6EFF" w14:textId="77777777" w:rsidR="00152249" w:rsidRDefault="00152249" w:rsidP="000D76C4"/>
    <w:p w14:paraId="5F79C58C" w14:textId="5468991E" w:rsidR="00143342" w:rsidRPr="00572FCA" w:rsidRDefault="00572FCA" w:rsidP="00572FCA">
      <w:pPr>
        <w:rPr>
          <w:rFonts w:ascii="Arial" w:eastAsia="Arial" w:hAnsi="Arial" w:cs="Arial"/>
          <w:b/>
          <w:i/>
          <w:sz w:val="22"/>
          <w:szCs w:val="22"/>
        </w:rPr>
      </w:pPr>
      <w:r w:rsidRPr="00572FCA">
        <w:rPr>
          <w:rFonts w:ascii="Arial" w:eastAsia="Arial" w:hAnsi="Arial" w:cs="Arial"/>
          <w:b/>
          <w:i/>
          <w:sz w:val="22"/>
          <w:szCs w:val="22"/>
        </w:rPr>
        <w:t>2.</w:t>
      </w:r>
      <w:r w:rsidR="00087CBB">
        <w:rPr>
          <w:rFonts w:ascii="Arial" w:eastAsia="Arial" w:hAnsi="Arial" w:cs="Arial"/>
          <w:b/>
          <w:i/>
          <w:sz w:val="22"/>
          <w:szCs w:val="22"/>
        </w:rPr>
        <w:t>2</w:t>
      </w:r>
      <w:r w:rsidRPr="00572FCA">
        <w:rPr>
          <w:rFonts w:ascii="Arial" w:eastAsia="Arial" w:hAnsi="Arial" w:cs="Arial"/>
          <w:b/>
          <w:i/>
          <w:sz w:val="22"/>
          <w:szCs w:val="22"/>
        </w:rPr>
        <w:t xml:space="preserve"> </w:t>
      </w:r>
      <w:r w:rsidR="001C35A8" w:rsidRPr="00572FCA">
        <w:rPr>
          <w:rFonts w:ascii="Arial" w:eastAsia="Arial" w:hAnsi="Arial" w:cs="Arial"/>
          <w:b/>
          <w:i/>
          <w:sz w:val="22"/>
          <w:szCs w:val="22"/>
        </w:rPr>
        <w:t xml:space="preserve">Model Selection and </w:t>
      </w:r>
      <w:r w:rsidR="005D266D" w:rsidRPr="00572FCA">
        <w:rPr>
          <w:rFonts w:ascii="Arial" w:eastAsia="Arial" w:hAnsi="Arial" w:cs="Arial"/>
          <w:b/>
          <w:i/>
          <w:sz w:val="22"/>
          <w:szCs w:val="22"/>
        </w:rPr>
        <w:t>Pre-</w:t>
      </w:r>
      <w:r w:rsidR="1C97A0DD" w:rsidRPr="575B081F">
        <w:rPr>
          <w:rFonts w:ascii="Arial" w:eastAsia="Arial" w:hAnsi="Arial" w:cs="Arial"/>
          <w:b/>
          <w:bCs/>
          <w:i/>
          <w:iCs/>
          <w:sz w:val="22"/>
          <w:szCs w:val="22"/>
        </w:rPr>
        <w:t>T</w:t>
      </w:r>
      <w:r w:rsidR="005D266D" w:rsidRPr="575B081F">
        <w:rPr>
          <w:rFonts w:ascii="Arial" w:eastAsia="Arial" w:hAnsi="Arial" w:cs="Arial"/>
          <w:b/>
          <w:bCs/>
          <w:i/>
          <w:iCs/>
          <w:sz w:val="22"/>
          <w:szCs w:val="22"/>
        </w:rPr>
        <w:t>rain</w:t>
      </w:r>
      <w:r w:rsidR="6700D9AA" w:rsidRPr="575B081F">
        <w:rPr>
          <w:rFonts w:ascii="Arial" w:eastAsia="Arial" w:hAnsi="Arial" w:cs="Arial"/>
          <w:b/>
          <w:bCs/>
          <w:i/>
          <w:iCs/>
          <w:sz w:val="22"/>
          <w:szCs w:val="22"/>
        </w:rPr>
        <w:t>ing</w:t>
      </w:r>
    </w:p>
    <w:p w14:paraId="3D4999D4" w14:textId="77777777" w:rsidR="005D266D" w:rsidRDefault="005D266D" w:rsidP="006C0047"/>
    <w:p w14:paraId="678E5E3C" w14:textId="66C05755" w:rsidR="006C0047" w:rsidRPr="009D4CEA" w:rsidRDefault="1C18AF52" w:rsidP="705574FE">
      <w:pPr>
        <w:rPr>
          <w:rFonts w:ascii="Arial" w:eastAsia="Arial" w:hAnsi="Arial" w:cs="Arial"/>
          <w:sz w:val="22"/>
          <w:szCs w:val="22"/>
        </w:rPr>
      </w:pPr>
      <w:r w:rsidRPr="705574FE">
        <w:rPr>
          <w:rFonts w:ascii="Arial" w:eastAsia="Arial" w:hAnsi="Arial" w:cs="Arial"/>
          <w:sz w:val="22"/>
          <w:szCs w:val="22"/>
        </w:rPr>
        <w:t>T</w:t>
      </w:r>
      <w:r w:rsidR="079624CE" w:rsidRPr="705574FE">
        <w:rPr>
          <w:rFonts w:ascii="Arial" w:eastAsia="Arial" w:hAnsi="Arial" w:cs="Arial"/>
          <w:sz w:val="22"/>
          <w:szCs w:val="22"/>
        </w:rPr>
        <w:t xml:space="preserve">he </w:t>
      </w:r>
      <w:r w:rsidR="24AE6135" w:rsidRPr="705574FE">
        <w:rPr>
          <w:rFonts w:ascii="Arial" w:eastAsia="Arial" w:hAnsi="Arial" w:cs="Arial"/>
          <w:sz w:val="22"/>
          <w:szCs w:val="22"/>
        </w:rPr>
        <w:t>DNN</w:t>
      </w:r>
      <w:r w:rsidRPr="705574FE">
        <w:rPr>
          <w:rFonts w:ascii="Arial" w:eastAsia="Arial" w:hAnsi="Arial" w:cs="Arial"/>
          <w:sz w:val="22"/>
          <w:szCs w:val="22"/>
        </w:rPr>
        <w:t xml:space="preserve"> was selected and </w:t>
      </w:r>
      <w:r w:rsidR="079624CE" w:rsidRPr="705574FE">
        <w:rPr>
          <w:rFonts w:ascii="Arial" w:eastAsia="Arial" w:hAnsi="Arial" w:cs="Arial"/>
          <w:sz w:val="22"/>
          <w:szCs w:val="22"/>
        </w:rPr>
        <w:t xml:space="preserve">pre-trained </w:t>
      </w:r>
      <w:r w:rsidR="1B0F0628" w:rsidRPr="705574FE">
        <w:rPr>
          <w:rFonts w:ascii="Arial" w:eastAsia="Arial" w:hAnsi="Arial" w:cs="Arial"/>
          <w:sz w:val="22"/>
          <w:szCs w:val="22"/>
        </w:rPr>
        <w:t xml:space="preserve">on a pretext task closely aligned with the final objective </w:t>
      </w:r>
      <w:r w:rsidR="5B389CB7" w:rsidRPr="705574FE">
        <w:rPr>
          <w:rFonts w:ascii="Arial" w:eastAsia="Arial" w:hAnsi="Arial" w:cs="Arial"/>
          <w:sz w:val="22"/>
          <w:szCs w:val="22"/>
        </w:rPr>
        <w:t>and</w:t>
      </w:r>
      <w:r w:rsidR="079624CE" w:rsidRPr="705574FE">
        <w:rPr>
          <w:rFonts w:ascii="Arial" w:eastAsia="Arial" w:hAnsi="Arial" w:cs="Arial"/>
          <w:sz w:val="22"/>
          <w:szCs w:val="22"/>
        </w:rPr>
        <w:t xml:space="preserve"> serves as the basis for the actual training.</w:t>
      </w:r>
      <w:r w:rsidR="7836870E" w:rsidRPr="705574FE">
        <w:rPr>
          <w:rFonts w:ascii="Arial" w:eastAsia="Arial" w:hAnsi="Arial" w:cs="Arial"/>
          <w:sz w:val="22"/>
          <w:szCs w:val="22"/>
        </w:rPr>
        <w:t xml:space="preserve"> </w:t>
      </w:r>
      <w:r w:rsidR="32E197F5" w:rsidRPr="705574FE">
        <w:rPr>
          <w:rFonts w:ascii="Arial" w:eastAsia="Arial" w:hAnsi="Arial" w:cs="Arial"/>
          <w:sz w:val="22"/>
          <w:szCs w:val="22"/>
        </w:rPr>
        <w:t>In particular, t</w:t>
      </w:r>
      <w:r w:rsidR="7836870E" w:rsidRPr="705574FE">
        <w:rPr>
          <w:rFonts w:ascii="Arial" w:eastAsia="Arial" w:hAnsi="Arial" w:cs="Arial"/>
          <w:sz w:val="22"/>
          <w:szCs w:val="22"/>
        </w:rPr>
        <w:t>h</w:t>
      </w:r>
      <w:r w:rsidR="24A30144" w:rsidRPr="705574FE">
        <w:rPr>
          <w:rFonts w:ascii="Arial" w:eastAsia="Arial" w:hAnsi="Arial" w:cs="Arial"/>
          <w:sz w:val="22"/>
          <w:szCs w:val="22"/>
        </w:rPr>
        <w:t xml:space="preserve">e pretext task </w:t>
      </w:r>
      <w:r w:rsidR="24AE6135" w:rsidRPr="705574FE">
        <w:rPr>
          <w:rFonts w:ascii="Arial" w:eastAsia="Arial" w:hAnsi="Arial" w:cs="Arial"/>
          <w:sz w:val="22"/>
          <w:szCs w:val="22"/>
        </w:rPr>
        <w:t xml:space="preserve">is to </w:t>
      </w:r>
      <w:r w:rsidR="14824014" w:rsidRPr="705574FE">
        <w:rPr>
          <w:rFonts w:ascii="Arial" w:eastAsia="Arial" w:hAnsi="Arial" w:cs="Arial"/>
          <w:sz w:val="22"/>
          <w:szCs w:val="22"/>
        </w:rPr>
        <w:t>i</w:t>
      </w:r>
      <w:r w:rsidR="7533833B" w:rsidRPr="705574FE">
        <w:rPr>
          <w:rFonts w:ascii="Arial" w:eastAsia="Arial" w:hAnsi="Arial" w:cs="Arial"/>
          <w:sz w:val="22"/>
          <w:szCs w:val="22"/>
        </w:rPr>
        <w:t>mitate</w:t>
      </w:r>
      <w:r w:rsidR="14824014" w:rsidRPr="705574FE">
        <w:rPr>
          <w:rFonts w:ascii="Arial" w:eastAsia="Arial" w:hAnsi="Arial" w:cs="Arial"/>
          <w:sz w:val="22"/>
          <w:szCs w:val="22"/>
        </w:rPr>
        <w:t xml:space="preserve"> the</w:t>
      </w:r>
      <w:r w:rsidR="4BAD6125" w:rsidRPr="705574FE">
        <w:rPr>
          <w:rFonts w:ascii="Arial" w:eastAsia="Arial" w:hAnsi="Arial" w:cs="Arial"/>
          <w:sz w:val="22"/>
          <w:szCs w:val="22"/>
        </w:rPr>
        <w:t xml:space="preserve"> unsupervised</w:t>
      </w:r>
      <w:r w:rsidR="14824014" w:rsidRPr="705574FE">
        <w:rPr>
          <w:rFonts w:ascii="Arial" w:eastAsia="Arial" w:hAnsi="Arial" w:cs="Arial"/>
          <w:sz w:val="22"/>
          <w:szCs w:val="22"/>
        </w:rPr>
        <w:t xml:space="preserve"> </w:t>
      </w:r>
      <w:r w:rsidR="701C9B2B" w:rsidRPr="705574FE">
        <w:rPr>
          <w:rFonts w:ascii="Arial" w:eastAsia="Arial" w:hAnsi="Arial" w:cs="Arial"/>
          <w:sz w:val="22"/>
          <w:szCs w:val="22"/>
        </w:rPr>
        <w:t xml:space="preserve">Hidden Markov Model (HMM) </w:t>
      </w:r>
      <w:r w:rsidR="621C3171" w:rsidRPr="705574FE">
        <w:rPr>
          <w:rFonts w:ascii="Arial" w:eastAsia="Arial" w:hAnsi="Arial" w:cs="Arial"/>
          <w:sz w:val="22"/>
          <w:szCs w:val="22"/>
        </w:rPr>
        <w:t>described</w:t>
      </w:r>
      <w:r w:rsidR="701C9B2B" w:rsidRPr="705574FE">
        <w:rPr>
          <w:rFonts w:ascii="Arial" w:eastAsia="Arial" w:hAnsi="Arial" w:cs="Arial"/>
          <w:sz w:val="22"/>
          <w:szCs w:val="22"/>
        </w:rPr>
        <w:t xml:space="preserve"> in</w:t>
      </w:r>
      <w:r w:rsidR="669CD12A" w:rsidRPr="705574FE">
        <w:rPr>
          <w:rFonts w:ascii="Arial" w:eastAsia="Arial" w:hAnsi="Arial" w:cs="Arial"/>
          <w:sz w:val="22"/>
          <w:szCs w:val="22"/>
        </w:rPr>
        <w:t xml:space="preserve"> </w:t>
      </w:r>
      <w:sdt>
        <w:sdtPr>
          <w:rPr>
            <w:rFonts w:ascii="Arial" w:eastAsia="Arial" w:hAnsi="Arial" w:cs="Arial"/>
            <w:sz w:val="22"/>
            <w:szCs w:val="22"/>
          </w:rPr>
          <w:tag w:val="MENDELEY_CITATION_v3_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"/>
          <w:id w:val="2139219497"/>
          <w:placeholder>
            <w:docPart w:val="DefaultPlaceholder_-1854013440"/>
          </w:placeholder>
        </w:sdtPr>
        <w:sdtEndPr/>
        <w:sdtContent>
          <w:r w:rsidR="00501242" w:rsidRPr="00501242">
            <w:rPr>
              <w:rFonts w:ascii="Arial" w:eastAsia="Arial" w:hAnsi="Arial" w:cs="Arial"/>
              <w:sz w:val="22"/>
              <w:szCs w:val="22"/>
            </w:rPr>
            <w:t>[20]</w:t>
          </w:r>
        </w:sdtContent>
      </w:sdt>
      <w:r w:rsidR="24AE6135" w:rsidRPr="705574FE">
        <w:rPr>
          <w:rFonts w:ascii="Arial" w:eastAsia="Arial" w:hAnsi="Arial" w:cs="Arial"/>
          <w:sz w:val="22"/>
          <w:szCs w:val="22"/>
        </w:rPr>
        <w:t>,</w:t>
      </w:r>
      <w:r w:rsidR="272BCC75" w:rsidRPr="705574FE">
        <w:rPr>
          <w:rFonts w:ascii="Arial" w:eastAsia="Arial" w:hAnsi="Arial" w:cs="Arial"/>
          <w:sz w:val="22"/>
          <w:szCs w:val="22"/>
        </w:rPr>
        <w:t xml:space="preserve"> </w:t>
      </w:r>
      <w:r w:rsidR="24AE6135" w:rsidRPr="705574FE">
        <w:rPr>
          <w:rFonts w:ascii="Arial" w:eastAsia="Arial" w:hAnsi="Arial" w:cs="Arial"/>
          <w:sz w:val="22"/>
          <w:szCs w:val="22"/>
        </w:rPr>
        <w:t>which identifies FBS</w:t>
      </w:r>
      <w:r w:rsidR="6207F8AA" w:rsidRPr="705574FE">
        <w:rPr>
          <w:rFonts w:ascii="Arial" w:eastAsia="Arial" w:hAnsi="Arial" w:cs="Arial"/>
          <w:sz w:val="22"/>
          <w:szCs w:val="22"/>
        </w:rPr>
        <w:t>s</w:t>
      </w:r>
      <w:r w:rsidR="24AE6135" w:rsidRPr="705574FE">
        <w:rPr>
          <w:rFonts w:ascii="Arial" w:eastAsia="Arial" w:hAnsi="Arial" w:cs="Arial"/>
          <w:sz w:val="22"/>
          <w:szCs w:val="22"/>
        </w:rPr>
        <w:t xml:space="preserve"> and previously</w:t>
      </w:r>
      <w:r w:rsidR="00B7CE13" w:rsidRPr="705574FE">
        <w:rPr>
          <w:rFonts w:ascii="Arial" w:eastAsia="Arial" w:hAnsi="Arial" w:cs="Arial"/>
          <w:sz w:val="22"/>
          <w:szCs w:val="22"/>
        </w:rPr>
        <w:t xml:space="preserve"> showed </w:t>
      </w:r>
      <w:r w:rsidR="11965312" w:rsidRPr="705574FE">
        <w:rPr>
          <w:rFonts w:ascii="Arial" w:eastAsia="Arial" w:hAnsi="Arial" w:cs="Arial"/>
          <w:sz w:val="22"/>
          <w:szCs w:val="22"/>
        </w:rPr>
        <w:t>good agreement with human-made annotations.</w:t>
      </w:r>
    </w:p>
    <w:p w14:paraId="48A94A02" w14:textId="01943B48" w:rsidR="006C0047" w:rsidRDefault="39DF79B9" w:rsidP="03674CF8">
      <w:pPr>
        <w:rPr>
          <w:rFonts w:ascii="Arial" w:eastAsia="Arial" w:hAnsi="Arial" w:cs="Arial"/>
          <w:sz w:val="22"/>
          <w:szCs w:val="22"/>
        </w:rPr>
      </w:pPr>
      <w:r w:rsidRPr="705574FE">
        <w:rPr>
          <w:rFonts w:ascii="Arial" w:eastAsia="Arial" w:hAnsi="Arial" w:cs="Arial"/>
          <w:sz w:val="22"/>
          <w:szCs w:val="22"/>
        </w:rPr>
        <w:t xml:space="preserve">Despite its convenience for the purpose of pretraining, the described HMM </w:t>
      </w:r>
      <w:r w:rsidR="61E79417" w:rsidRPr="705574FE">
        <w:rPr>
          <w:rFonts w:ascii="Arial" w:eastAsia="Arial" w:hAnsi="Arial" w:cs="Arial"/>
          <w:sz w:val="22"/>
          <w:szCs w:val="22"/>
        </w:rPr>
        <w:t>presents some limitations</w:t>
      </w:r>
      <w:r w:rsidR="24AE6135" w:rsidRPr="705574FE">
        <w:rPr>
          <w:rFonts w:ascii="Arial" w:eastAsia="Arial" w:hAnsi="Arial" w:cs="Arial"/>
          <w:sz w:val="22"/>
          <w:szCs w:val="22"/>
        </w:rPr>
        <w:t>:</w:t>
      </w:r>
      <w:r w:rsidR="533970B7" w:rsidRPr="705574FE">
        <w:rPr>
          <w:rFonts w:ascii="Arial" w:eastAsia="Arial" w:hAnsi="Arial" w:cs="Arial"/>
          <w:sz w:val="22"/>
          <w:szCs w:val="22"/>
        </w:rPr>
        <w:t xml:space="preserve"> </w:t>
      </w:r>
      <w:r w:rsidR="24AE6135" w:rsidRPr="705574FE">
        <w:rPr>
          <w:rFonts w:ascii="Arial" w:eastAsia="Arial" w:hAnsi="Arial" w:cs="Arial"/>
          <w:sz w:val="22"/>
          <w:szCs w:val="22"/>
        </w:rPr>
        <w:t xml:space="preserve">1) </w:t>
      </w:r>
      <w:r w:rsidR="533970B7" w:rsidRPr="705574FE">
        <w:rPr>
          <w:rFonts w:ascii="Arial" w:eastAsia="Arial" w:hAnsi="Arial" w:cs="Arial"/>
          <w:sz w:val="22"/>
          <w:szCs w:val="22"/>
        </w:rPr>
        <w:t>it relies on</w:t>
      </w:r>
      <w:r w:rsidR="6119394F" w:rsidRPr="705574FE">
        <w:rPr>
          <w:rFonts w:ascii="Arial" w:eastAsia="Arial" w:hAnsi="Arial" w:cs="Arial"/>
          <w:sz w:val="22"/>
          <w:szCs w:val="22"/>
        </w:rPr>
        <w:t xml:space="preserve"> the extraction of </w:t>
      </w:r>
      <w:r w:rsidR="18DBAAF0" w:rsidRPr="705574FE">
        <w:rPr>
          <w:rFonts w:ascii="Arial" w:eastAsia="Arial" w:hAnsi="Arial" w:cs="Arial"/>
          <w:sz w:val="22"/>
          <w:szCs w:val="22"/>
        </w:rPr>
        <w:t>a wide set of features,</w:t>
      </w:r>
      <w:r w:rsidR="4493A329" w:rsidRPr="705574FE">
        <w:rPr>
          <w:rFonts w:ascii="Arial" w:eastAsia="Arial" w:hAnsi="Arial" w:cs="Arial"/>
          <w:sz w:val="22"/>
          <w:szCs w:val="22"/>
        </w:rPr>
        <w:t xml:space="preserve"> 2)</w:t>
      </w:r>
      <w:r w:rsidR="18DBAAF0" w:rsidRPr="705574FE">
        <w:rPr>
          <w:rFonts w:ascii="Arial" w:eastAsia="Arial" w:hAnsi="Arial" w:cs="Arial"/>
          <w:sz w:val="22"/>
          <w:szCs w:val="22"/>
        </w:rPr>
        <w:t xml:space="preserve"> it has a tendency of overestimating the “Quiet” class at the expenses of “Activity”,</w:t>
      </w:r>
      <w:r w:rsidR="7383AB7C" w:rsidRPr="705574FE">
        <w:rPr>
          <w:rFonts w:ascii="Arial" w:eastAsia="Arial" w:hAnsi="Arial" w:cs="Arial"/>
          <w:sz w:val="22"/>
          <w:szCs w:val="22"/>
        </w:rPr>
        <w:t xml:space="preserve"> </w:t>
      </w:r>
      <w:r w:rsidR="15FBB669" w:rsidRPr="705574FE">
        <w:rPr>
          <w:rFonts w:ascii="Arial" w:eastAsia="Arial" w:hAnsi="Arial" w:cs="Arial"/>
          <w:sz w:val="22"/>
          <w:szCs w:val="22"/>
        </w:rPr>
        <w:t xml:space="preserve">3) </w:t>
      </w:r>
      <w:r w:rsidR="7383AB7C" w:rsidRPr="705574FE">
        <w:rPr>
          <w:rFonts w:ascii="Arial" w:eastAsia="Arial" w:hAnsi="Arial" w:cs="Arial"/>
          <w:sz w:val="22"/>
          <w:szCs w:val="22"/>
        </w:rPr>
        <w:t>shows good but sub-optimal results</w:t>
      </w:r>
      <w:r w:rsidR="24AE6135" w:rsidRPr="705574FE">
        <w:rPr>
          <w:rFonts w:ascii="Arial" w:eastAsia="Arial" w:hAnsi="Arial" w:cs="Arial"/>
          <w:sz w:val="22"/>
          <w:szCs w:val="22"/>
        </w:rPr>
        <w:t xml:space="preserve">. For these reasons, replicating the HMM is not the final goal, but rather </w:t>
      </w:r>
      <w:r w:rsidR="77D835B0" w:rsidRPr="705574FE">
        <w:rPr>
          <w:rFonts w:ascii="Arial" w:eastAsia="Arial" w:hAnsi="Arial" w:cs="Arial"/>
          <w:sz w:val="22"/>
          <w:szCs w:val="22"/>
        </w:rPr>
        <w:t xml:space="preserve">only </w:t>
      </w:r>
      <w:r w:rsidR="24AE6135" w:rsidRPr="705574FE">
        <w:rPr>
          <w:rFonts w:ascii="Arial" w:eastAsia="Arial" w:hAnsi="Arial" w:cs="Arial"/>
          <w:sz w:val="22"/>
          <w:szCs w:val="22"/>
        </w:rPr>
        <w:t>a preliminary step.</w:t>
      </w:r>
    </w:p>
    <w:p w14:paraId="751A4874" w14:textId="77777777" w:rsidR="00554714" w:rsidRDefault="00554714" w:rsidP="03674CF8">
      <w:pPr>
        <w:rPr>
          <w:rFonts w:ascii="Arial" w:eastAsia="Arial" w:hAnsi="Arial" w:cs="Arial"/>
          <w:sz w:val="22"/>
          <w:szCs w:val="22"/>
        </w:rPr>
      </w:pPr>
    </w:p>
    <w:p w14:paraId="3F5A90F7" w14:textId="77777777" w:rsidR="00CA06C5" w:rsidRDefault="00CA06C5" w:rsidP="03674CF8">
      <w:pPr>
        <w:rPr>
          <w:rFonts w:ascii="Arial" w:eastAsia="Arial" w:hAnsi="Arial" w:cs="Arial"/>
          <w:strike/>
          <w:sz w:val="22"/>
          <w:szCs w:val="22"/>
        </w:rPr>
      </w:pPr>
    </w:p>
    <w:p w14:paraId="48B66D3B" w14:textId="77777777" w:rsidR="00EA22D9" w:rsidRDefault="00EA22D9" w:rsidP="03674CF8">
      <w:pPr>
        <w:rPr>
          <w:rFonts w:ascii="Arial" w:eastAsia="Arial" w:hAnsi="Arial" w:cs="Arial"/>
          <w:strike/>
          <w:sz w:val="22"/>
          <w:szCs w:val="22"/>
        </w:rPr>
      </w:pPr>
    </w:p>
    <w:p w14:paraId="40BFCA73" w14:textId="77777777" w:rsidR="00EA22D9" w:rsidRDefault="00EA22D9" w:rsidP="03674CF8">
      <w:pPr>
        <w:rPr>
          <w:rFonts w:ascii="Arial" w:eastAsia="Arial" w:hAnsi="Arial" w:cs="Arial"/>
          <w:strike/>
          <w:sz w:val="22"/>
          <w:szCs w:val="22"/>
        </w:rPr>
      </w:pPr>
    </w:p>
    <w:p w14:paraId="4D5B280A" w14:textId="77777777" w:rsidR="00802EB9" w:rsidRPr="009D4CEA" w:rsidRDefault="00802EB9" w:rsidP="03674CF8">
      <w:pPr>
        <w:rPr>
          <w:rFonts w:ascii="Arial" w:eastAsia="Arial" w:hAnsi="Arial" w:cs="Arial"/>
          <w:strike/>
          <w:sz w:val="22"/>
          <w:szCs w:val="22"/>
        </w:rPr>
      </w:pPr>
    </w:p>
    <w:p w14:paraId="042C354D" w14:textId="48C7C6CF" w:rsidR="004F75E2" w:rsidRPr="009D4CEA" w:rsidRDefault="00572FCA" w:rsidP="005D266D">
      <w:pPr>
        <w:rPr>
          <w:rFonts w:ascii="Arial" w:eastAsia="Arial" w:hAnsi="Arial" w:cs="Arial"/>
          <w:i/>
          <w:sz w:val="22"/>
          <w:szCs w:val="22"/>
        </w:rPr>
      </w:pPr>
      <w:r w:rsidRPr="00BA577A">
        <w:rPr>
          <w:rFonts w:ascii="Arial" w:eastAsia="Arial" w:hAnsi="Arial" w:cs="Arial"/>
          <w:b/>
          <w:i/>
          <w:sz w:val="22"/>
          <w:szCs w:val="22"/>
        </w:rPr>
        <w:t>2</w:t>
      </w:r>
      <w:r w:rsidR="00A54306" w:rsidRPr="00A52DF6">
        <w:rPr>
          <w:rFonts w:ascii="Arial" w:eastAsia="Arial" w:hAnsi="Arial" w:cs="Arial"/>
          <w:b/>
          <w:i/>
          <w:sz w:val="22"/>
          <w:szCs w:val="22"/>
        </w:rPr>
        <w:t>.</w:t>
      </w:r>
      <w:r w:rsidR="00087CBB">
        <w:rPr>
          <w:rFonts w:ascii="Arial" w:eastAsia="Arial" w:hAnsi="Arial" w:cs="Arial"/>
          <w:b/>
          <w:i/>
          <w:sz w:val="22"/>
          <w:szCs w:val="22"/>
        </w:rPr>
        <w:t>2</w:t>
      </w:r>
      <w:r w:rsidR="00587744">
        <w:rPr>
          <w:rFonts w:ascii="Arial" w:eastAsia="Arial" w:hAnsi="Arial" w:cs="Arial"/>
          <w:b/>
          <w:i/>
          <w:sz w:val="22"/>
          <w:szCs w:val="22"/>
        </w:rPr>
        <w:t>.1</w:t>
      </w:r>
      <w:r w:rsidR="007C6ACA" w:rsidRPr="00BA577A">
        <w:rPr>
          <w:rFonts w:ascii="Arial" w:eastAsia="Arial" w:hAnsi="Arial" w:cs="Arial"/>
          <w:b/>
          <w:i/>
          <w:sz w:val="22"/>
          <w:szCs w:val="22"/>
        </w:rPr>
        <w:t xml:space="preserve"> </w:t>
      </w:r>
      <w:r w:rsidR="00A54306" w:rsidRPr="00217438">
        <w:rPr>
          <w:rFonts w:ascii="Arial" w:eastAsia="Arial" w:hAnsi="Arial" w:cs="Arial"/>
          <w:b/>
          <w:i/>
          <w:sz w:val="22"/>
          <w:szCs w:val="22"/>
        </w:rPr>
        <w:t xml:space="preserve">Pre-training Dataset </w:t>
      </w:r>
    </w:p>
    <w:p w14:paraId="0B28B673" w14:textId="77777777" w:rsidR="007D7B1A" w:rsidRPr="009D4CEA" w:rsidRDefault="007D7B1A" w:rsidP="0041137D">
      <w:pPr>
        <w:ind w:left="-15" w:firstLine="0"/>
        <w:rPr>
          <w:rFonts w:ascii="Arial" w:eastAsia="Arial" w:hAnsi="Arial" w:cs="Arial"/>
          <w:sz w:val="22"/>
          <w:szCs w:val="22"/>
        </w:rPr>
      </w:pPr>
    </w:p>
    <w:p w14:paraId="34616E54" w14:textId="0E110B76" w:rsidR="00117DD5" w:rsidRDefault="053A9E02" w:rsidP="705574FE">
      <w:pPr>
        <w:spacing w:after="348"/>
        <w:ind w:left="-15" w:firstLine="0"/>
        <w:rPr>
          <w:rFonts w:ascii="Arial" w:eastAsia="Arial" w:hAnsi="Arial" w:cs="Arial"/>
          <w:sz w:val="22"/>
          <w:szCs w:val="22"/>
        </w:rPr>
      </w:pPr>
      <w:r w:rsidRPr="705574FE">
        <w:rPr>
          <w:rFonts w:ascii="Arial" w:eastAsia="Arial" w:hAnsi="Arial" w:cs="Arial"/>
          <w:sz w:val="22"/>
          <w:szCs w:val="22"/>
        </w:rPr>
        <w:t xml:space="preserve">The characteristics of the dataset used for pre-training are described elsewhere </w:t>
      </w:r>
      <w:sdt>
        <w:sdtPr>
          <w:rPr>
            <w:rFonts w:ascii="Arial" w:eastAsia="Arial" w:hAnsi="Arial" w:cs="Arial"/>
            <w:sz w:val="22"/>
            <w:szCs w:val="22"/>
          </w:rPr>
          <w:tag w:val="MENDELEY_CITATION_v3_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"/>
          <w:id w:val="-1471440956"/>
          <w:placeholder>
            <w:docPart w:val="33E70620EEA544AAA2B6B1474FC1BD72"/>
          </w:placeholder>
        </w:sdtPr>
        <w:sdtEndPr/>
        <w:sdtContent>
          <w:r w:rsidR="00501242" w:rsidRPr="00501242">
            <w:rPr>
              <w:rFonts w:ascii="Arial" w:eastAsia="Arial" w:hAnsi="Arial" w:cs="Arial"/>
              <w:sz w:val="22"/>
              <w:szCs w:val="22"/>
            </w:rPr>
            <w:t>[22], [23]</w:t>
          </w:r>
        </w:sdtContent>
      </w:sdt>
      <w:r w:rsidRPr="705574FE">
        <w:rPr>
          <w:rFonts w:ascii="Arial" w:eastAsia="Arial" w:hAnsi="Arial" w:cs="Arial"/>
          <w:sz w:val="22"/>
          <w:szCs w:val="22"/>
        </w:rPr>
        <w:t>. In brief, clinicians have collected ultrasound-</w:t>
      </w:r>
      <w:r w:rsidR="50FE3F85" w:rsidRPr="705574FE">
        <w:rPr>
          <w:rFonts w:ascii="Arial" w:eastAsia="Arial" w:hAnsi="Arial" w:cs="Arial"/>
          <w:sz w:val="22"/>
          <w:szCs w:val="22"/>
        </w:rPr>
        <w:t xml:space="preserve">based </w:t>
      </w:r>
      <w:r w:rsidRPr="705574FE">
        <w:rPr>
          <w:rFonts w:ascii="Arial" w:eastAsia="Arial" w:hAnsi="Arial" w:cs="Arial"/>
          <w:sz w:val="22"/>
          <w:szCs w:val="22"/>
        </w:rPr>
        <w:t>CTG data as part of routine clinical practice at the University Hospital Federico II in Naples, Italy, since 2003.</w:t>
      </w:r>
      <w:r w:rsidR="41CA4F67" w:rsidRPr="705574FE">
        <w:rPr>
          <w:rFonts w:ascii="Arial" w:eastAsia="Arial" w:hAnsi="Arial" w:cs="Arial"/>
          <w:sz w:val="22"/>
          <w:szCs w:val="22"/>
        </w:rPr>
        <w:t xml:space="preserve"> Written informed consent was obtained from all participants prior to </w:t>
      </w:r>
      <w:r w:rsidR="511A1762" w:rsidRPr="705574FE">
        <w:rPr>
          <w:rFonts w:ascii="Arial" w:eastAsia="Arial" w:hAnsi="Arial" w:cs="Arial"/>
          <w:sz w:val="22"/>
          <w:szCs w:val="22"/>
        </w:rPr>
        <w:t xml:space="preserve">performing the CTG </w:t>
      </w:r>
      <w:r w:rsidR="41CA4F67" w:rsidRPr="705574FE">
        <w:rPr>
          <w:rFonts w:ascii="Arial" w:eastAsia="Arial" w:hAnsi="Arial" w:cs="Arial"/>
          <w:sz w:val="22"/>
          <w:szCs w:val="22"/>
        </w:rPr>
        <w:t>recording.</w:t>
      </w:r>
      <w:r w:rsidRPr="705574FE">
        <w:rPr>
          <w:rFonts w:ascii="Arial" w:eastAsia="Arial" w:hAnsi="Arial" w:cs="Arial"/>
          <w:sz w:val="22"/>
          <w:szCs w:val="22"/>
        </w:rPr>
        <w:t xml:space="preserve"> The </w:t>
      </w:r>
      <w:r w:rsidR="2E60878E" w:rsidRPr="705574FE">
        <w:rPr>
          <w:rFonts w:ascii="Arial" w:eastAsia="Arial" w:hAnsi="Arial" w:cs="Arial"/>
          <w:sz w:val="22"/>
          <w:szCs w:val="22"/>
        </w:rPr>
        <w:t>FHR</w:t>
      </w:r>
      <w:r w:rsidRPr="705574FE">
        <w:rPr>
          <w:rFonts w:ascii="Arial" w:eastAsia="Arial" w:hAnsi="Arial" w:cs="Arial"/>
          <w:sz w:val="22"/>
          <w:szCs w:val="22"/>
        </w:rPr>
        <w:t xml:space="preserve"> signals were recorded using Philips Avalon cardiotocographs and stored via the 2CTG2 software </w:t>
      </w:r>
      <w:sdt>
        <w:sdtPr>
          <w:rPr>
            <w:rFonts w:ascii="Arial" w:eastAsia="Arial" w:hAnsi="Arial" w:cs="Arial"/>
            <w:sz w:val="22"/>
            <w:szCs w:val="22"/>
          </w:rPr>
          <w:tag w:val="MENDELEY_CITATION_v3_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"/>
          <w:id w:val="-1439980671"/>
          <w:placeholder>
            <w:docPart w:val="33E70620EEA544AAA2B6B1474FC1BD72"/>
          </w:placeholder>
        </w:sdtPr>
        <w:sdtEndPr/>
        <w:sdtContent>
          <w:r w:rsidR="00501242" w:rsidRPr="00501242">
            <w:rPr>
              <w:rFonts w:ascii="Arial" w:eastAsia="Arial" w:hAnsi="Arial" w:cs="Arial"/>
              <w:sz w:val="22"/>
              <w:szCs w:val="22"/>
            </w:rPr>
            <w:t>[24]</w:t>
          </w:r>
        </w:sdtContent>
      </w:sdt>
      <w:r w:rsidRPr="705574FE">
        <w:rPr>
          <w:rFonts w:ascii="Arial" w:eastAsia="Arial" w:hAnsi="Arial" w:cs="Arial"/>
          <w:sz w:val="22"/>
          <w:szCs w:val="22"/>
        </w:rPr>
        <w:t xml:space="preserve">, which </w:t>
      </w:r>
      <w:r w:rsidR="3B1684E6" w:rsidRPr="705574FE">
        <w:rPr>
          <w:rFonts w:ascii="Arial" w:eastAsia="Arial" w:hAnsi="Arial" w:cs="Arial"/>
          <w:sz w:val="22"/>
          <w:szCs w:val="22"/>
        </w:rPr>
        <w:t>reads</w:t>
      </w:r>
      <w:r w:rsidRPr="705574FE">
        <w:rPr>
          <w:rFonts w:ascii="Arial" w:eastAsia="Arial" w:hAnsi="Arial" w:cs="Arial"/>
          <w:sz w:val="22"/>
          <w:szCs w:val="22"/>
        </w:rPr>
        <w:t xml:space="preserve"> the values of</w:t>
      </w:r>
      <w:r w:rsidR="3B1684E6" w:rsidRPr="705574FE">
        <w:rPr>
          <w:rFonts w:ascii="Arial" w:eastAsia="Arial" w:hAnsi="Arial" w:cs="Arial"/>
          <w:sz w:val="22"/>
          <w:szCs w:val="22"/>
        </w:rPr>
        <w:t xml:space="preserve"> the</w:t>
      </w:r>
      <w:r w:rsidRPr="705574FE">
        <w:rPr>
          <w:rFonts w:ascii="Arial" w:eastAsia="Arial" w:hAnsi="Arial" w:cs="Arial"/>
          <w:sz w:val="22"/>
          <w:szCs w:val="22"/>
        </w:rPr>
        <w:t xml:space="preserve"> FHR and Fetal Movements Profile (FMP) signal</w:t>
      </w:r>
      <w:r w:rsidR="3B1684E6" w:rsidRPr="705574FE">
        <w:rPr>
          <w:rFonts w:ascii="Arial" w:eastAsia="Arial" w:hAnsi="Arial" w:cs="Arial"/>
          <w:sz w:val="22"/>
          <w:szCs w:val="22"/>
        </w:rPr>
        <w:t>s</w:t>
      </w:r>
      <w:r w:rsidRPr="705574FE">
        <w:rPr>
          <w:rFonts w:ascii="Arial" w:eastAsia="Arial" w:hAnsi="Arial" w:cs="Arial"/>
          <w:sz w:val="22"/>
          <w:szCs w:val="22"/>
        </w:rPr>
        <w:t xml:space="preserve"> at 2 Hz. This sampling frequency was selected as the best compromise to represent all relevant FHR spectral components and limit the number of identical consecutive samples. </w:t>
      </w:r>
      <w:r w:rsidR="31F6876C" w:rsidRPr="705574FE">
        <w:rPr>
          <w:rFonts w:ascii="Arial" w:eastAsia="Arial" w:hAnsi="Arial" w:cs="Arial"/>
          <w:sz w:val="22"/>
          <w:szCs w:val="22"/>
        </w:rPr>
        <w:t xml:space="preserve">FHR signals were then subject to a standard pre-processing procedure to identify </w:t>
      </w:r>
      <w:r w:rsidR="77D835B0" w:rsidRPr="705574FE">
        <w:rPr>
          <w:rFonts w:ascii="Arial" w:eastAsia="Arial" w:hAnsi="Arial" w:cs="Arial"/>
          <w:sz w:val="22"/>
          <w:szCs w:val="22"/>
        </w:rPr>
        <w:t>insufficient-quality</w:t>
      </w:r>
      <w:r w:rsidRPr="705574FE">
        <w:rPr>
          <w:rFonts w:ascii="Arial" w:eastAsia="Arial" w:hAnsi="Arial" w:cs="Arial"/>
          <w:sz w:val="22"/>
          <w:szCs w:val="22"/>
        </w:rPr>
        <w:t xml:space="preserve"> points</w:t>
      </w:r>
      <w:r w:rsidR="3688DDA2" w:rsidRPr="705574FE">
        <w:rPr>
          <w:rFonts w:ascii="Arial" w:eastAsia="Arial" w:hAnsi="Arial" w:cs="Arial"/>
          <w:sz w:val="22"/>
          <w:szCs w:val="22"/>
        </w:rPr>
        <w:t>, which are</w:t>
      </w:r>
      <w:r w:rsidRPr="705574FE">
        <w:rPr>
          <w:rFonts w:ascii="Arial" w:eastAsia="Arial" w:hAnsi="Arial" w:cs="Arial"/>
          <w:sz w:val="22"/>
          <w:szCs w:val="22"/>
        </w:rPr>
        <w:t xml:space="preserve"> corrected through linear interpolation</w:t>
      </w:r>
      <w:r w:rsidR="3688DDA2" w:rsidRPr="705574FE">
        <w:rPr>
          <w:rFonts w:ascii="Arial" w:eastAsia="Arial" w:hAnsi="Arial" w:cs="Arial"/>
          <w:sz w:val="22"/>
          <w:szCs w:val="22"/>
        </w:rPr>
        <w:t xml:space="preserve"> </w:t>
      </w:r>
      <w:sdt>
        <w:sdtPr>
          <w:rPr>
            <w:rFonts w:ascii="Arial" w:eastAsia="Arial" w:hAnsi="Arial" w:cs="Arial"/>
            <w:sz w:val="22"/>
            <w:szCs w:val="22"/>
          </w:rPr>
          <w:tag w:val="MENDELEY_CITATION_v3_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"/>
          <w:id w:val="1087960679"/>
          <w:placeholder>
            <w:docPart w:val="DefaultPlaceholder_-1854013440"/>
          </w:placeholder>
        </w:sdtPr>
        <w:sdtEndPr/>
        <w:sdtContent>
          <w:r w:rsidR="00501242" w:rsidRPr="00501242">
            <w:rPr>
              <w:rFonts w:ascii="Arial" w:eastAsia="Arial" w:hAnsi="Arial" w:cs="Arial"/>
              <w:sz w:val="22"/>
              <w:szCs w:val="22"/>
            </w:rPr>
            <w:t>[24]</w:t>
          </w:r>
        </w:sdtContent>
      </w:sdt>
      <w:r w:rsidRPr="705574FE">
        <w:rPr>
          <w:rFonts w:ascii="Arial" w:eastAsia="Arial" w:hAnsi="Arial" w:cs="Arial"/>
          <w:sz w:val="22"/>
          <w:szCs w:val="22"/>
        </w:rPr>
        <w:t xml:space="preserve">. </w:t>
      </w:r>
      <w:r w:rsidR="15344F4A" w:rsidRPr="705574FE">
        <w:rPr>
          <w:rFonts w:ascii="Arial" w:eastAsia="Arial" w:hAnsi="Arial" w:cs="Arial"/>
          <w:sz w:val="22"/>
          <w:szCs w:val="22"/>
        </w:rPr>
        <w:t>For the pre-training phase, 7</w:t>
      </w:r>
      <w:r w:rsidR="4B6ABE4D" w:rsidRPr="705574FE">
        <w:rPr>
          <w:rFonts w:ascii="Arial" w:eastAsia="Arial" w:hAnsi="Arial" w:cs="Arial"/>
          <w:sz w:val="22"/>
          <w:szCs w:val="22"/>
        </w:rPr>
        <w:t>,</w:t>
      </w:r>
      <w:r w:rsidR="15344F4A" w:rsidRPr="705574FE">
        <w:rPr>
          <w:rFonts w:ascii="Arial" w:eastAsia="Arial" w:hAnsi="Arial" w:cs="Arial"/>
          <w:sz w:val="22"/>
          <w:szCs w:val="22"/>
        </w:rPr>
        <w:t xml:space="preserve">600 FHR signals </w:t>
      </w:r>
      <w:r w:rsidR="171B256F" w:rsidRPr="705574FE">
        <w:rPr>
          <w:rFonts w:ascii="Arial" w:eastAsia="Arial" w:hAnsi="Arial" w:cs="Arial"/>
          <w:sz w:val="22"/>
          <w:szCs w:val="22"/>
        </w:rPr>
        <w:t xml:space="preserve">from fetuses whose </w:t>
      </w:r>
      <w:r w:rsidR="15344F4A" w:rsidRPr="705574FE">
        <w:rPr>
          <w:rFonts w:ascii="Arial" w:eastAsia="Arial" w:hAnsi="Arial" w:cs="Arial"/>
          <w:sz w:val="22"/>
          <w:szCs w:val="22"/>
        </w:rPr>
        <w:t xml:space="preserve">gestational age (GA) </w:t>
      </w:r>
      <w:r w:rsidR="7E87DB5D" w:rsidRPr="705574FE">
        <w:rPr>
          <w:rFonts w:ascii="Arial" w:eastAsia="Arial" w:hAnsi="Arial" w:cs="Arial"/>
          <w:sz w:val="22"/>
          <w:szCs w:val="22"/>
        </w:rPr>
        <w:t>was</w:t>
      </w:r>
      <w:r w:rsidR="15344F4A" w:rsidRPr="705574FE">
        <w:rPr>
          <w:rFonts w:ascii="Arial" w:eastAsia="Arial" w:hAnsi="Arial" w:cs="Arial"/>
          <w:sz w:val="22"/>
          <w:szCs w:val="22"/>
        </w:rPr>
        <w:t xml:space="preserve"> </w:t>
      </w:r>
      <w:r w:rsidR="0D91D235" w:rsidRPr="705574FE">
        <w:rPr>
          <w:rFonts w:ascii="Arial" w:eastAsia="Arial" w:hAnsi="Arial" w:cs="Arial"/>
          <w:sz w:val="22"/>
          <w:szCs w:val="22"/>
        </w:rPr>
        <w:t>great or equal</w:t>
      </w:r>
      <w:r w:rsidR="77D835B0" w:rsidRPr="705574FE">
        <w:rPr>
          <w:rFonts w:ascii="Arial" w:eastAsia="Arial" w:hAnsi="Arial" w:cs="Arial"/>
          <w:sz w:val="22"/>
          <w:szCs w:val="22"/>
        </w:rPr>
        <w:t xml:space="preserve"> to</w:t>
      </w:r>
      <w:r w:rsidR="15344F4A" w:rsidRPr="705574FE">
        <w:rPr>
          <w:rFonts w:ascii="Arial" w:eastAsia="Arial" w:hAnsi="Arial" w:cs="Arial"/>
          <w:sz w:val="22"/>
          <w:szCs w:val="22"/>
        </w:rPr>
        <w:t xml:space="preserve"> 32 weeks and w</w:t>
      </w:r>
      <w:r w:rsidR="2CF7BA14" w:rsidRPr="705574FE">
        <w:rPr>
          <w:rFonts w:ascii="Arial" w:eastAsia="Arial" w:hAnsi="Arial" w:cs="Arial"/>
          <w:sz w:val="22"/>
          <w:szCs w:val="22"/>
        </w:rPr>
        <w:t>hose traces had</w:t>
      </w:r>
      <w:r w:rsidR="15344F4A" w:rsidRPr="705574FE">
        <w:rPr>
          <w:rFonts w:ascii="Arial" w:eastAsia="Arial" w:hAnsi="Arial" w:cs="Arial"/>
          <w:sz w:val="22"/>
          <w:szCs w:val="22"/>
        </w:rPr>
        <w:t xml:space="preserve"> less than 10% of interpolated points were </w:t>
      </w:r>
      <w:r w:rsidR="2DA542B1" w:rsidRPr="705574FE">
        <w:rPr>
          <w:rFonts w:ascii="Arial" w:eastAsia="Arial" w:hAnsi="Arial" w:cs="Arial"/>
          <w:sz w:val="22"/>
          <w:szCs w:val="22"/>
        </w:rPr>
        <w:t>included</w:t>
      </w:r>
      <w:r w:rsidR="4198C6FE" w:rsidRPr="705574FE">
        <w:rPr>
          <w:rFonts w:ascii="Arial" w:eastAsia="Arial" w:hAnsi="Arial" w:cs="Arial"/>
          <w:sz w:val="22"/>
          <w:szCs w:val="22"/>
        </w:rPr>
        <w:t>.</w:t>
      </w:r>
      <w:r w:rsidR="5734E91E" w:rsidRPr="705574FE">
        <w:rPr>
          <w:rFonts w:ascii="Arial" w:eastAsia="Arial" w:hAnsi="Arial" w:cs="Arial"/>
          <w:sz w:val="22"/>
          <w:szCs w:val="22"/>
        </w:rPr>
        <w:t xml:space="preserve"> </w:t>
      </w:r>
      <w:r w:rsidR="7342A03D" w:rsidRPr="705574FE">
        <w:rPr>
          <w:rFonts w:ascii="Arial" w:eastAsia="Arial" w:hAnsi="Arial" w:cs="Arial"/>
          <w:sz w:val="22"/>
          <w:szCs w:val="22"/>
        </w:rPr>
        <w:t>Signals were standardized by subtracting the global mean (139.96 bpm) and dividing by the global standard deviation (11.64 bpm), both computed as the average of the means and standard deviations across the sample population</w:t>
      </w:r>
      <w:r w:rsidR="0EF66C9B" w:rsidRPr="705574FE">
        <w:rPr>
          <w:rFonts w:ascii="Arial" w:eastAsia="Arial" w:hAnsi="Arial" w:cs="Arial"/>
          <w:sz w:val="22"/>
          <w:szCs w:val="22"/>
        </w:rPr>
        <w:t>.</w:t>
      </w:r>
    </w:p>
    <w:p w14:paraId="0769FAEF" w14:textId="13A5136B" w:rsidR="00B753CF" w:rsidRPr="009D4CEA" w:rsidRDefault="00B753CF" w:rsidP="005D266D">
      <w:pPr>
        <w:rPr>
          <w:rFonts w:ascii="Arial" w:eastAsia="Arial" w:hAnsi="Arial" w:cs="Arial"/>
          <w:sz w:val="22"/>
          <w:szCs w:val="22"/>
        </w:rPr>
      </w:pPr>
    </w:p>
    <w:p w14:paraId="32675D92" w14:textId="5BD9CBC3" w:rsidR="00437996" w:rsidRPr="009D4CEA" w:rsidRDefault="00437996" w:rsidP="00BA577A">
      <w:pPr>
        <w:rPr>
          <w:rFonts w:ascii="Arial" w:eastAsia="Arial" w:hAnsi="Arial" w:cs="Arial"/>
          <w:i/>
          <w:sz w:val="22"/>
          <w:szCs w:val="22"/>
        </w:rPr>
      </w:pPr>
      <w:r w:rsidRPr="00BA577A">
        <w:rPr>
          <w:rFonts w:ascii="Arial" w:eastAsia="Arial" w:hAnsi="Arial" w:cs="Arial"/>
          <w:b/>
          <w:i/>
          <w:sz w:val="22"/>
          <w:szCs w:val="22"/>
        </w:rPr>
        <w:t>2.</w:t>
      </w:r>
      <w:r w:rsidR="00087CBB">
        <w:rPr>
          <w:rFonts w:ascii="Arial" w:eastAsia="Arial" w:hAnsi="Arial" w:cs="Arial"/>
          <w:b/>
          <w:i/>
          <w:sz w:val="22"/>
          <w:szCs w:val="22"/>
        </w:rPr>
        <w:t>2</w:t>
      </w:r>
      <w:r w:rsidRPr="00BA577A">
        <w:rPr>
          <w:rFonts w:ascii="Arial" w:eastAsia="Arial" w:hAnsi="Arial" w:cs="Arial"/>
          <w:b/>
          <w:i/>
          <w:sz w:val="22"/>
          <w:szCs w:val="22"/>
        </w:rPr>
        <w:t>.2 Data Augmentation</w:t>
      </w:r>
    </w:p>
    <w:p w14:paraId="6314BA8C" w14:textId="77777777" w:rsidR="00437996" w:rsidRPr="009D4CEA" w:rsidRDefault="00437996" w:rsidP="00437996">
      <w:pPr>
        <w:rPr>
          <w:sz w:val="22"/>
        </w:rPr>
      </w:pPr>
    </w:p>
    <w:p w14:paraId="427D7019" w14:textId="2A6F6EE1" w:rsidR="00437996" w:rsidRPr="009D4CEA" w:rsidRDefault="2103E3E4" w:rsidP="00CC2525">
      <w:pPr>
        <w:ind w:left="-15" w:firstLine="15"/>
        <w:rPr>
          <w:rFonts w:ascii="Arial" w:eastAsia="Arial" w:hAnsi="Arial" w:cs="Arial"/>
          <w:sz w:val="22"/>
          <w:szCs w:val="22"/>
        </w:rPr>
      </w:pPr>
      <w:r w:rsidRPr="705574FE">
        <w:rPr>
          <w:rFonts w:ascii="Arial" w:eastAsia="Arial" w:hAnsi="Arial" w:cs="Arial"/>
          <w:sz w:val="22"/>
          <w:szCs w:val="22"/>
        </w:rPr>
        <w:t xml:space="preserve">FHR signals are susceptible to various sources of noise, including signal loss and outliers </w:t>
      </w:r>
      <w:r w:rsidR="2D8F63BD" w:rsidRPr="705574FE">
        <w:rPr>
          <w:rFonts w:ascii="Arial" w:eastAsia="Arial" w:hAnsi="Arial" w:cs="Arial"/>
          <w:sz w:val="22"/>
          <w:szCs w:val="22"/>
        </w:rPr>
        <w:t>attributable to</w:t>
      </w:r>
      <w:r w:rsidR="4324E393" w:rsidRPr="705574FE">
        <w:rPr>
          <w:rFonts w:ascii="Arial" w:eastAsia="Arial" w:hAnsi="Arial" w:cs="Arial"/>
          <w:sz w:val="22"/>
          <w:szCs w:val="22"/>
        </w:rPr>
        <w:t xml:space="preserve"> </w:t>
      </w:r>
      <w:r w:rsidRPr="705574FE">
        <w:rPr>
          <w:rFonts w:ascii="Arial" w:eastAsia="Arial" w:hAnsi="Arial" w:cs="Arial"/>
          <w:sz w:val="22"/>
          <w:szCs w:val="22"/>
        </w:rPr>
        <w:t xml:space="preserve">beat misidentification. Signal loss is commonly handled through linear interpolation, which, </w:t>
      </w:r>
      <w:r w:rsidR="6E991CB5" w:rsidRPr="705574FE">
        <w:rPr>
          <w:rFonts w:ascii="Arial" w:eastAsia="Arial" w:hAnsi="Arial" w:cs="Arial"/>
          <w:sz w:val="22"/>
          <w:szCs w:val="22"/>
        </w:rPr>
        <w:t>though</w:t>
      </w:r>
      <w:r w:rsidRPr="705574FE">
        <w:rPr>
          <w:rFonts w:ascii="Arial" w:eastAsia="Arial" w:hAnsi="Arial" w:cs="Arial"/>
          <w:sz w:val="22"/>
          <w:szCs w:val="22"/>
        </w:rPr>
        <w:t xml:space="preserve"> simple, results in segments with artificially reduced FHR variability. </w:t>
      </w:r>
      <w:r w:rsidR="15016E54" w:rsidRPr="705574FE">
        <w:rPr>
          <w:rFonts w:ascii="Arial" w:eastAsia="Arial" w:hAnsi="Arial" w:cs="Arial"/>
          <w:sz w:val="22"/>
          <w:szCs w:val="22"/>
        </w:rPr>
        <w:t>Conversely</w:t>
      </w:r>
      <w:r w:rsidRPr="705574FE">
        <w:rPr>
          <w:rFonts w:ascii="Arial" w:eastAsia="Arial" w:hAnsi="Arial" w:cs="Arial"/>
          <w:sz w:val="22"/>
          <w:szCs w:val="22"/>
        </w:rPr>
        <w:t>, outliers can artificially introduce high variability into the signal. In our context, these artifacts can mimic episodes of Quiet or Active states, which the model needs to recognize and disregard, effectively distinguishing between genuine and spurious variability.</w:t>
      </w:r>
    </w:p>
    <w:p w14:paraId="18706240" w14:textId="5C71C610" w:rsidR="00CC2525" w:rsidRDefault="00CC2525" w:rsidP="00CC2525">
      <w:pPr>
        <w:ind w:left="-15" w:firstLine="15"/>
        <w:rPr>
          <w:rFonts w:ascii="Arial" w:eastAsia="Arial" w:hAnsi="Arial" w:cs="Arial"/>
          <w:sz w:val="22"/>
          <w:szCs w:val="22"/>
        </w:rPr>
      </w:pPr>
    </w:p>
    <w:p w14:paraId="3A587014" w14:textId="6B2AD923" w:rsidR="00554714" w:rsidRPr="00AC2BC1" w:rsidRDefault="00437996" w:rsidP="00CC2525">
      <w:pPr>
        <w:ind w:left="-15" w:firstLine="15"/>
        <w:rPr>
          <w:rFonts w:ascii="Arial" w:eastAsia="Arial" w:hAnsi="Arial" w:cs="Arial"/>
          <w:color w:val="auto"/>
          <w:sz w:val="22"/>
          <w:szCs w:val="22"/>
        </w:rPr>
      </w:pPr>
      <w:r w:rsidRPr="04300B43">
        <w:rPr>
          <w:rFonts w:ascii="Arial" w:eastAsia="Arial" w:hAnsi="Arial" w:cs="Arial"/>
          <w:sz w:val="22"/>
          <w:szCs w:val="22"/>
        </w:rPr>
        <w:t xml:space="preserve">A commonly used approach to increase model robustness against noise, and in general to improve performance, is to employ data augmentation techniques. </w:t>
      </w:r>
      <w:r w:rsidR="00FC067C">
        <w:rPr>
          <w:rFonts w:ascii="Arial" w:eastAsia="Arial" w:hAnsi="Arial" w:cs="Arial"/>
          <w:sz w:val="22"/>
          <w:szCs w:val="22"/>
        </w:rPr>
        <w:t>W</w:t>
      </w:r>
      <w:r w:rsidRPr="04300B43">
        <w:rPr>
          <w:rFonts w:ascii="Arial" w:eastAsia="Arial" w:hAnsi="Arial" w:cs="Arial"/>
          <w:sz w:val="22"/>
          <w:szCs w:val="22"/>
        </w:rPr>
        <w:t xml:space="preserve">e performed random transformations on the input data in the magnitude domain, according to the taxonomy proposed </w:t>
      </w:r>
      <w:r w:rsidR="00FC067C">
        <w:rPr>
          <w:rFonts w:ascii="Arial" w:eastAsia="Arial" w:hAnsi="Arial" w:cs="Arial"/>
          <w:sz w:val="22"/>
          <w:szCs w:val="22"/>
        </w:rPr>
        <w:t>by Iwana et al.</w:t>
      </w:r>
      <w:r w:rsidRPr="04300B43">
        <w:rPr>
          <w:rFonts w:ascii="Arial" w:eastAsia="Arial" w:hAnsi="Arial" w:cs="Arial"/>
          <w:sz w:val="22"/>
          <w:szCs w:val="22"/>
        </w:rPr>
        <w:t xml:space="preserve"> </w:t>
      </w:r>
      <w:sdt>
        <w:sdtPr>
          <w:rPr>
            <w:rFonts w:ascii="Arial" w:eastAsia="Arial" w:hAnsi="Arial" w:cs="Arial"/>
            <w:sz w:val="22"/>
            <w:szCs w:val="22"/>
          </w:rPr>
          <w:tag w:val="MENDELEY_CITATION_v3_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"/>
          <w:id w:val="-8920849"/>
          <w:placeholder>
            <w:docPart w:val="25A59C5847044321ADDAF395F77D02F5"/>
          </w:placeholder>
        </w:sdtPr>
        <w:sdtEndPr/>
        <w:sdtContent>
          <w:r w:rsidR="00501242" w:rsidRPr="00501242">
            <w:rPr>
              <w:rFonts w:eastAsia="Times New Roman"/>
              <w:sz w:val="22"/>
              <w:szCs w:val="22"/>
            </w:rPr>
            <w:t>[25]</w:t>
          </w:r>
        </w:sdtContent>
      </w:sdt>
      <w:r w:rsidR="00554714" w:rsidRPr="00AC2BC1">
        <w:rPr>
          <w:rFonts w:ascii="Arial" w:eastAsia="Arial" w:hAnsi="Arial" w:cs="Arial"/>
          <w:color w:val="auto"/>
          <w:sz w:val="22"/>
          <w:szCs w:val="22"/>
        </w:rPr>
        <w:t xml:space="preserve">. </w:t>
      </w:r>
    </w:p>
    <w:p w14:paraId="08AC1B8C" w14:textId="3081AB81" w:rsidR="00CC2525" w:rsidRDefault="00CC2525" w:rsidP="00437996">
      <w:pPr>
        <w:ind w:left="0"/>
        <w:jc w:val="left"/>
        <w:rPr>
          <w:rFonts w:ascii="Arial" w:eastAsia="Arial" w:hAnsi="Arial" w:cs="Arial"/>
          <w:color w:val="auto"/>
          <w:sz w:val="22"/>
          <w:szCs w:val="22"/>
        </w:rPr>
      </w:pPr>
    </w:p>
    <w:p w14:paraId="0968E178" w14:textId="550BD319" w:rsidR="00437996" w:rsidRPr="00AC2BC1" w:rsidRDefault="00E91A8D" w:rsidP="00437996">
      <w:pPr>
        <w:ind w:left="0"/>
        <w:jc w:val="left"/>
        <w:rPr>
          <w:rFonts w:ascii="Arial" w:eastAsia="Arial" w:hAnsi="Arial" w:cs="Arial"/>
          <w:color w:val="auto"/>
          <w:sz w:val="22"/>
          <w:szCs w:val="22"/>
        </w:rPr>
      </w:pPr>
      <w:r w:rsidRPr="00AC2BC1">
        <w:rPr>
          <w:rFonts w:ascii="Arial" w:eastAsia="Arial" w:hAnsi="Arial" w:cs="Arial"/>
          <w:color w:val="auto"/>
          <w:sz w:val="22"/>
          <w:szCs w:val="22"/>
        </w:rPr>
        <w:t>Specifically, w</w:t>
      </w:r>
      <w:r w:rsidR="00D62850" w:rsidRPr="00AC2BC1">
        <w:rPr>
          <w:rFonts w:ascii="Arial" w:eastAsia="Arial" w:hAnsi="Arial" w:cs="Arial"/>
          <w:color w:val="auto"/>
          <w:sz w:val="22"/>
          <w:szCs w:val="22"/>
        </w:rPr>
        <w:t>e randomly applied two noise types to replicate realistic artifacts found in FHR data</w:t>
      </w:r>
      <w:r w:rsidRPr="00AC2BC1">
        <w:rPr>
          <w:rFonts w:ascii="Arial" w:eastAsia="Arial" w:hAnsi="Arial" w:cs="Arial"/>
          <w:color w:val="auto"/>
          <w:sz w:val="22"/>
          <w:szCs w:val="22"/>
        </w:rPr>
        <w:t>.</w:t>
      </w:r>
    </w:p>
    <w:p w14:paraId="0195AD63" w14:textId="77777777" w:rsidR="00E91A8D" w:rsidRPr="00AC2BC1" w:rsidRDefault="00E91A8D" w:rsidP="00437996">
      <w:pPr>
        <w:ind w:left="0"/>
        <w:jc w:val="left"/>
        <w:rPr>
          <w:color w:val="auto"/>
        </w:rPr>
      </w:pPr>
    </w:p>
    <w:p w14:paraId="179E66FA" w14:textId="489DB718" w:rsidR="00437996" w:rsidRPr="00AC2BC1" w:rsidRDefault="00437996" w:rsidP="00554714">
      <w:pPr>
        <w:numPr>
          <w:ilvl w:val="0"/>
          <w:numId w:val="2"/>
        </w:numPr>
        <w:spacing w:after="159"/>
        <w:ind w:hanging="204"/>
        <w:rPr>
          <w:color w:val="auto"/>
        </w:rPr>
      </w:pPr>
      <w:r w:rsidRPr="00AC2BC1">
        <w:rPr>
          <w:rFonts w:ascii="Arial" w:hAnsi="Arial" w:cs="Arial"/>
          <w:b/>
          <w:bCs/>
          <w:color w:val="auto"/>
          <w:sz w:val="22"/>
          <w:szCs w:val="22"/>
        </w:rPr>
        <w:t>Linear Interpolations:</w:t>
      </w:r>
      <w:r w:rsidRPr="00AC2BC1">
        <w:rPr>
          <w:b/>
          <w:bCs/>
          <w:color w:val="auto"/>
          <w:sz w:val="22"/>
          <w:szCs w:val="22"/>
        </w:rPr>
        <w:t xml:space="preserve"> </w:t>
      </w:r>
      <w:r w:rsidRPr="00AC2BC1">
        <w:rPr>
          <w:rFonts w:ascii="Arial" w:eastAsia="Arial" w:hAnsi="Arial" w:cs="Arial"/>
          <w:color w:val="auto"/>
          <w:sz w:val="22"/>
          <w:szCs w:val="22"/>
        </w:rPr>
        <w:t>to simulate signal loss, portions of the input FHR signals were randomly removed and linearly interpolated.</w:t>
      </w:r>
      <w:r w:rsidR="00554714" w:rsidRPr="00AC2BC1">
        <w:rPr>
          <w:rFonts w:ascii="Arial" w:eastAsia="Arial" w:hAnsi="Arial" w:cs="Arial"/>
          <w:color w:val="auto"/>
          <w:sz w:val="22"/>
          <w:szCs w:val="22"/>
        </w:rPr>
        <w:t xml:space="preserve"> The noise level is adjusted by changing the number and length of the interpolated segments.</w:t>
      </w:r>
      <w:r w:rsidR="00554714" w:rsidRPr="00AC2BC1">
        <w:rPr>
          <w:color w:val="auto"/>
        </w:rPr>
        <w:t xml:space="preserve"> </w:t>
      </w:r>
    </w:p>
    <w:p w14:paraId="0C2B8819" w14:textId="555D1AC5" w:rsidR="00554714" w:rsidRPr="00554714" w:rsidRDefault="00437996" w:rsidP="00437996">
      <w:pPr>
        <w:numPr>
          <w:ilvl w:val="0"/>
          <w:numId w:val="2"/>
        </w:numPr>
        <w:spacing w:after="159"/>
        <w:ind w:hanging="204"/>
        <w:rPr>
          <w:rFonts w:ascii="Arial" w:hAnsi="Arial" w:cs="Arial"/>
          <w:b/>
          <w:bCs/>
          <w:sz w:val="22"/>
          <w:szCs w:val="22"/>
        </w:rPr>
      </w:pPr>
      <w:r w:rsidRPr="04300B43">
        <w:rPr>
          <w:rFonts w:ascii="Arial" w:hAnsi="Arial" w:cs="Arial"/>
          <w:b/>
          <w:bCs/>
          <w:sz w:val="22"/>
          <w:szCs w:val="22"/>
        </w:rPr>
        <w:t>Random Outliers:</w:t>
      </w:r>
      <w:r w:rsidRPr="04300B43">
        <w:rPr>
          <w:rFonts w:ascii="Arial" w:hAnsi="Arial" w:cs="Arial"/>
          <w:sz w:val="22"/>
          <w:szCs w:val="22"/>
        </w:rPr>
        <w:t xml:space="preserve"> to simulate beat misdetections, random </w:t>
      </w:r>
      <w:r w:rsidR="002C3ADF">
        <w:rPr>
          <w:rFonts w:ascii="Arial" w:hAnsi="Arial" w:cs="Arial"/>
          <w:sz w:val="22"/>
          <w:szCs w:val="22"/>
        </w:rPr>
        <w:t xml:space="preserve">isolated </w:t>
      </w:r>
      <w:r w:rsidRPr="04300B43">
        <w:rPr>
          <w:rFonts w:ascii="Arial" w:hAnsi="Arial" w:cs="Arial"/>
          <w:sz w:val="22"/>
          <w:szCs w:val="22"/>
        </w:rPr>
        <w:t xml:space="preserve">samples of the input signals were perturbed by adding gaussian noise. </w:t>
      </w:r>
      <w:r w:rsidR="00554714">
        <w:rPr>
          <w:rFonts w:ascii="Arial" w:hAnsi="Arial" w:cs="Arial"/>
          <w:sz w:val="22"/>
          <w:szCs w:val="22"/>
        </w:rPr>
        <w:t>The noise level is adjusted by varying the number of perturbed samples and the magnitude of the perturbation.</w:t>
      </w:r>
    </w:p>
    <w:p w14:paraId="294E768C" w14:textId="31EE95FD" w:rsidR="002C3ADF" w:rsidRDefault="16A503A5" w:rsidP="00BA577A">
      <w:pPr>
        <w:ind w:left="0" w:firstLine="0"/>
        <w:rPr>
          <w:rFonts w:ascii="Arial" w:hAnsi="Arial" w:cs="Arial"/>
          <w:sz w:val="22"/>
          <w:szCs w:val="22"/>
        </w:rPr>
      </w:pPr>
      <w:r w:rsidRPr="705574FE">
        <w:rPr>
          <w:rFonts w:ascii="Arial" w:hAnsi="Arial" w:cs="Arial"/>
          <w:sz w:val="22"/>
          <w:szCs w:val="22"/>
        </w:rPr>
        <w:t xml:space="preserve">Data augmentation was applied at specific </w:t>
      </w:r>
      <w:r w:rsidR="684ED501" w:rsidRPr="705574FE">
        <w:rPr>
          <w:rFonts w:ascii="Arial" w:hAnsi="Arial" w:cs="Arial"/>
          <w:sz w:val="22"/>
          <w:szCs w:val="22"/>
        </w:rPr>
        <w:t>stages</w:t>
      </w:r>
      <w:r w:rsidRPr="705574FE">
        <w:rPr>
          <w:rFonts w:ascii="Arial" w:hAnsi="Arial" w:cs="Arial"/>
          <w:sz w:val="22"/>
          <w:szCs w:val="22"/>
        </w:rPr>
        <w:t xml:space="preserve"> throughout the pipeline </w:t>
      </w:r>
      <w:r w:rsidR="77D835B0" w:rsidRPr="705574FE">
        <w:rPr>
          <w:rFonts w:ascii="Arial" w:hAnsi="Arial" w:cs="Arial"/>
          <w:sz w:val="22"/>
          <w:szCs w:val="22"/>
        </w:rPr>
        <w:t>injecting</w:t>
      </w:r>
      <w:r w:rsidRPr="705574FE">
        <w:rPr>
          <w:rFonts w:ascii="Arial" w:hAnsi="Arial" w:cs="Arial"/>
          <w:sz w:val="22"/>
          <w:szCs w:val="22"/>
        </w:rPr>
        <w:t xml:space="preserve"> different levels of noise, as will be detailed in the next sections.</w:t>
      </w:r>
    </w:p>
    <w:p w14:paraId="1B4EA046" w14:textId="63EA64BC" w:rsidR="00437996" w:rsidRDefault="00437996" w:rsidP="00BA577A">
      <w:pPr>
        <w:ind w:left="0" w:firstLine="0"/>
        <w:rPr>
          <w:rFonts w:ascii="Arial" w:hAnsi="Arial" w:cs="Arial"/>
          <w:sz w:val="22"/>
          <w:szCs w:val="22"/>
        </w:rPr>
      </w:pPr>
    </w:p>
    <w:p w14:paraId="3E6CA9AB" w14:textId="77777777" w:rsidR="004D090E" w:rsidRDefault="004D090E" w:rsidP="00BA577A">
      <w:pPr>
        <w:ind w:left="0" w:firstLine="0"/>
        <w:rPr>
          <w:rFonts w:ascii="Arial" w:hAnsi="Arial" w:cs="Arial"/>
          <w:sz w:val="22"/>
          <w:szCs w:val="22"/>
        </w:rPr>
      </w:pPr>
    </w:p>
    <w:p w14:paraId="0015021B" w14:textId="77777777" w:rsidR="004D090E" w:rsidRDefault="004D090E" w:rsidP="00BA577A">
      <w:pPr>
        <w:ind w:left="0" w:firstLine="0"/>
        <w:rPr>
          <w:rFonts w:ascii="Arial" w:hAnsi="Arial" w:cs="Arial"/>
          <w:sz w:val="22"/>
          <w:szCs w:val="22"/>
        </w:rPr>
      </w:pPr>
    </w:p>
    <w:p w14:paraId="7C9121EC" w14:textId="77777777" w:rsidR="004D090E" w:rsidRPr="002C3ADF" w:rsidRDefault="004D090E" w:rsidP="00BA577A">
      <w:pPr>
        <w:ind w:left="0" w:firstLine="0"/>
        <w:rPr>
          <w:rFonts w:ascii="Arial" w:hAnsi="Arial" w:cs="Arial"/>
          <w:sz w:val="22"/>
          <w:szCs w:val="22"/>
        </w:rPr>
      </w:pPr>
    </w:p>
    <w:p w14:paraId="2E35D2F9" w14:textId="77777777" w:rsidR="002C3ADF" w:rsidRDefault="002C3ADF" w:rsidP="00BA577A">
      <w:pPr>
        <w:ind w:left="0" w:firstLine="0"/>
      </w:pPr>
    </w:p>
    <w:p w14:paraId="6DCE3016" w14:textId="1565589C" w:rsidR="000E048A" w:rsidRDefault="00572FCA" w:rsidP="000E048A">
      <w:pPr>
        <w:pStyle w:val="Heading1"/>
        <w:ind w:left="-5" w:right="0"/>
        <w:rPr>
          <w:rFonts w:ascii="Arial" w:eastAsia="Arial" w:hAnsi="Arial" w:cs="Arial"/>
          <w:i/>
          <w:szCs w:val="22"/>
        </w:rPr>
      </w:pPr>
      <w:r>
        <w:rPr>
          <w:rFonts w:ascii="Arial" w:eastAsia="Arial" w:hAnsi="Arial" w:cs="Arial"/>
          <w:i/>
          <w:szCs w:val="22"/>
        </w:rPr>
        <w:t>2</w:t>
      </w:r>
      <w:r w:rsidR="00A53F9D">
        <w:rPr>
          <w:rFonts w:ascii="Arial" w:eastAsia="Arial" w:hAnsi="Arial" w:cs="Arial"/>
          <w:i/>
          <w:szCs w:val="22"/>
        </w:rPr>
        <w:t>.</w:t>
      </w:r>
      <w:r w:rsidR="00087CBB">
        <w:rPr>
          <w:rFonts w:ascii="Arial" w:eastAsia="Arial" w:hAnsi="Arial" w:cs="Arial"/>
          <w:i/>
          <w:szCs w:val="22"/>
        </w:rPr>
        <w:t>2</w:t>
      </w:r>
      <w:r>
        <w:rPr>
          <w:rFonts w:ascii="Arial" w:eastAsia="Arial" w:hAnsi="Arial" w:cs="Arial"/>
          <w:i/>
          <w:szCs w:val="22"/>
        </w:rPr>
        <w:t>.</w:t>
      </w:r>
      <w:r w:rsidR="00437996">
        <w:rPr>
          <w:rFonts w:ascii="Arial" w:eastAsia="Arial" w:hAnsi="Arial" w:cs="Arial"/>
          <w:i/>
          <w:szCs w:val="22"/>
        </w:rPr>
        <w:t>3</w:t>
      </w:r>
      <w:r w:rsidR="00A53F9D">
        <w:rPr>
          <w:rFonts w:ascii="Arial" w:eastAsia="Arial" w:hAnsi="Arial" w:cs="Arial"/>
          <w:i/>
          <w:szCs w:val="22"/>
        </w:rPr>
        <w:t xml:space="preserve"> </w:t>
      </w:r>
      <w:r w:rsidR="000E048A" w:rsidRPr="00BB7DE3">
        <w:rPr>
          <w:rFonts w:ascii="Arial" w:eastAsia="Arial" w:hAnsi="Arial" w:cs="Arial"/>
          <w:i/>
          <w:szCs w:val="22"/>
        </w:rPr>
        <w:t>Development of Model Architecture</w:t>
      </w:r>
    </w:p>
    <w:p w14:paraId="1A17C018" w14:textId="77777777" w:rsidR="000E048A" w:rsidRPr="00267804" w:rsidRDefault="000E048A" w:rsidP="000E048A"/>
    <w:p w14:paraId="790ABAFB" w14:textId="6F2344F3" w:rsidR="00B753CF" w:rsidRDefault="000E048A" w:rsidP="00CC2525">
      <w:pPr>
        <w:spacing w:after="210"/>
        <w:ind w:left="-15" w:firstLine="15"/>
      </w:pPr>
      <w:r w:rsidRPr="03674CF8">
        <w:rPr>
          <w:rFonts w:ascii="Arial" w:eastAsia="Arial" w:hAnsi="Arial" w:cs="Arial"/>
          <w:sz w:val="22"/>
          <w:szCs w:val="22"/>
        </w:rPr>
        <w:t xml:space="preserve">The Deep Neural Network (DNN) developed in this study significantly advances prior work by our research group </w:t>
      </w:r>
      <w:sdt>
        <w:sdtPr>
          <w:rPr>
            <w:rFonts w:ascii="Arial" w:eastAsia="Arial" w:hAnsi="Arial" w:cs="Arial"/>
            <w:sz w:val="22"/>
            <w:szCs w:val="22"/>
          </w:rPr>
          <w:tag w:val="MENDELEY_CITATION_v3_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"/>
          <w:id w:val="-504058791"/>
          <w:placeholder>
            <w:docPart w:val="E4FA16A107E54DA7B2390791DB0C848A"/>
          </w:placeholder>
        </w:sdtPr>
        <w:sdtEndPr/>
        <w:sdtContent>
          <w:r w:rsidR="00501242" w:rsidRPr="00501242">
            <w:rPr>
              <w:rFonts w:ascii="Arial" w:eastAsia="Arial" w:hAnsi="Arial" w:cs="Arial"/>
              <w:sz w:val="22"/>
              <w:szCs w:val="22"/>
            </w:rPr>
            <w:t>[20]</w:t>
          </w:r>
        </w:sdtContent>
      </w:sdt>
      <w:r w:rsidR="001F558B">
        <w:rPr>
          <w:rFonts w:ascii="Arial" w:eastAsia="Arial" w:hAnsi="Arial" w:cs="Arial"/>
          <w:sz w:val="22"/>
          <w:szCs w:val="22"/>
        </w:rPr>
        <w:t xml:space="preserve"> </w:t>
      </w:r>
      <w:r w:rsidR="0054262D" w:rsidRPr="03674CF8">
        <w:rPr>
          <w:rFonts w:ascii="Arial" w:eastAsia="Arial" w:hAnsi="Arial" w:cs="Arial"/>
          <w:sz w:val="22"/>
          <w:szCs w:val="22"/>
        </w:rPr>
        <w:t>by exploring</w:t>
      </w:r>
      <w:r w:rsidRPr="03674CF8">
        <w:rPr>
          <w:rFonts w:ascii="Arial" w:eastAsia="Arial" w:hAnsi="Arial" w:cs="Arial"/>
          <w:sz w:val="22"/>
          <w:szCs w:val="22"/>
        </w:rPr>
        <w:t xml:space="preserve"> more recent architectures and a </w:t>
      </w:r>
      <w:r w:rsidR="7209F971" w:rsidRPr="03674CF8">
        <w:rPr>
          <w:rFonts w:ascii="Arial" w:eastAsia="Arial" w:hAnsi="Arial" w:cs="Arial"/>
          <w:sz w:val="22"/>
          <w:szCs w:val="22"/>
        </w:rPr>
        <w:t>larger</w:t>
      </w:r>
      <w:r w:rsidRPr="03674CF8">
        <w:rPr>
          <w:rFonts w:ascii="Arial" w:eastAsia="Arial" w:hAnsi="Arial" w:cs="Arial"/>
          <w:sz w:val="22"/>
          <w:szCs w:val="22"/>
        </w:rPr>
        <w:t xml:space="preserve"> hyperparameters space</w:t>
      </w:r>
      <w:r>
        <w:t>.</w:t>
      </w:r>
    </w:p>
    <w:p w14:paraId="4AEC55CC" w14:textId="31D25F84" w:rsidR="000E048A" w:rsidRPr="00B753CF" w:rsidRDefault="65C689ED" w:rsidP="00CC2525">
      <w:pPr>
        <w:spacing w:after="210"/>
        <w:ind w:left="-15" w:firstLine="15"/>
      </w:pPr>
      <w:r w:rsidRPr="04300B43">
        <w:rPr>
          <w:rFonts w:ascii="Arial" w:eastAsia="Arial" w:hAnsi="Arial" w:cs="Arial"/>
          <w:sz w:val="22"/>
          <w:szCs w:val="22"/>
        </w:rPr>
        <w:t>A</w:t>
      </w:r>
      <w:r w:rsidR="55250C49" w:rsidRPr="04300B43">
        <w:rPr>
          <w:rFonts w:ascii="Arial" w:eastAsia="Arial" w:hAnsi="Arial" w:cs="Arial"/>
          <w:sz w:val="22"/>
          <w:szCs w:val="22"/>
        </w:rPr>
        <w:t xml:space="preserve">ll models </w:t>
      </w:r>
      <w:r w:rsidRPr="04300B43">
        <w:rPr>
          <w:rFonts w:ascii="Arial" w:eastAsia="Arial" w:hAnsi="Arial" w:cs="Arial"/>
          <w:sz w:val="22"/>
          <w:szCs w:val="22"/>
        </w:rPr>
        <w:t xml:space="preserve">developed </w:t>
      </w:r>
      <w:r w:rsidR="55250C49" w:rsidRPr="04300B43">
        <w:rPr>
          <w:rFonts w:ascii="Arial" w:eastAsia="Arial" w:hAnsi="Arial" w:cs="Arial"/>
          <w:sz w:val="22"/>
          <w:szCs w:val="22"/>
        </w:rPr>
        <w:t xml:space="preserve">assign </w:t>
      </w:r>
      <w:r w:rsidR="0842898C" w:rsidRPr="04300B43">
        <w:rPr>
          <w:rFonts w:ascii="Arial" w:eastAsia="Arial" w:hAnsi="Arial" w:cs="Arial"/>
          <w:sz w:val="22"/>
          <w:szCs w:val="22"/>
        </w:rPr>
        <w:t xml:space="preserve">to </w:t>
      </w:r>
      <w:r w:rsidR="55250C49" w:rsidRPr="04300B43">
        <w:rPr>
          <w:rFonts w:ascii="Arial" w:eastAsia="Arial" w:hAnsi="Arial" w:cs="Arial"/>
          <w:sz w:val="22"/>
          <w:szCs w:val="22"/>
        </w:rPr>
        <w:t>each FHR sample the probability of Active state (p(A))</w:t>
      </w:r>
      <w:r w:rsidR="59CD4108" w:rsidRPr="04300B43">
        <w:rPr>
          <w:rFonts w:ascii="Arial" w:eastAsia="Arial" w:hAnsi="Arial" w:cs="Arial"/>
          <w:sz w:val="22"/>
          <w:szCs w:val="22"/>
        </w:rPr>
        <w:t xml:space="preserve"> and quiet state (p(Q))</w:t>
      </w:r>
      <w:r w:rsidR="4FFBA784" w:rsidRPr="04300B43">
        <w:rPr>
          <w:rFonts w:ascii="Arial" w:eastAsia="Arial" w:hAnsi="Arial" w:cs="Arial"/>
          <w:sz w:val="22"/>
          <w:szCs w:val="22"/>
        </w:rPr>
        <w:t>,</w:t>
      </w:r>
      <w:r w:rsidR="55250C49" w:rsidRPr="04300B43">
        <w:rPr>
          <w:rFonts w:ascii="Arial" w:eastAsia="Arial" w:hAnsi="Arial" w:cs="Arial"/>
          <w:sz w:val="22"/>
          <w:szCs w:val="22"/>
        </w:rPr>
        <w:t xml:space="preserve"> with the </w:t>
      </w:r>
      <w:r w:rsidR="4FFBA784" w:rsidRPr="04300B43">
        <w:rPr>
          <w:rFonts w:ascii="Arial" w:eastAsia="Arial" w:hAnsi="Arial" w:cs="Arial"/>
          <w:sz w:val="22"/>
          <w:szCs w:val="22"/>
        </w:rPr>
        <w:t xml:space="preserve">two </w:t>
      </w:r>
      <w:r w:rsidR="55250C49" w:rsidRPr="04300B43">
        <w:rPr>
          <w:rFonts w:ascii="Arial" w:eastAsia="Arial" w:hAnsi="Arial" w:cs="Arial"/>
          <w:sz w:val="22"/>
          <w:szCs w:val="22"/>
        </w:rPr>
        <w:t>probabil</w:t>
      </w:r>
      <w:r w:rsidR="4FFBA784" w:rsidRPr="04300B43">
        <w:rPr>
          <w:rFonts w:ascii="Arial" w:eastAsia="Arial" w:hAnsi="Arial" w:cs="Arial"/>
          <w:sz w:val="22"/>
          <w:szCs w:val="22"/>
        </w:rPr>
        <w:t xml:space="preserve">ities summing to 1, i.e., </w:t>
      </w:r>
      <w:r w:rsidR="55250C49" w:rsidRPr="04300B43">
        <w:rPr>
          <w:rFonts w:ascii="Arial" w:eastAsia="Arial" w:hAnsi="Arial" w:cs="Arial"/>
          <w:sz w:val="22"/>
          <w:szCs w:val="22"/>
        </w:rPr>
        <w:t xml:space="preserve">p(A) + p(Q) = 1. </w:t>
      </w:r>
      <w:r w:rsidR="00A1056E" w:rsidRPr="00A1056E">
        <w:rPr>
          <w:rFonts w:ascii="Arial" w:eastAsia="Arial" w:hAnsi="Arial" w:cs="Arial"/>
          <w:sz w:val="22"/>
          <w:szCs w:val="22"/>
        </w:rPr>
        <w:t>The probability values can be easily converted into class labels by rounding, which means this task can be interpreted as a signal segmentation problem.</w:t>
      </w:r>
      <w:r w:rsidR="17F3EE1E" w:rsidRPr="04300B43">
        <w:rPr>
          <w:rFonts w:ascii="Arial" w:eastAsia="Arial" w:hAnsi="Arial" w:cs="Arial"/>
          <w:sz w:val="22"/>
          <w:szCs w:val="22"/>
        </w:rPr>
        <w:t xml:space="preserve"> </w:t>
      </w:r>
      <w:r w:rsidR="6B4AE175" w:rsidRPr="04300B43">
        <w:rPr>
          <w:rFonts w:ascii="Arial" w:eastAsia="Arial" w:hAnsi="Arial" w:cs="Arial"/>
          <w:sz w:val="22"/>
          <w:szCs w:val="22"/>
        </w:rPr>
        <w:t xml:space="preserve">In the pretraining phase, </w:t>
      </w:r>
      <w:r w:rsidR="37E2F33F" w:rsidRPr="04300B43">
        <w:rPr>
          <w:rFonts w:ascii="Arial" w:eastAsia="Arial" w:hAnsi="Arial" w:cs="Arial"/>
          <w:sz w:val="22"/>
          <w:szCs w:val="22"/>
        </w:rPr>
        <w:t xml:space="preserve">the labels are generated by the HMM: </w:t>
      </w:r>
      <w:r w:rsidR="6B4AE175" w:rsidRPr="04300B43">
        <w:rPr>
          <w:rFonts w:ascii="Arial" w:eastAsia="Arial" w:hAnsi="Arial" w:cs="Arial"/>
          <w:sz w:val="22"/>
          <w:szCs w:val="22"/>
        </w:rPr>
        <w:t>s</w:t>
      </w:r>
      <w:r w:rsidR="55250C49" w:rsidRPr="04300B43">
        <w:rPr>
          <w:rFonts w:ascii="Arial" w:eastAsia="Arial" w:hAnsi="Arial" w:cs="Arial"/>
          <w:sz w:val="22"/>
          <w:szCs w:val="22"/>
        </w:rPr>
        <w:t>egments scored as "Active" and “Quiet”</w:t>
      </w:r>
      <w:r w:rsidR="6B4AE175" w:rsidRPr="04300B43">
        <w:rPr>
          <w:rFonts w:ascii="Arial" w:eastAsia="Arial" w:hAnsi="Arial" w:cs="Arial"/>
          <w:sz w:val="22"/>
          <w:szCs w:val="22"/>
        </w:rPr>
        <w:t xml:space="preserve"> by the HMM</w:t>
      </w:r>
      <w:r w:rsidR="55250C49" w:rsidRPr="04300B43">
        <w:rPr>
          <w:rFonts w:ascii="Arial" w:eastAsia="Arial" w:hAnsi="Arial" w:cs="Arial"/>
          <w:sz w:val="22"/>
          <w:szCs w:val="22"/>
        </w:rPr>
        <w:t xml:space="preserve"> were assigned </w:t>
      </w:r>
      <w:r w:rsidR="00EE5E5D" w:rsidRPr="04300B43">
        <w:rPr>
          <w:rFonts w:ascii="Arial" w:eastAsia="Arial" w:hAnsi="Arial" w:cs="Arial"/>
          <w:sz w:val="22"/>
          <w:szCs w:val="22"/>
        </w:rPr>
        <w:t>{</w:t>
      </w:r>
      <w:r w:rsidR="55250C49" w:rsidRPr="04300B43">
        <w:rPr>
          <w:rFonts w:ascii="Arial" w:eastAsia="Arial" w:hAnsi="Arial" w:cs="Arial"/>
          <w:sz w:val="22"/>
          <w:szCs w:val="22"/>
        </w:rPr>
        <w:t>p(A) = 1</w:t>
      </w:r>
      <w:r w:rsidR="00EE5E5D" w:rsidRPr="04300B43">
        <w:rPr>
          <w:rFonts w:ascii="Arial" w:eastAsia="Arial" w:hAnsi="Arial" w:cs="Arial"/>
          <w:sz w:val="22"/>
          <w:szCs w:val="22"/>
        </w:rPr>
        <w:t>, p(Q) = 0}</w:t>
      </w:r>
      <w:r w:rsidR="55250C49" w:rsidRPr="04300B43">
        <w:rPr>
          <w:rFonts w:ascii="Arial" w:eastAsia="Arial" w:hAnsi="Arial" w:cs="Arial"/>
          <w:sz w:val="22"/>
          <w:szCs w:val="22"/>
        </w:rPr>
        <w:t xml:space="preserve"> and </w:t>
      </w:r>
      <w:r w:rsidR="00EE5E5D" w:rsidRPr="04300B43">
        <w:rPr>
          <w:rFonts w:ascii="Arial" w:eastAsia="Arial" w:hAnsi="Arial" w:cs="Arial"/>
          <w:sz w:val="22"/>
          <w:szCs w:val="22"/>
        </w:rPr>
        <w:t>{p(A) = 0, p(Q) = 1}</w:t>
      </w:r>
      <w:r w:rsidR="55250C49" w:rsidRPr="04300B43">
        <w:rPr>
          <w:rFonts w:ascii="Arial" w:eastAsia="Arial" w:hAnsi="Arial" w:cs="Arial"/>
          <w:sz w:val="22"/>
          <w:szCs w:val="22"/>
        </w:rPr>
        <w:t xml:space="preserve">, respectively. </w:t>
      </w:r>
    </w:p>
    <w:p w14:paraId="67A45411" w14:textId="28ABCEE8" w:rsidR="000E048A" w:rsidRPr="00BB7DE3" w:rsidRDefault="078582A9" w:rsidP="00CC2525">
      <w:pPr>
        <w:spacing w:after="194"/>
        <w:rPr>
          <w:rFonts w:ascii="Arial" w:eastAsia="Arial" w:hAnsi="Arial" w:cs="Arial"/>
          <w:sz w:val="22"/>
          <w:szCs w:val="22"/>
        </w:rPr>
      </w:pPr>
      <w:r w:rsidRPr="705574FE">
        <w:rPr>
          <w:rFonts w:ascii="Arial" w:eastAsia="Arial" w:hAnsi="Arial" w:cs="Arial"/>
          <w:sz w:val="22"/>
          <w:szCs w:val="22"/>
        </w:rPr>
        <w:t xml:space="preserve">Three types of architecture were adapted to the </w:t>
      </w:r>
      <w:r w:rsidR="00CE967F" w:rsidRPr="705574FE">
        <w:rPr>
          <w:rFonts w:ascii="Arial" w:eastAsia="Arial" w:hAnsi="Arial" w:cs="Arial"/>
          <w:sz w:val="22"/>
          <w:szCs w:val="22"/>
        </w:rPr>
        <w:t>FHR</w:t>
      </w:r>
      <w:r w:rsidRPr="705574FE">
        <w:rPr>
          <w:rFonts w:ascii="Arial" w:eastAsia="Arial" w:hAnsi="Arial" w:cs="Arial"/>
          <w:sz w:val="22"/>
          <w:szCs w:val="22"/>
        </w:rPr>
        <w:t xml:space="preserve"> signal segmentation task and evaluated in this study</w:t>
      </w:r>
      <w:r w:rsidR="16A503A5" w:rsidRPr="705574FE">
        <w:rPr>
          <w:rFonts w:ascii="Arial" w:eastAsia="Arial" w:hAnsi="Arial" w:cs="Arial"/>
          <w:sz w:val="22"/>
          <w:szCs w:val="22"/>
        </w:rPr>
        <w:t xml:space="preserve">. All the implemented architectures follow a 1D encoder-decoder design with skip connections and have been tailored to process signals of 2400 samples — equivalent to </w:t>
      </w:r>
      <w:r w:rsidR="3EFAFEBF" w:rsidRPr="705574FE">
        <w:rPr>
          <w:rFonts w:ascii="Arial" w:eastAsia="Arial" w:hAnsi="Arial" w:cs="Arial"/>
          <w:sz w:val="22"/>
          <w:szCs w:val="22"/>
        </w:rPr>
        <w:t xml:space="preserve">20-minute segments </w:t>
      </w:r>
      <w:r w:rsidR="16A503A5" w:rsidRPr="705574FE">
        <w:rPr>
          <w:rFonts w:ascii="Arial" w:eastAsia="Arial" w:hAnsi="Arial" w:cs="Arial"/>
          <w:sz w:val="22"/>
          <w:szCs w:val="22"/>
        </w:rPr>
        <w:t xml:space="preserve">— and generate a segmentation mask of the same length. </w:t>
      </w:r>
      <w:r w:rsidR="3F2E4BDD" w:rsidRPr="705574FE">
        <w:rPr>
          <w:rFonts w:ascii="Arial" w:eastAsia="Arial" w:hAnsi="Arial" w:cs="Arial"/>
          <w:sz w:val="22"/>
          <w:szCs w:val="22"/>
        </w:rPr>
        <w:t xml:space="preserve">More specifically, </w:t>
      </w:r>
      <w:r w:rsidR="49E9852B" w:rsidRPr="705574FE">
        <w:rPr>
          <w:rFonts w:ascii="Arial" w:eastAsia="Arial" w:hAnsi="Arial" w:cs="Arial"/>
          <w:sz w:val="22"/>
          <w:szCs w:val="22"/>
        </w:rPr>
        <w:t>the final</w:t>
      </w:r>
      <w:r w:rsidR="3F2E4BDD" w:rsidRPr="705574FE">
        <w:rPr>
          <w:rFonts w:ascii="Arial" w:eastAsia="Arial" w:hAnsi="Arial" w:cs="Arial"/>
          <w:sz w:val="22"/>
          <w:szCs w:val="22"/>
        </w:rPr>
        <w:t xml:space="preserve"> output layer applies a </w:t>
      </w:r>
      <w:proofErr w:type="spellStart"/>
      <w:r w:rsidR="00E85339">
        <w:rPr>
          <w:rFonts w:ascii="Arial" w:eastAsia="Arial" w:hAnsi="Arial" w:cs="Arial"/>
          <w:sz w:val="22"/>
          <w:szCs w:val="22"/>
        </w:rPr>
        <w:t>s</w:t>
      </w:r>
      <w:r w:rsidR="3F2E4BDD" w:rsidRPr="705574FE">
        <w:rPr>
          <w:rFonts w:ascii="Arial" w:eastAsia="Arial" w:hAnsi="Arial" w:cs="Arial"/>
          <w:sz w:val="22"/>
          <w:szCs w:val="22"/>
        </w:rPr>
        <w:t>oft</w:t>
      </w:r>
      <w:r w:rsidR="008132E2">
        <w:rPr>
          <w:rFonts w:ascii="Arial" w:eastAsia="Arial" w:hAnsi="Arial" w:cs="Arial"/>
          <w:sz w:val="22"/>
          <w:szCs w:val="22"/>
        </w:rPr>
        <w:t>m</w:t>
      </w:r>
      <w:r w:rsidR="3F2E4BDD" w:rsidRPr="705574FE">
        <w:rPr>
          <w:rFonts w:ascii="Arial" w:eastAsia="Arial" w:hAnsi="Arial" w:cs="Arial"/>
          <w:sz w:val="22"/>
          <w:szCs w:val="22"/>
        </w:rPr>
        <w:t>ax</w:t>
      </w:r>
      <w:proofErr w:type="spellEnd"/>
      <w:r w:rsidR="3F2E4BDD" w:rsidRPr="705574FE">
        <w:rPr>
          <w:rFonts w:ascii="Arial" w:eastAsia="Arial" w:hAnsi="Arial" w:cs="Arial"/>
          <w:sz w:val="22"/>
          <w:szCs w:val="22"/>
        </w:rPr>
        <w:t xml:space="preserve"> activation</w:t>
      </w:r>
      <w:r w:rsidR="008132E2">
        <w:rPr>
          <w:rFonts w:ascii="Arial" w:eastAsia="Arial" w:hAnsi="Arial" w:cs="Arial"/>
          <w:sz w:val="22"/>
          <w:szCs w:val="22"/>
        </w:rPr>
        <w:t xml:space="preserve"> function</w:t>
      </w:r>
      <w:r w:rsidR="3F2E4BDD" w:rsidRPr="705574FE">
        <w:rPr>
          <w:rFonts w:ascii="Arial" w:eastAsia="Arial" w:hAnsi="Arial" w:cs="Arial"/>
          <w:sz w:val="22"/>
          <w:szCs w:val="22"/>
        </w:rPr>
        <w:t xml:space="preserve">, which assigns to each signal sample the </w:t>
      </w:r>
      <w:proofErr w:type="gramStart"/>
      <w:r w:rsidR="3F2E4BDD" w:rsidRPr="705574FE">
        <w:rPr>
          <w:rFonts w:ascii="Arial" w:eastAsia="Arial" w:hAnsi="Arial" w:cs="Arial"/>
          <w:sz w:val="22"/>
          <w:szCs w:val="22"/>
        </w:rPr>
        <w:t>probabilities</w:t>
      </w:r>
      <w:proofErr w:type="gramEnd"/>
      <w:r w:rsidR="3F2E4BDD" w:rsidRPr="705574FE">
        <w:rPr>
          <w:rFonts w:ascii="Arial" w:eastAsia="Arial" w:hAnsi="Arial" w:cs="Arial"/>
          <w:sz w:val="22"/>
          <w:szCs w:val="22"/>
        </w:rPr>
        <w:t xml:space="preserve"> of being in </w:t>
      </w:r>
      <w:r w:rsidR="00706ED1" w:rsidRPr="705574FE">
        <w:rPr>
          <w:rFonts w:ascii="Arial" w:eastAsia="Arial" w:hAnsi="Arial" w:cs="Arial"/>
          <w:sz w:val="22"/>
          <w:szCs w:val="22"/>
        </w:rPr>
        <w:t>an Active</w:t>
      </w:r>
      <w:r w:rsidR="3F2E4BDD" w:rsidRPr="705574FE">
        <w:rPr>
          <w:rFonts w:ascii="Arial" w:eastAsia="Arial" w:hAnsi="Arial" w:cs="Arial"/>
          <w:sz w:val="22"/>
          <w:szCs w:val="22"/>
        </w:rPr>
        <w:t xml:space="preserve"> and Quiet state. </w:t>
      </w:r>
      <w:r w:rsidR="16A503A5" w:rsidRPr="705574FE">
        <w:rPr>
          <w:rFonts w:ascii="Arial" w:eastAsia="Arial" w:hAnsi="Arial" w:cs="Arial"/>
          <w:sz w:val="22"/>
          <w:szCs w:val="22"/>
        </w:rPr>
        <w:t xml:space="preserve">The choice of a 20-minute input-output window aligns with the minimum required duration for a non-stress test </w:t>
      </w:r>
      <w:sdt>
        <w:sdtPr>
          <w:rPr>
            <w:rFonts w:ascii="Arial" w:eastAsia="Arial" w:hAnsi="Arial" w:cs="Arial"/>
            <w:sz w:val="22"/>
            <w:szCs w:val="22"/>
          </w:rPr>
          <w:tag w:val="MENDELEY_CITATION_v3_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"/>
          <w:id w:val="1406184353"/>
          <w:placeholder>
            <w:docPart w:val="5775359996AF4E6B8E3CE24A10A6B417"/>
          </w:placeholder>
        </w:sdtPr>
        <w:sdtEndPr/>
        <w:sdtContent>
          <w:r w:rsidR="00501242" w:rsidRPr="00501242">
            <w:rPr>
              <w:rFonts w:ascii="Arial" w:eastAsia="Arial" w:hAnsi="Arial" w:cs="Arial"/>
              <w:sz w:val="22"/>
              <w:szCs w:val="22"/>
            </w:rPr>
            <w:t>[26]</w:t>
          </w:r>
        </w:sdtContent>
      </w:sdt>
      <w:r w:rsidR="16A503A5" w:rsidRPr="705574FE">
        <w:rPr>
          <w:rFonts w:ascii="Arial" w:eastAsia="Arial" w:hAnsi="Arial" w:cs="Arial"/>
          <w:sz w:val="22"/>
          <w:szCs w:val="22"/>
        </w:rPr>
        <w:t>.</w:t>
      </w:r>
    </w:p>
    <w:p w14:paraId="2639EBAA" w14:textId="77777777" w:rsidR="000E048A" w:rsidRPr="00267804" w:rsidRDefault="000E048A" w:rsidP="000E048A">
      <w:pPr>
        <w:numPr>
          <w:ilvl w:val="0"/>
          <w:numId w:val="1"/>
        </w:numPr>
        <w:spacing w:after="109" w:line="259" w:lineRule="auto"/>
        <w:ind w:hanging="204"/>
        <w:jc w:val="left"/>
        <w:rPr>
          <w:rFonts w:ascii="Arial" w:hAnsi="Arial" w:cs="Arial"/>
          <w:b/>
          <w:sz w:val="22"/>
          <w:szCs w:val="22"/>
          <w:lang w:val="nl-NL"/>
        </w:rPr>
      </w:pPr>
      <w:r w:rsidRPr="00267804">
        <w:rPr>
          <w:rFonts w:ascii="Arial" w:hAnsi="Arial" w:cs="Arial"/>
          <w:b/>
          <w:sz w:val="22"/>
          <w:szCs w:val="22"/>
          <w:lang w:val="nl-NL"/>
        </w:rPr>
        <w:t xml:space="preserve">U-Net: </w:t>
      </w:r>
    </w:p>
    <w:p w14:paraId="2DFCD224" w14:textId="2D3406C5" w:rsidR="000E048A" w:rsidRPr="00BB7DE3" w:rsidRDefault="55250C49" w:rsidP="000E048A">
      <w:pPr>
        <w:spacing w:after="194"/>
        <w:ind w:left="567" w:firstLine="0"/>
        <w:rPr>
          <w:rFonts w:ascii="Arial" w:eastAsia="Arial" w:hAnsi="Arial" w:cs="Arial"/>
          <w:sz w:val="22"/>
          <w:szCs w:val="22"/>
        </w:rPr>
      </w:pPr>
      <w:r w:rsidRPr="04300B43">
        <w:rPr>
          <w:rFonts w:ascii="Arial" w:eastAsia="Arial" w:hAnsi="Arial" w:cs="Arial"/>
          <w:sz w:val="22"/>
          <w:szCs w:val="22"/>
        </w:rPr>
        <w:t xml:space="preserve">Ever since its introduction in 2015 </w:t>
      </w:r>
      <w:sdt>
        <w:sdtPr>
          <w:rPr>
            <w:rFonts w:ascii="Arial" w:eastAsia="Arial" w:hAnsi="Arial" w:cs="Arial"/>
            <w:sz w:val="22"/>
            <w:szCs w:val="22"/>
          </w:rPr>
          <w:tag w:val="MENDELEY_CITATION_v3_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"/>
          <w:id w:val="1240441268"/>
          <w:placeholder>
            <w:docPart w:val="3CE23EE845584A0DBBFE6D14BAD51196"/>
          </w:placeholder>
        </w:sdtPr>
        <w:sdtEndPr/>
        <w:sdtContent>
          <w:r w:rsidR="00501242" w:rsidRPr="00501242">
            <w:rPr>
              <w:rFonts w:ascii="Arial" w:eastAsia="Arial" w:hAnsi="Arial" w:cs="Arial"/>
              <w:sz w:val="22"/>
              <w:szCs w:val="22"/>
            </w:rPr>
            <w:t>[27]</w:t>
          </w:r>
        </w:sdtContent>
      </w:sdt>
      <w:r w:rsidRPr="04300B43">
        <w:rPr>
          <w:rFonts w:ascii="Arial" w:eastAsia="Arial" w:hAnsi="Arial" w:cs="Arial"/>
          <w:sz w:val="22"/>
          <w:szCs w:val="22"/>
        </w:rPr>
        <w:t>, the U-Net architecture has been widely used for medical image segmentation</w:t>
      </w:r>
      <w:r w:rsidR="00C676A0" w:rsidRPr="04300B43">
        <w:rPr>
          <w:rFonts w:ascii="Arial" w:eastAsia="Arial" w:hAnsi="Arial" w:cs="Arial"/>
          <w:sz w:val="22"/>
          <w:szCs w:val="22"/>
        </w:rPr>
        <w:t xml:space="preserve"> </w:t>
      </w:r>
      <w:sdt>
        <w:sdtPr>
          <w:rPr>
            <w:rFonts w:ascii="Arial" w:eastAsia="Arial" w:hAnsi="Arial" w:cs="Arial"/>
            <w:sz w:val="22"/>
            <w:szCs w:val="22"/>
          </w:rPr>
          <w:tag w:val="MENDELEY_CITATION_v3_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"/>
          <w:id w:val="605320462"/>
          <w:placeholder>
            <w:docPart w:val="DefaultPlaceholder_-1854013440"/>
          </w:placeholder>
        </w:sdtPr>
        <w:sdtEndPr/>
        <w:sdtContent>
          <w:r w:rsidR="00501242" w:rsidRPr="00501242">
            <w:rPr>
              <w:rFonts w:ascii="Arial" w:eastAsia="Arial" w:hAnsi="Arial" w:cs="Arial"/>
              <w:sz w:val="22"/>
              <w:szCs w:val="22"/>
            </w:rPr>
            <w:t>[28]</w:t>
          </w:r>
        </w:sdtContent>
      </w:sdt>
      <w:r w:rsidRPr="04300B43">
        <w:rPr>
          <w:rFonts w:ascii="Arial" w:eastAsia="Arial" w:hAnsi="Arial" w:cs="Arial"/>
          <w:sz w:val="22"/>
          <w:szCs w:val="22"/>
        </w:rPr>
        <w:t xml:space="preserve">. Moreover, it has demonstrated good performances in signal segmentation tasks, as described in </w:t>
      </w:r>
      <w:sdt>
        <w:sdtPr>
          <w:rPr>
            <w:rFonts w:ascii="Arial" w:eastAsia="Arial" w:hAnsi="Arial" w:cs="Arial"/>
            <w:sz w:val="22"/>
            <w:szCs w:val="22"/>
          </w:rPr>
          <w:tag w:val="MENDELEY_CITATION_v3_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"/>
          <w:id w:val="1923216672"/>
          <w:placeholder>
            <w:docPart w:val="3CE23EE845584A0DBBFE6D14BAD51196"/>
          </w:placeholder>
        </w:sdtPr>
        <w:sdtEndPr/>
        <w:sdtContent>
          <w:r w:rsidR="00501242" w:rsidRPr="00501242">
            <w:rPr>
              <w:rFonts w:ascii="Arial" w:eastAsia="Arial" w:hAnsi="Arial" w:cs="Arial"/>
              <w:sz w:val="22"/>
              <w:szCs w:val="22"/>
            </w:rPr>
            <w:t>[29]</w:t>
          </w:r>
        </w:sdtContent>
      </w:sdt>
      <w:r w:rsidRPr="04300B43">
        <w:rPr>
          <w:rFonts w:ascii="Arial" w:eastAsia="Arial" w:hAnsi="Arial" w:cs="Arial"/>
          <w:sz w:val="22"/>
          <w:szCs w:val="22"/>
        </w:rPr>
        <w:t>.</w:t>
      </w:r>
      <w:r w:rsidR="00B753CF" w:rsidRPr="04300B43">
        <w:rPr>
          <w:rFonts w:ascii="Arial" w:eastAsia="Arial" w:hAnsi="Arial" w:cs="Arial"/>
          <w:sz w:val="22"/>
          <w:szCs w:val="22"/>
        </w:rPr>
        <w:t xml:space="preserve"> </w:t>
      </w:r>
      <w:r w:rsidRPr="03674CF8">
        <w:rPr>
          <w:rFonts w:ascii="Arial" w:eastAsia="Arial" w:hAnsi="Arial" w:cs="Arial"/>
          <w:sz w:val="22"/>
          <w:szCs w:val="22"/>
        </w:rPr>
        <w:t xml:space="preserve">This DNN is built using sequential blocks of 1D convolutional layers, alternated with batch </w:t>
      </w:r>
      <w:r w:rsidR="00AB7358" w:rsidRPr="03674CF8">
        <w:rPr>
          <w:rFonts w:ascii="Arial" w:eastAsia="Arial" w:hAnsi="Arial" w:cs="Arial"/>
          <w:sz w:val="22"/>
          <w:szCs w:val="22"/>
        </w:rPr>
        <w:t>normal</w:t>
      </w:r>
      <w:r w:rsidRPr="03674CF8">
        <w:rPr>
          <w:rFonts w:ascii="Arial" w:eastAsia="Arial" w:hAnsi="Arial" w:cs="Arial"/>
          <w:sz w:val="22"/>
          <w:szCs w:val="22"/>
        </w:rPr>
        <w:t>ization layers. The encoder branch incorporates max</w:t>
      </w:r>
      <w:r w:rsidR="00CE5246">
        <w:rPr>
          <w:rFonts w:ascii="Arial" w:eastAsia="Arial" w:hAnsi="Arial" w:cs="Arial"/>
          <w:sz w:val="22"/>
          <w:szCs w:val="22"/>
        </w:rPr>
        <w:t xml:space="preserve"> </w:t>
      </w:r>
      <w:r w:rsidRPr="03674CF8">
        <w:rPr>
          <w:rFonts w:ascii="Arial" w:eastAsia="Arial" w:hAnsi="Arial" w:cs="Arial"/>
          <w:sz w:val="22"/>
          <w:szCs w:val="22"/>
        </w:rPr>
        <w:t xml:space="preserve">pooling for </w:t>
      </w:r>
      <w:proofErr w:type="gramStart"/>
      <w:r w:rsidRPr="03674CF8">
        <w:rPr>
          <w:rFonts w:ascii="Arial" w:eastAsia="Arial" w:hAnsi="Arial" w:cs="Arial"/>
          <w:sz w:val="22"/>
          <w:szCs w:val="22"/>
        </w:rPr>
        <w:t>feature</w:t>
      </w:r>
      <w:proofErr w:type="gramEnd"/>
      <w:r w:rsidRPr="03674CF8">
        <w:rPr>
          <w:rFonts w:ascii="Arial" w:eastAsia="Arial" w:hAnsi="Arial" w:cs="Arial"/>
          <w:sz w:val="22"/>
          <w:szCs w:val="22"/>
        </w:rPr>
        <w:t xml:space="preserve"> down</w:t>
      </w:r>
      <w:r w:rsidR="00CE5246">
        <w:rPr>
          <w:rFonts w:ascii="Arial" w:eastAsia="Arial" w:hAnsi="Arial" w:cs="Arial"/>
          <w:sz w:val="22"/>
          <w:szCs w:val="22"/>
        </w:rPr>
        <w:t>-</w:t>
      </w:r>
      <w:r w:rsidRPr="03674CF8">
        <w:rPr>
          <w:rFonts w:ascii="Arial" w:eastAsia="Arial" w:hAnsi="Arial" w:cs="Arial"/>
          <w:sz w:val="22"/>
          <w:szCs w:val="22"/>
        </w:rPr>
        <w:t xml:space="preserve">sampling, while the decoder branch employs transposed convolutions to restore the original resolution of the signal. Hidden layers utilize a </w:t>
      </w:r>
      <w:r w:rsidR="000125AF">
        <w:rPr>
          <w:rFonts w:ascii="Arial" w:eastAsia="Arial" w:hAnsi="Arial" w:cs="Arial"/>
          <w:sz w:val="22"/>
          <w:szCs w:val="22"/>
        </w:rPr>
        <w:t>L</w:t>
      </w:r>
      <w:r w:rsidRPr="03674CF8">
        <w:rPr>
          <w:rFonts w:ascii="Arial" w:eastAsia="Arial" w:hAnsi="Arial" w:cs="Arial"/>
          <w:sz w:val="22"/>
          <w:szCs w:val="22"/>
        </w:rPr>
        <w:t>eaky ReLU activation function</w:t>
      </w:r>
      <w:r w:rsidR="00392649">
        <w:rPr>
          <w:rFonts w:ascii="Arial" w:eastAsia="Arial" w:hAnsi="Arial" w:cs="Arial"/>
          <w:sz w:val="22"/>
          <w:szCs w:val="22"/>
        </w:rPr>
        <w:t>.</w:t>
      </w:r>
    </w:p>
    <w:p w14:paraId="57167A15" w14:textId="77777777" w:rsidR="000E048A" w:rsidRPr="00267804" w:rsidRDefault="000E048A" w:rsidP="000E048A">
      <w:pPr>
        <w:numPr>
          <w:ilvl w:val="0"/>
          <w:numId w:val="1"/>
        </w:numPr>
        <w:spacing w:after="109" w:line="259" w:lineRule="auto"/>
        <w:ind w:hanging="204"/>
        <w:jc w:val="left"/>
        <w:rPr>
          <w:rFonts w:ascii="Arial" w:hAnsi="Arial" w:cs="Arial"/>
          <w:b/>
          <w:sz w:val="22"/>
          <w:szCs w:val="22"/>
          <w:lang w:val="nl-NL"/>
        </w:rPr>
      </w:pPr>
      <w:r w:rsidRPr="00392649">
        <w:rPr>
          <w:rFonts w:ascii="Arial" w:hAnsi="Arial" w:cs="Arial"/>
          <w:b/>
          <w:sz w:val="22"/>
          <w:szCs w:val="22"/>
          <w:lang w:val="nl-NL"/>
        </w:rPr>
        <w:t>Attention U-Net (AU-Net):</w:t>
      </w:r>
    </w:p>
    <w:p w14:paraId="14564AA7" w14:textId="77893609" w:rsidR="000E048A" w:rsidRPr="00267804" w:rsidRDefault="55250C49" w:rsidP="000E048A">
      <w:pPr>
        <w:spacing w:after="282"/>
        <w:ind w:left="508"/>
        <w:rPr>
          <w:rFonts w:ascii="Arial" w:eastAsia="Arial" w:hAnsi="Arial" w:cs="Arial"/>
          <w:sz w:val="22"/>
          <w:szCs w:val="22"/>
        </w:rPr>
      </w:pPr>
      <w:r w:rsidRPr="04300B43">
        <w:rPr>
          <w:rFonts w:ascii="Arial" w:eastAsia="Arial" w:hAnsi="Arial" w:cs="Arial"/>
          <w:sz w:val="22"/>
          <w:szCs w:val="22"/>
        </w:rPr>
        <w:t xml:space="preserve">The Attention U-Net (AU-Net) </w:t>
      </w:r>
      <w:sdt>
        <w:sdtPr>
          <w:rPr>
            <w:rFonts w:ascii="Arial" w:eastAsia="Arial" w:hAnsi="Arial" w:cs="Arial"/>
            <w:sz w:val="22"/>
            <w:szCs w:val="22"/>
          </w:rPr>
          <w:tag w:val="MENDELEY_CITATION_v3_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"/>
          <w:id w:val="-968054466"/>
          <w:placeholder>
            <w:docPart w:val="3CE23EE845584A0DBBFE6D14BAD51196"/>
          </w:placeholder>
        </w:sdtPr>
        <w:sdtEndPr/>
        <w:sdtContent>
          <w:r w:rsidR="00501242" w:rsidRPr="00501242">
            <w:rPr>
              <w:rFonts w:ascii="Arial" w:eastAsia="Arial" w:hAnsi="Arial" w:cs="Arial"/>
              <w:sz w:val="22"/>
              <w:szCs w:val="22"/>
            </w:rPr>
            <w:t>[30]</w:t>
          </w:r>
        </w:sdtContent>
      </w:sdt>
      <w:r w:rsidRPr="04300B43">
        <w:rPr>
          <w:rFonts w:ascii="Arial" w:eastAsia="Arial" w:hAnsi="Arial" w:cs="Arial"/>
          <w:sz w:val="22"/>
          <w:szCs w:val="22"/>
        </w:rPr>
        <w:t xml:space="preserve"> incorporates attention gates in the U-Net architecture</w:t>
      </w:r>
      <w:r w:rsidR="00B54241">
        <w:rPr>
          <w:rFonts w:ascii="Arial" w:eastAsia="Arial" w:hAnsi="Arial" w:cs="Arial"/>
          <w:sz w:val="22"/>
          <w:szCs w:val="22"/>
        </w:rPr>
        <w:t xml:space="preserve"> previously described</w:t>
      </w:r>
      <w:r w:rsidRPr="04300B43">
        <w:rPr>
          <w:rFonts w:ascii="Arial" w:eastAsia="Arial" w:hAnsi="Arial" w:cs="Arial"/>
          <w:sz w:val="22"/>
          <w:szCs w:val="22"/>
        </w:rPr>
        <w:t xml:space="preserve">, enabling the model to identify key signal segments and selectively filter feature responses, retaining only those relevant to the task. More in detail, these attention gates focus on the most informative features extracted by the encoder blocks, dynamically adjusting their importance based on the decoder’s contextual information at coarser scales (i.e., deeper levels). This capability is particularly crucial for our application, where the context in which signal features appear must be carefully considered. For instance, while accelerations are strongly associated with Active </w:t>
      </w:r>
      <w:proofErr w:type="gramStart"/>
      <w:r w:rsidRPr="04300B43">
        <w:rPr>
          <w:rFonts w:ascii="Arial" w:eastAsia="Arial" w:hAnsi="Arial" w:cs="Arial"/>
          <w:sz w:val="22"/>
          <w:szCs w:val="22"/>
        </w:rPr>
        <w:t>states</w:t>
      </w:r>
      <w:proofErr w:type="gramEnd"/>
      <w:r w:rsidRPr="04300B43">
        <w:rPr>
          <w:rFonts w:ascii="Arial" w:eastAsia="Arial" w:hAnsi="Arial" w:cs="Arial"/>
          <w:sz w:val="22"/>
          <w:szCs w:val="22"/>
        </w:rPr>
        <w:t xml:space="preserve">, they can occasionally occur in Quiet </w:t>
      </w:r>
      <w:proofErr w:type="gramStart"/>
      <w:r w:rsidRPr="04300B43">
        <w:rPr>
          <w:rFonts w:ascii="Arial" w:eastAsia="Arial" w:hAnsi="Arial" w:cs="Arial"/>
          <w:sz w:val="22"/>
          <w:szCs w:val="22"/>
        </w:rPr>
        <w:t>states</w:t>
      </w:r>
      <w:proofErr w:type="gramEnd"/>
      <w:r w:rsidRPr="04300B43">
        <w:rPr>
          <w:rFonts w:ascii="Arial" w:eastAsia="Arial" w:hAnsi="Arial" w:cs="Arial"/>
          <w:sz w:val="22"/>
          <w:szCs w:val="22"/>
        </w:rPr>
        <w:t>. Whether an acceleration should be attributed to one state or the other depends entirely on the surrounding context.</w:t>
      </w:r>
    </w:p>
    <w:p w14:paraId="4D7AA609" w14:textId="77777777" w:rsidR="000E048A" w:rsidRPr="00267804" w:rsidRDefault="000E048A" w:rsidP="000E048A">
      <w:pPr>
        <w:numPr>
          <w:ilvl w:val="0"/>
          <w:numId w:val="1"/>
        </w:numPr>
        <w:spacing w:after="109" w:line="259" w:lineRule="auto"/>
        <w:ind w:hanging="204"/>
        <w:jc w:val="left"/>
        <w:rPr>
          <w:rFonts w:ascii="Arial" w:hAnsi="Arial" w:cs="Arial"/>
          <w:b/>
          <w:sz w:val="22"/>
          <w:szCs w:val="22"/>
          <w:lang w:val="nl-NL"/>
        </w:rPr>
      </w:pPr>
      <w:bookmarkStart w:id="3" w:name="_Hlk195107902"/>
      <w:r w:rsidRPr="00267804">
        <w:rPr>
          <w:rFonts w:ascii="Arial" w:hAnsi="Arial" w:cs="Arial"/>
          <w:b/>
          <w:sz w:val="22"/>
          <w:szCs w:val="22"/>
          <w:lang w:val="nl-NL"/>
        </w:rPr>
        <w:t xml:space="preserve">Recurrent Residual Attention U-Net </w:t>
      </w:r>
      <w:bookmarkEnd w:id="3"/>
      <w:r w:rsidRPr="00267804">
        <w:rPr>
          <w:rFonts w:ascii="Arial" w:hAnsi="Arial" w:cs="Arial"/>
          <w:b/>
          <w:sz w:val="22"/>
          <w:szCs w:val="22"/>
          <w:lang w:val="nl-NL"/>
        </w:rPr>
        <w:t>(R2AU-Net)</w:t>
      </w:r>
    </w:p>
    <w:p w14:paraId="7540780A" w14:textId="27CF18C1" w:rsidR="000E048A" w:rsidRDefault="55250C49" w:rsidP="000E048A">
      <w:pPr>
        <w:spacing w:after="348"/>
        <w:ind w:left="508"/>
        <w:rPr>
          <w:rFonts w:ascii="Arial" w:eastAsia="Arial" w:hAnsi="Arial" w:cs="Arial"/>
          <w:sz w:val="22"/>
          <w:szCs w:val="22"/>
        </w:rPr>
      </w:pPr>
      <w:r w:rsidRPr="03674CF8">
        <w:rPr>
          <w:rFonts w:ascii="Arial" w:eastAsia="Arial" w:hAnsi="Arial" w:cs="Arial"/>
          <w:sz w:val="22"/>
          <w:szCs w:val="22"/>
        </w:rPr>
        <w:t xml:space="preserve">The </w:t>
      </w:r>
      <w:bookmarkStart w:id="4" w:name="_Hlk195102351"/>
      <w:r w:rsidRPr="03674CF8">
        <w:rPr>
          <w:rFonts w:ascii="Arial" w:eastAsia="Arial" w:hAnsi="Arial" w:cs="Arial"/>
          <w:sz w:val="22"/>
          <w:szCs w:val="22"/>
        </w:rPr>
        <w:t xml:space="preserve">Recurrent Residual Attention U-Net </w:t>
      </w:r>
      <w:bookmarkEnd w:id="4"/>
      <w:sdt>
        <w:sdtPr>
          <w:rPr>
            <w:rFonts w:ascii="Arial" w:eastAsia="Arial" w:hAnsi="Arial" w:cs="Arial"/>
            <w:strike/>
            <w:sz w:val="22"/>
            <w:szCs w:val="22"/>
          </w:rPr>
          <w:tag w:val="MENDELEY_CITATION_v3_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"/>
          <w:id w:val="685949803"/>
          <w:placeholder>
            <w:docPart w:val="05528AFF373F4A30A337C650ED3EC20A"/>
          </w:placeholder>
        </w:sdtPr>
        <w:sdtEndPr/>
        <w:sdtContent>
          <w:r w:rsidR="00501242" w:rsidRPr="00501242">
            <w:rPr>
              <w:rFonts w:ascii="Arial" w:eastAsia="Arial" w:hAnsi="Arial" w:cs="Arial"/>
              <w:sz w:val="22"/>
              <w:szCs w:val="22"/>
            </w:rPr>
            <w:t>[31]</w:t>
          </w:r>
        </w:sdtContent>
      </w:sdt>
      <w:r w:rsidRPr="03674CF8">
        <w:rPr>
          <w:rFonts w:ascii="Arial" w:eastAsia="Arial" w:hAnsi="Arial" w:cs="Arial"/>
          <w:sz w:val="22"/>
          <w:szCs w:val="22"/>
        </w:rPr>
        <w:t xml:space="preserve"> incorporates attention gates into the U-Net architecture, as in AU-Net, and replaces the convolutional units with recurrent residual convolutional units. The recurrent connections, which are added to each convolutional layer, improve the ability of the DNN to integrate contextual information, while the residual connections are added to improve gradient flow in deep models. This architecture combines the improvements of Attention gates and recurrent-recursive networks, making it very flexible at the cost of increased model size. A graphical representation of this architecture is displayed in Figure 3.</w:t>
      </w:r>
    </w:p>
    <w:p w14:paraId="2B2E478D" w14:textId="779DC7F3" w:rsidR="00437996" w:rsidRDefault="00437996" w:rsidP="00437996">
      <w:pPr>
        <w:ind w:left="498" w:firstLine="0"/>
      </w:pPr>
    </w:p>
    <w:p w14:paraId="3052987C" w14:textId="55478711" w:rsidR="000E048A" w:rsidRDefault="00107037" w:rsidP="03674CF8">
      <w:pPr>
        <w:spacing w:after="348"/>
        <w:rPr>
          <w:rFonts w:ascii="Arial" w:eastAsia="Arial" w:hAnsi="Arial" w:cs="Arial"/>
          <w:sz w:val="22"/>
          <w:szCs w:val="22"/>
        </w:rPr>
      </w:pPr>
      <w:r>
        <w:rPr>
          <w:noProof/>
        </w:rPr>
        <mc:AlternateContent>
          <mc:Choice Requires="wps">
            <w:drawing>
              <wp:anchor distT="0" distB="0" distL="114300" distR="114300" simplePos="0" relativeHeight="251658240" behindDoc="0" locked="0" layoutInCell="1" allowOverlap="1" wp14:anchorId="297BB3DB" wp14:editId="0EE2DDC0">
                <wp:simplePos x="0" y="0"/>
                <wp:positionH relativeFrom="column">
                  <wp:posOffset>-21590</wp:posOffset>
                </wp:positionH>
                <wp:positionV relativeFrom="paragraph">
                  <wp:posOffset>3799840</wp:posOffset>
                </wp:positionV>
                <wp:extent cx="6036945" cy="635"/>
                <wp:effectExtent l="0" t="0" r="0" b="0"/>
                <wp:wrapTopAndBottom/>
                <wp:docPr id="1340408304" name="Text Box 1"/>
                <wp:cNvGraphicFramePr/>
                <a:graphic xmlns:a="http://schemas.openxmlformats.org/drawingml/2006/main">
                  <a:graphicData uri="http://schemas.microsoft.com/office/word/2010/wordprocessingShape">
                    <wps:wsp>
                      <wps:cNvSpPr txBox="1"/>
                      <wps:spPr>
                        <a:xfrm>
                          <a:off x="0" y="0"/>
                          <a:ext cx="6036945" cy="635"/>
                        </a:xfrm>
                        <a:prstGeom prst="rect">
                          <a:avLst/>
                        </a:prstGeom>
                        <a:solidFill>
                          <a:prstClr val="white"/>
                        </a:solidFill>
                        <a:ln>
                          <a:noFill/>
                        </a:ln>
                      </wps:spPr>
                      <wps:txbx>
                        <w:txbxContent>
                          <w:p w14:paraId="52B60017" w14:textId="37E26A13" w:rsidR="00437996" w:rsidRPr="00107037" w:rsidRDefault="00437996" w:rsidP="00437996">
                            <w:pPr>
                              <w:pStyle w:val="Caption"/>
                              <w:rPr>
                                <w:i w:val="0"/>
                                <w:iCs w:val="0"/>
                                <w:color w:val="000000"/>
                                <w:sz w:val="20"/>
                                <w:szCs w:val="24"/>
                              </w:rPr>
                            </w:pPr>
                            <w:r w:rsidRPr="00107037">
                              <w:rPr>
                                <w:i w:val="0"/>
                                <w:iCs w:val="0"/>
                                <w:color w:val="000000"/>
                                <w:sz w:val="20"/>
                                <w:szCs w:val="24"/>
                              </w:rPr>
                              <w:t xml:space="preserve">Figure </w:t>
                            </w:r>
                            <w:r w:rsidRPr="00107037">
                              <w:rPr>
                                <w:i w:val="0"/>
                                <w:iCs w:val="0"/>
                                <w:color w:val="000000"/>
                                <w:sz w:val="20"/>
                                <w:szCs w:val="24"/>
                              </w:rPr>
                              <w:fldChar w:fldCharType="begin"/>
                            </w:r>
                            <w:r w:rsidRPr="00107037">
                              <w:rPr>
                                <w:i w:val="0"/>
                                <w:iCs w:val="0"/>
                                <w:color w:val="000000"/>
                                <w:sz w:val="20"/>
                                <w:szCs w:val="24"/>
                              </w:rPr>
                              <w:instrText>SEQ Figure \* ARABIC</w:instrText>
                            </w:r>
                            <w:r w:rsidRPr="00107037">
                              <w:rPr>
                                <w:i w:val="0"/>
                                <w:iCs w:val="0"/>
                                <w:color w:val="000000"/>
                                <w:sz w:val="20"/>
                                <w:szCs w:val="24"/>
                              </w:rPr>
                              <w:fldChar w:fldCharType="separate"/>
                            </w:r>
                            <w:r w:rsidR="00CA06C5" w:rsidRPr="00107037">
                              <w:rPr>
                                <w:i w:val="0"/>
                                <w:iCs w:val="0"/>
                                <w:color w:val="000000"/>
                                <w:sz w:val="20"/>
                                <w:szCs w:val="24"/>
                              </w:rPr>
                              <w:t>3</w:t>
                            </w:r>
                            <w:r w:rsidRPr="00107037">
                              <w:rPr>
                                <w:i w:val="0"/>
                                <w:iCs w:val="0"/>
                                <w:color w:val="000000"/>
                                <w:sz w:val="20"/>
                                <w:szCs w:val="24"/>
                              </w:rPr>
                              <w:fldChar w:fldCharType="end"/>
                            </w:r>
                            <w:r w:rsidR="00401A44" w:rsidRPr="00107037">
                              <w:rPr>
                                <w:i w:val="0"/>
                                <w:iCs w:val="0"/>
                                <w:color w:val="000000"/>
                                <w:sz w:val="20"/>
                                <w:szCs w:val="24"/>
                              </w:rPr>
                              <w:t xml:space="preserve"> Schematic representation of the Recurrent Residual Attention U-Net architecture with </w:t>
                            </w:r>
                            <w:r w:rsidR="00107037" w:rsidRPr="00107037">
                              <w:rPr>
                                <w:i w:val="0"/>
                                <w:iCs w:val="0"/>
                                <w:color w:val="000000"/>
                                <w:sz w:val="20"/>
                                <w:szCs w:val="24"/>
                              </w:rPr>
                              <w:t>a depth D of 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97BB3DB" id="_x0000_t202" coordsize="21600,21600" o:spt="202" path="m,l,21600r21600,l21600,xe">
                <v:stroke joinstyle="miter"/>
                <v:path gradientshapeok="t" o:connecttype="rect"/>
              </v:shapetype>
              <v:shape id="Text Box 1" o:spid="_x0000_s1026" type="#_x0000_t202" style="position:absolute;left:0;text-align:left;margin-left:-1.7pt;margin-top:299.2pt;width:475.35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m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" stroked="f">
                <v:textbox style="mso-fit-shape-to-text:t" inset="0,0,0,0">
                  <w:txbxContent>
                    <w:p w14:paraId="52B60017" w14:textId="37E26A13" w:rsidR="00437996" w:rsidRPr="00107037" w:rsidRDefault="00437996" w:rsidP="00437996">
                      <w:pPr>
                        <w:pStyle w:val="Caption"/>
                        <w:rPr>
                          <w:i w:val="0"/>
                          <w:iCs w:val="0"/>
                          <w:color w:val="000000"/>
                          <w:sz w:val="20"/>
                          <w:szCs w:val="24"/>
                        </w:rPr>
                      </w:pPr>
                      <w:r w:rsidRPr="00107037">
                        <w:rPr>
                          <w:i w:val="0"/>
                          <w:iCs w:val="0"/>
                          <w:color w:val="000000"/>
                          <w:sz w:val="20"/>
                          <w:szCs w:val="24"/>
                        </w:rPr>
                        <w:t xml:space="preserve">Figure </w:t>
                      </w:r>
                      <w:r w:rsidRPr="00107037">
                        <w:rPr>
                          <w:i w:val="0"/>
                          <w:iCs w:val="0"/>
                          <w:color w:val="000000"/>
                          <w:sz w:val="20"/>
                          <w:szCs w:val="24"/>
                        </w:rPr>
                        <w:fldChar w:fldCharType="begin"/>
                      </w:r>
                      <w:r w:rsidRPr="00107037">
                        <w:rPr>
                          <w:i w:val="0"/>
                          <w:iCs w:val="0"/>
                          <w:color w:val="000000"/>
                          <w:sz w:val="20"/>
                          <w:szCs w:val="24"/>
                        </w:rPr>
                        <w:instrText>SEQ Figure \* ARABIC</w:instrText>
                      </w:r>
                      <w:r w:rsidRPr="00107037">
                        <w:rPr>
                          <w:i w:val="0"/>
                          <w:iCs w:val="0"/>
                          <w:color w:val="000000"/>
                          <w:sz w:val="20"/>
                          <w:szCs w:val="24"/>
                        </w:rPr>
                        <w:fldChar w:fldCharType="separate"/>
                      </w:r>
                      <w:r w:rsidR="00CA06C5" w:rsidRPr="00107037">
                        <w:rPr>
                          <w:i w:val="0"/>
                          <w:iCs w:val="0"/>
                          <w:color w:val="000000"/>
                          <w:sz w:val="20"/>
                          <w:szCs w:val="24"/>
                        </w:rPr>
                        <w:t>3</w:t>
                      </w:r>
                      <w:r w:rsidRPr="00107037">
                        <w:rPr>
                          <w:i w:val="0"/>
                          <w:iCs w:val="0"/>
                          <w:color w:val="000000"/>
                          <w:sz w:val="20"/>
                          <w:szCs w:val="24"/>
                        </w:rPr>
                        <w:fldChar w:fldCharType="end"/>
                      </w:r>
                      <w:r w:rsidR="00401A44" w:rsidRPr="00107037">
                        <w:rPr>
                          <w:i w:val="0"/>
                          <w:iCs w:val="0"/>
                          <w:color w:val="000000"/>
                          <w:sz w:val="20"/>
                          <w:szCs w:val="24"/>
                        </w:rPr>
                        <w:t xml:space="preserve"> Schematic representation of the Recurrent Residual Attention U-Net architecture with </w:t>
                      </w:r>
                      <w:r w:rsidR="00107037" w:rsidRPr="00107037">
                        <w:rPr>
                          <w:i w:val="0"/>
                          <w:iCs w:val="0"/>
                          <w:color w:val="000000"/>
                          <w:sz w:val="20"/>
                          <w:szCs w:val="24"/>
                        </w:rPr>
                        <w:t>a depth D of 5.</w:t>
                      </w:r>
                    </w:p>
                  </w:txbxContent>
                </v:textbox>
                <w10:wrap type="topAndBottom"/>
              </v:shape>
            </w:pict>
          </mc:Fallback>
        </mc:AlternateContent>
      </w:r>
      <w:r w:rsidR="55250C49">
        <w:rPr>
          <w:rFonts w:ascii="Arial" w:eastAsia="Arial" w:hAnsi="Arial" w:cs="Arial"/>
          <w:sz w:val="22"/>
          <w:szCs w:val="22"/>
        </w:rPr>
        <w:t xml:space="preserve">In all the architectures analyzed, the number of filters (N.F.) employed in the convolutions increases as a function of the DNN depth, following </w:t>
      </w:r>
      <m:oMath>
        <m:r>
          <w:rPr>
            <w:rFonts w:ascii="Cambria Math" w:eastAsia="Arial" w:hAnsi="Cambria Math" w:cs="Arial"/>
            <w:sz w:val="22"/>
            <w:szCs w:val="22"/>
          </w:rPr>
          <m:t>N.F. = F∙</m:t>
        </m:r>
        <m:sSup>
          <m:sSupPr>
            <m:ctrlPr>
              <w:rPr>
                <w:rFonts w:ascii="Cambria Math" w:eastAsia="Arial" w:hAnsi="Cambria Math" w:cs="Arial"/>
                <w:i/>
                <w:sz w:val="22"/>
                <w:szCs w:val="22"/>
              </w:rPr>
            </m:ctrlPr>
          </m:sSupPr>
          <m:e>
            <m:r>
              <w:rPr>
                <w:rFonts w:ascii="Cambria Math" w:eastAsia="Arial" w:hAnsi="Cambria Math" w:cs="Arial"/>
                <w:sz w:val="22"/>
                <w:szCs w:val="22"/>
              </w:rPr>
              <m:t>2</m:t>
            </m:r>
          </m:e>
          <m:sup>
            <m:r>
              <w:rPr>
                <w:rFonts w:ascii="Cambria Math" w:eastAsia="Arial" w:hAnsi="Cambria Math" w:cs="Arial"/>
                <w:sz w:val="22"/>
                <w:szCs w:val="22"/>
              </w:rPr>
              <m:t>D-1</m:t>
            </m:r>
          </m:sup>
        </m:sSup>
      </m:oMath>
      <w:r w:rsidR="55250C49">
        <w:rPr>
          <w:rFonts w:ascii="Arial" w:eastAsia="Arial" w:hAnsi="Arial" w:cs="Arial"/>
          <w:sz w:val="22"/>
          <w:szCs w:val="22"/>
        </w:rPr>
        <w:t xml:space="preserve"> , where D is the model depth (i.e., the number of encoder/decoder blocks) and F is a multiplicative factor. The kernel size used for the convolutions is fixed across the DNN.</w:t>
      </w:r>
    </w:p>
    <w:p w14:paraId="78C43BA6" w14:textId="1926231D" w:rsidR="00787A10" w:rsidRDefault="00787A10" w:rsidP="03674CF8">
      <w:pPr>
        <w:spacing w:after="348"/>
        <w:rPr>
          <w:rFonts w:ascii="Arial" w:eastAsia="Arial" w:hAnsi="Arial" w:cs="Arial"/>
          <w:strike/>
          <w:sz w:val="22"/>
          <w:szCs w:val="22"/>
        </w:rPr>
      </w:pPr>
      <w:r>
        <w:rPr>
          <w:noProof/>
        </w:rPr>
        <w:drawing>
          <wp:inline distT="0" distB="0" distL="0" distR="0" wp14:anchorId="5AB9972A" wp14:editId="45248E18">
            <wp:extent cx="5993765" cy="2886077"/>
            <wp:effectExtent l="0" t="0" r="6985" b="9525"/>
            <wp:docPr id="22937787"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7787" name="Picture 8" descr="A screenshot of a computer screen&#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99761" cy="2888964"/>
                    </a:xfrm>
                    <a:prstGeom prst="rect">
                      <a:avLst/>
                    </a:prstGeom>
                    <a:noFill/>
                    <a:ln>
                      <a:noFill/>
                    </a:ln>
                  </pic:spPr>
                </pic:pic>
              </a:graphicData>
            </a:graphic>
          </wp:inline>
        </w:drawing>
      </w:r>
    </w:p>
    <w:p w14:paraId="4CCF5A65" w14:textId="4A84284C" w:rsidR="00437996" w:rsidRPr="00437996" w:rsidRDefault="00437996" w:rsidP="00437996"/>
    <w:p w14:paraId="70E2BC73" w14:textId="6CDBB555" w:rsidR="000E048A" w:rsidRPr="00267804" w:rsidRDefault="00572FCA" w:rsidP="000E048A">
      <w:pPr>
        <w:pStyle w:val="Heading1"/>
        <w:ind w:left="-5" w:right="0"/>
        <w:rPr>
          <w:rFonts w:ascii="Arial" w:eastAsia="Arial" w:hAnsi="Arial" w:cs="Arial"/>
          <w:i/>
          <w:szCs w:val="22"/>
        </w:rPr>
      </w:pPr>
      <w:r>
        <w:rPr>
          <w:rFonts w:ascii="Arial" w:eastAsia="Arial" w:hAnsi="Arial" w:cs="Arial"/>
          <w:i/>
          <w:szCs w:val="22"/>
        </w:rPr>
        <w:t>2</w:t>
      </w:r>
      <w:r w:rsidR="0023363A">
        <w:rPr>
          <w:rFonts w:ascii="Arial" w:eastAsia="Arial" w:hAnsi="Arial" w:cs="Arial"/>
          <w:i/>
          <w:szCs w:val="22"/>
        </w:rPr>
        <w:t>.</w:t>
      </w:r>
      <w:r w:rsidR="00087CBB">
        <w:rPr>
          <w:rFonts w:ascii="Arial" w:eastAsia="Arial" w:hAnsi="Arial" w:cs="Arial"/>
          <w:i/>
          <w:szCs w:val="22"/>
        </w:rPr>
        <w:t>2</w:t>
      </w:r>
      <w:r>
        <w:rPr>
          <w:rFonts w:ascii="Arial" w:eastAsia="Arial" w:hAnsi="Arial" w:cs="Arial"/>
          <w:i/>
          <w:szCs w:val="22"/>
        </w:rPr>
        <w:t>.</w:t>
      </w:r>
      <w:r w:rsidR="00437996">
        <w:rPr>
          <w:rFonts w:ascii="Arial" w:eastAsia="Arial" w:hAnsi="Arial" w:cs="Arial"/>
          <w:i/>
          <w:szCs w:val="22"/>
        </w:rPr>
        <w:t>4</w:t>
      </w:r>
      <w:r w:rsidR="0023363A">
        <w:rPr>
          <w:rFonts w:ascii="Arial" w:eastAsia="Arial" w:hAnsi="Arial" w:cs="Arial"/>
          <w:i/>
          <w:szCs w:val="22"/>
        </w:rPr>
        <w:t xml:space="preserve"> </w:t>
      </w:r>
      <w:r w:rsidR="000E048A" w:rsidRPr="00267804">
        <w:rPr>
          <w:rFonts w:ascii="Arial" w:eastAsia="Arial" w:hAnsi="Arial" w:cs="Arial"/>
          <w:i/>
          <w:szCs w:val="22"/>
        </w:rPr>
        <w:t>Pre</w:t>
      </w:r>
      <w:r w:rsidR="00644242">
        <w:rPr>
          <w:rFonts w:ascii="Arial" w:eastAsia="Arial" w:hAnsi="Arial" w:cs="Arial"/>
          <w:i/>
          <w:szCs w:val="22"/>
        </w:rPr>
        <w:t>-t</w:t>
      </w:r>
      <w:r w:rsidR="000E048A" w:rsidRPr="00267804">
        <w:rPr>
          <w:rFonts w:ascii="Arial" w:eastAsia="Arial" w:hAnsi="Arial" w:cs="Arial"/>
          <w:i/>
          <w:szCs w:val="22"/>
        </w:rPr>
        <w:t>rain</w:t>
      </w:r>
      <w:r w:rsidR="001076A0">
        <w:rPr>
          <w:rFonts w:ascii="Arial" w:eastAsia="Arial" w:hAnsi="Arial" w:cs="Arial"/>
          <w:i/>
          <w:szCs w:val="22"/>
        </w:rPr>
        <w:t>ing</w:t>
      </w:r>
      <w:r w:rsidR="00B80313">
        <w:rPr>
          <w:rFonts w:ascii="Arial" w:eastAsia="Arial" w:hAnsi="Arial" w:cs="Arial"/>
          <w:i/>
          <w:szCs w:val="22"/>
        </w:rPr>
        <w:t xml:space="preserve"> strategy</w:t>
      </w:r>
    </w:p>
    <w:p w14:paraId="7CEBA650" w14:textId="1A43D778" w:rsidR="000E048A" w:rsidRPr="00954646" w:rsidRDefault="000E048A" w:rsidP="000919D4">
      <w:pPr>
        <w:ind w:left="0" w:firstLine="0"/>
        <w:rPr>
          <w:rFonts w:ascii="Arial" w:eastAsia="Arial" w:hAnsi="Arial" w:cs="Arial"/>
          <w:sz w:val="22"/>
          <w:szCs w:val="22"/>
        </w:rPr>
      </w:pPr>
    </w:p>
    <w:p w14:paraId="573CB690" w14:textId="75B5C969" w:rsidR="002C3ADF" w:rsidRDefault="00A1056E" w:rsidP="00CC2525">
      <w:pPr>
        <w:ind w:left="-15" w:firstLine="15"/>
        <w:rPr>
          <w:rFonts w:ascii="Arial" w:eastAsia="Arial" w:hAnsi="Arial" w:cs="Arial"/>
          <w:sz w:val="22"/>
          <w:szCs w:val="22"/>
        </w:rPr>
      </w:pPr>
      <w:r w:rsidRPr="00A1056E">
        <w:rPr>
          <w:rFonts w:ascii="Arial" w:eastAsia="Arial" w:hAnsi="Arial" w:cs="Arial"/>
          <w:sz w:val="22"/>
          <w:szCs w:val="22"/>
        </w:rPr>
        <w:t xml:space="preserve">We explored the hyperparameter set presented in Table </w:t>
      </w:r>
      <w:r w:rsidR="00DB6D80">
        <w:rPr>
          <w:rFonts w:ascii="Arial" w:eastAsia="Arial" w:hAnsi="Arial" w:cs="Arial"/>
          <w:sz w:val="22"/>
          <w:szCs w:val="22"/>
        </w:rPr>
        <w:t>II</w:t>
      </w:r>
      <w:r w:rsidRPr="00A1056E">
        <w:rPr>
          <w:rFonts w:ascii="Arial" w:eastAsia="Arial" w:hAnsi="Arial" w:cs="Arial"/>
          <w:sz w:val="22"/>
          <w:szCs w:val="22"/>
        </w:rPr>
        <w:t xml:space="preserve"> by performing a grid search with 5-fold cross-validation. In all trials, we used Kullback-Leibler divergence as the loss function and optimized the model parameters using the Adam optimizer, with a maximum of </w:t>
      </w:r>
      <w:r>
        <w:rPr>
          <w:rFonts w:ascii="Arial" w:eastAsia="Arial" w:hAnsi="Arial" w:cs="Arial"/>
          <w:sz w:val="22"/>
          <w:szCs w:val="22"/>
        </w:rPr>
        <w:t>3</w:t>
      </w:r>
      <w:r w:rsidRPr="00A1056E">
        <w:rPr>
          <w:rFonts w:ascii="Arial" w:eastAsia="Arial" w:hAnsi="Arial" w:cs="Arial"/>
          <w:sz w:val="22"/>
          <w:szCs w:val="22"/>
        </w:rPr>
        <w:t>00 epochs.</w:t>
      </w:r>
      <w:r>
        <w:rPr>
          <w:rFonts w:ascii="Arial" w:eastAsia="Arial" w:hAnsi="Arial" w:cs="Arial"/>
          <w:sz w:val="22"/>
          <w:szCs w:val="22"/>
        </w:rPr>
        <w:t xml:space="preserve"> </w:t>
      </w:r>
      <w:r w:rsidR="55250C49" w:rsidRPr="04300B43">
        <w:rPr>
          <w:rFonts w:ascii="Arial" w:eastAsia="Arial" w:hAnsi="Arial" w:cs="Arial"/>
          <w:sz w:val="22"/>
          <w:szCs w:val="22"/>
        </w:rPr>
        <w:t xml:space="preserve">Training </w:t>
      </w:r>
      <w:r w:rsidR="50D70AD8" w:rsidRPr="04300B43">
        <w:rPr>
          <w:rFonts w:ascii="Arial" w:eastAsia="Arial" w:hAnsi="Arial" w:cs="Arial"/>
          <w:sz w:val="22"/>
          <w:szCs w:val="22"/>
        </w:rPr>
        <w:t>end</w:t>
      </w:r>
      <w:r w:rsidR="55250C49" w:rsidRPr="04300B43">
        <w:rPr>
          <w:rFonts w:ascii="Arial" w:eastAsia="Arial" w:hAnsi="Arial" w:cs="Arial"/>
          <w:sz w:val="22"/>
          <w:szCs w:val="22"/>
        </w:rPr>
        <w:t xml:space="preserve">ed if the validation loss did not improve for more than 15 </w:t>
      </w:r>
      <w:proofErr w:type="gramStart"/>
      <w:r w:rsidR="55250C49" w:rsidRPr="04300B43">
        <w:rPr>
          <w:rFonts w:ascii="Arial" w:eastAsia="Arial" w:hAnsi="Arial" w:cs="Arial"/>
          <w:sz w:val="22"/>
          <w:szCs w:val="22"/>
        </w:rPr>
        <w:t>epochs</w:t>
      </w:r>
      <w:proofErr w:type="gramEnd"/>
      <w:r w:rsidR="55250C49" w:rsidRPr="04300B43">
        <w:rPr>
          <w:rFonts w:ascii="Arial" w:eastAsia="Arial" w:hAnsi="Arial" w:cs="Arial"/>
          <w:sz w:val="22"/>
          <w:szCs w:val="22"/>
        </w:rPr>
        <w:t xml:space="preserve">. </w:t>
      </w:r>
    </w:p>
    <w:p w14:paraId="53ED4BBC" w14:textId="11F4AF1F" w:rsidR="00CC2525" w:rsidRPr="002C3ADF" w:rsidRDefault="00CC2525" w:rsidP="00CC2525">
      <w:pPr>
        <w:ind w:left="-15" w:firstLine="15"/>
        <w:rPr>
          <w:rFonts w:ascii="Arial" w:eastAsia="Arial" w:hAnsi="Arial" w:cs="Arial"/>
          <w:sz w:val="22"/>
          <w:szCs w:val="22"/>
        </w:rPr>
      </w:pPr>
    </w:p>
    <w:p w14:paraId="23C63DF2" w14:textId="331F22A1" w:rsidR="00B56CC7" w:rsidRPr="00B56CC7" w:rsidRDefault="16A503A5" w:rsidP="00CC2525">
      <w:pPr>
        <w:ind w:left="0" w:firstLine="0"/>
        <w:rPr>
          <w:rFonts w:ascii="Arial" w:eastAsia="Arial" w:hAnsi="Arial" w:cs="Arial"/>
          <w:color w:val="000000" w:themeColor="text1"/>
          <w:sz w:val="22"/>
          <w:szCs w:val="22"/>
        </w:rPr>
      </w:pPr>
      <w:r w:rsidRPr="705574FE">
        <w:rPr>
          <w:rFonts w:ascii="Arial" w:eastAsia="Arial" w:hAnsi="Arial" w:cs="Arial"/>
          <w:color w:val="000000" w:themeColor="text1"/>
          <w:sz w:val="22"/>
          <w:szCs w:val="22"/>
        </w:rPr>
        <w:t xml:space="preserve">Data augmentation was used at this step. In training, the added noise was increased at each epoch to make the task progressively more difficult and avoid overfitting: the number of added linear segments </w:t>
      </w:r>
      <w:r w:rsidR="2B713DF1" w:rsidRPr="705574FE">
        <w:rPr>
          <w:rFonts w:ascii="Arial" w:eastAsia="Arial" w:hAnsi="Arial" w:cs="Arial"/>
          <w:color w:val="000000" w:themeColor="text1"/>
          <w:sz w:val="22"/>
          <w:szCs w:val="22"/>
        </w:rPr>
        <w:t xml:space="preserve">was </w:t>
      </w:r>
      <w:r w:rsidRPr="705574FE">
        <w:rPr>
          <w:rFonts w:ascii="Arial" w:eastAsia="Arial" w:hAnsi="Arial" w:cs="Arial"/>
          <w:color w:val="000000" w:themeColor="text1"/>
          <w:sz w:val="22"/>
          <w:szCs w:val="22"/>
        </w:rPr>
        <w:t>varie</w:t>
      </w:r>
      <w:r w:rsidR="2B713DF1" w:rsidRPr="705574FE">
        <w:rPr>
          <w:rFonts w:ascii="Arial" w:eastAsia="Arial" w:hAnsi="Arial" w:cs="Arial"/>
          <w:color w:val="000000" w:themeColor="text1"/>
          <w:sz w:val="22"/>
          <w:szCs w:val="22"/>
        </w:rPr>
        <w:t>d</w:t>
      </w:r>
      <w:r w:rsidRPr="705574FE">
        <w:rPr>
          <w:rFonts w:ascii="Arial" w:eastAsia="Arial" w:hAnsi="Arial" w:cs="Arial"/>
          <w:color w:val="000000" w:themeColor="text1"/>
          <w:sz w:val="22"/>
          <w:szCs w:val="22"/>
        </w:rPr>
        <w:t xml:space="preserve"> from 0 to 3, and the length of each from 10 to 360 samples (i.e., from 5 seconds to 3 minutes). </w:t>
      </w:r>
      <w:r w:rsidRPr="705574FE">
        <w:rPr>
          <w:rFonts w:ascii="Arial" w:hAnsi="Arial" w:cs="Arial"/>
          <w:color w:val="000000" w:themeColor="text1"/>
          <w:sz w:val="22"/>
          <w:szCs w:val="22"/>
        </w:rPr>
        <w:t xml:space="preserve">The number of samples perturbed with gaussian noise during training </w:t>
      </w:r>
      <w:r w:rsidR="2B713DF1" w:rsidRPr="705574FE">
        <w:rPr>
          <w:rFonts w:ascii="Arial" w:eastAsia="Arial" w:hAnsi="Arial" w:cs="Arial"/>
          <w:color w:val="000000" w:themeColor="text1"/>
          <w:sz w:val="22"/>
          <w:szCs w:val="22"/>
        </w:rPr>
        <w:t>varied</w:t>
      </w:r>
      <w:r w:rsidRPr="705574FE">
        <w:rPr>
          <w:rFonts w:ascii="Arial" w:hAnsi="Arial" w:cs="Arial"/>
          <w:color w:val="000000" w:themeColor="text1"/>
          <w:sz w:val="22"/>
          <w:szCs w:val="22"/>
        </w:rPr>
        <w:t xml:space="preserve"> linearly from 0 to 10% of the signal length and the standard deviation of the gaussian from 0 to 2</w:t>
      </w:r>
      <w:r w:rsidR="77D835B0" w:rsidRPr="705574FE">
        <w:rPr>
          <w:rFonts w:ascii="Arial" w:hAnsi="Arial" w:cs="Arial"/>
          <w:color w:val="000000" w:themeColor="text1"/>
          <w:sz w:val="22"/>
          <w:szCs w:val="22"/>
        </w:rPr>
        <w:t xml:space="preserve"> (corresponding to 0 - 23.3 bpm)</w:t>
      </w:r>
      <w:r w:rsidRPr="705574FE">
        <w:rPr>
          <w:rFonts w:ascii="Arial" w:eastAsia="Arial" w:hAnsi="Arial" w:cs="Arial"/>
          <w:color w:val="000000" w:themeColor="text1"/>
          <w:sz w:val="22"/>
          <w:szCs w:val="22"/>
        </w:rPr>
        <w:t>.</w:t>
      </w:r>
      <w:r w:rsidR="2B713DF1" w:rsidRPr="705574FE">
        <w:rPr>
          <w:rFonts w:ascii="Arial" w:eastAsia="Arial" w:hAnsi="Arial" w:cs="Arial"/>
          <w:color w:val="000000" w:themeColor="text1"/>
          <w:sz w:val="22"/>
          <w:szCs w:val="22"/>
        </w:rPr>
        <w:t xml:space="preserve"> </w:t>
      </w:r>
      <w:r w:rsidRPr="705574FE">
        <w:rPr>
          <w:rFonts w:ascii="Arial" w:eastAsia="Arial" w:hAnsi="Arial" w:cs="Arial"/>
          <w:color w:val="000000" w:themeColor="text1"/>
          <w:sz w:val="22"/>
          <w:szCs w:val="22"/>
        </w:rPr>
        <w:t xml:space="preserve">In validation, a constant level </w:t>
      </w:r>
      <w:r w:rsidR="2B713DF1" w:rsidRPr="705574FE">
        <w:rPr>
          <w:rFonts w:ascii="Arial" w:eastAsia="Arial" w:hAnsi="Arial" w:cs="Arial"/>
          <w:color w:val="000000" w:themeColor="text1"/>
          <w:sz w:val="22"/>
          <w:szCs w:val="22"/>
        </w:rPr>
        <w:t xml:space="preserve">of noise was applied </w:t>
      </w:r>
      <w:r w:rsidRPr="705574FE">
        <w:rPr>
          <w:rFonts w:ascii="Arial" w:eastAsia="Arial" w:hAnsi="Arial" w:cs="Arial"/>
          <w:color w:val="000000" w:themeColor="text1"/>
          <w:sz w:val="22"/>
          <w:szCs w:val="22"/>
        </w:rPr>
        <w:t xml:space="preserve">to ensure that performance evaluation </w:t>
      </w:r>
      <w:r w:rsidR="107DDFD0" w:rsidRPr="705574FE">
        <w:rPr>
          <w:rFonts w:ascii="Arial" w:eastAsia="Arial" w:hAnsi="Arial" w:cs="Arial"/>
          <w:color w:val="000000" w:themeColor="text1"/>
          <w:sz w:val="22"/>
          <w:szCs w:val="22"/>
        </w:rPr>
        <w:t>was</w:t>
      </w:r>
      <w:r w:rsidRPr="705574FE">
        <w:rPr>
          <w:rFonts w:ascii="Arial" w:eastAsia="Arial" w:hAnsi="Arial" w:cs="Arial"/>
          <w:color w:val="000000" w:themeColor="text1"/>
          <w:sz w:val="22"/>
          <w:szCs w:val="22"/>
        </w:rPr>
        <w:t xml:space="preserve"> not biased by the lower noise levels of early epochs</w:t>
      </w:r>
      <w:r w:rsidR="2B713DF1" w:rsidRPr="705574FE">
        <w:rPr>
          <w:rFonts w:ascii="Arial" w:eastAsia="Arial" w:hAnsi="Arial" w:cs="Arial"/>
          <w:color w:val="000000" w:themeColor="text1"/>
          <w:sz w:val="22"/>
          <w:szCs w:val="22"/>
        </w:rPr>
        <w:t>:</w:t>
      </w:r>
      <w:r w:rsidRPr="705574FE">
        <w:rPr>
          <w:rFonts w:ascii="Arial" w:eastAsia="Arial" w:hAnsi="Arial" w:cs="Arial"/>
          <w:color w:val="000000" w:themeColor="text1"/>
          <w:sz w:val="22"/>
          <w:szCs w:val="22"/>
        </w:rPr>
        <w:t xml:space="preserve"> </w:t>
      </w:r>
      <w:r w:rsidR="2B713DF1" w:rsidRPr="705574FE">
        <w:rPr>
          <w:rFonts w:ascii="Arial" w:eastAsia="Arial" w:hAnsi="Arial" w:cs="Arial"/>
          <w:color w:val="000000" w:themeColor="text1"/>
          <w:sz w:val="22"/>
          <w:szCs w:val="22"/>
        </w:rPr>
        <w:t>a</w:t>
      </w:r>
      <w:r w:rsidRPr="705574FE">
        <w:rPr>
          <w:rFonts w:ascii="Arial" w:eastAsia="Arial" w:hAnsi="Arial" w:cs="Arial"/>
          <w:color w:val="000000" w:themeColor="text1"/>
          <w:sz w:val="22"/>
          <w:szCs w:val="22"/>
        </w:rPr>
        <w:t xml:space="preserve"> single segment of random length between 60 and 360 samples (i.e., from 1 to 3 minutes) </w:t>
      </w:r>
      <w:r w:rsidR="2B713DF1" w:rsidRPr="705574FE">
        <w:rPr>
          <w:rFonts w:ascii="Arial" w:eastAsia="Arial" w:hAnsi="Arial" w:cs="Arial"/>
          <w:color w:val="000000" w:themeColor="text1"/>
          <w:sz w:val="22"/>
          <w:szCs w:val="22"/>
        </w:rPr>
        <w:t>was</w:t>
      </w:r>
      <w:r w:rsidRPr="705574FE">
        <w:rPr>
          <w:rFonts w:ascii="Arial" w:eastAsia="Arial" w:hAnsi="Arial" w:cs="Arial"/>
          <w:color w:val="000000" w:themeColor="text1"/>
          <w:sz w:val="22"/>
          <w:szCs w:val="22"/>
        </w:rPr>
        <w:t xml:space="preserve"> substituted by linear interpolation in half of the input signals and </w:t>
      </w:r>
      <w:r w:rsidRPr="705574FE">
        <w:rPr>
          <w:rFonts w:ascii="Arial" w:hAnsi="Arial" w:cs="Arial"/>
          <w:color w:val="000000" w:themeColor="text1"/>
          <w:sz w:val="22"/>
          <w:szCs w:val="22"/>
        </w:rPr>
        <w:t>5% of the signal samples were chosen randomly and perturbed by adding noise with standard deviation of 1</w:t>
      </w:r>
      <w:r w:rsidRPr="705574FE">
        <w:rPr>
          <w:rFonts w:ascii="Arial" w:eastAsia="Arial" w:hAnsi="Arial" w:cs="Arial"/>
          <w:color w:val="000000" w:themeColor="text1"/>
          <w:sz w:val="22"/>
          <w:szCs w:val="22"/>
        </w:rPr>
        <w:t xml:space="preserve">. </w:t>
      </w:r>
    </w:p>
    <w:p w14:paraId="2ACDE17C" w14:textId="58A096CE" w:rsidR="002C3ADF" w:rsidRPr="00B56CC7" w:rsidRDefault="002C3ADF" w:rsidP="00CC2525">
      <w:pPr>
        <w:ind w:left="0" w:firstLine="0"/>
        <w:rPr>
          <w:rFonts w:ascii="Arial" w:eastAsia="Arial" w:hAnsi="Arial" w:cs="Arial"/>
          <w:color w:val="000000" w:themeColor="text1"/>
          <w:sz w:val="22"/>
          <w:szCs w:val="22"/>
        </w:rPr>
      </w:pPr>
      <w:r w:rsidRPr="00B56CC7">
        <w:rPr>
          <w:rFonts w:ascii="Arial" w:eastAsia="Arial" w:hAnsi="Arial" w:cs="Arial"/>
          <w:color w:val="000000" w:themeColor="text1"/>
          <w:sz w:val="22"/>
          <w:szCs w:val="22"/>
        </w:rPr>
        <w:t xml:space="preserve">The choice to include noise in validation at this step was made to encourage the selection of models that are robust to these tailored, physiologically plausible noise perturbations, supporting their generalizability to real-world conditions. </w:t>
      </w:r>
    </w:p>
    <w:p w14:paraId="75B3400E" w14:textId="77777777" w:rsidR="002C3ADF" w:rsidRDefault="002C3ADF" w:rsidP="00107037">
      <w:pPr>
        <w:ind w:left="0" w:firstLine="0"/>
        <w:rPr>
          <w:rFonts w:ascii="Arial" w:eastAsia="Arial" w:hAnsi="Arial" w:cs="Arial"/>
          <w:sz w:val="22"/>
          <w:szCs w:val="22"/>
        </w:rPr>
      </w:pPr>
    </w:p>
    <w:p w14:paraId="1135427D" w14:textId="223AD76A" w:rsidR="000E048A" w:rsidRDefault="078582A9" w:rsidP="00CC2525">
      <w:pPr>
        <w:ind w:left="-15" w:firstLine="15"/>
        <w:rPr>
          <w:rFonts w:ascii="Arial" w:eastAsia="Arial" w:hAnsi="Arial" w:cs="Arial"/>
          <w:sz w:val="22"/>
          <w:szCs w:val="22"/>
        </w:rPr>
      </w:pPr>
      <w:r w:rsidRPr="705574FE">
        <w:rPr>
          <w:rFonts w:ascii="Arial" w:eastAsia="Arial" w:hAnsi="Arial" w:cs="Arial"/>
          <w:sz w:val="22"/>
          <w:szCs w:val="22"/>
        </w:rPr>
        <w:t xml:space="preserve">The </w:t>
      </w:r>
      <w:r w:rsidR="079719A6" w:rsidRPr="705574FE">
        <w:rPr>
          <w:rFonts w:ascii="Arial" w:eastAsia="Arial" w:hAnsi="Arial" w:cs="Arial"/>
          <w:sz w:val="22"/>
          <w:szCs w:val="22"/>
        </w:rPr>
        <w:t xml:space="preserve">selected </w:t>
      </w:r>
      <w:r w:rsidRPr="705574FE">
        <w:rPr>
          <w:rFonts w:ascii="Arial" w:eastAsia="Arial" w:hAnsi="Arial" w:cs="Arial"/>
          <w:sz w:val="22"/>
          <w:szCs w:val="22"/>
        </w:rPr>
        <w:t xml:space="preserve">model architecture and </w:t>
      </w:r>
      <w:r w:rsidR="52D61F07" w:rsidRPr="705574FE">
        <w:rPr>
          <w:rFonts w:ascii="Arial" w:eastAsia="Arial" w:hAnsi="Arial" w:cs="Arial"/>
          <w:sz w:val="22"/>
          <w:szCs w:val="22"/>
        </w:rPr>
        <w:t xml:space="preserve">hyperparameters </w:t>
      </w:r>
      <w:r w:rsidR="001A5090" w:rsidRPr="001A5090">
        <w:rPr>
          <w:rFonts w:ascii="Arial" w:eastAsia="Arial" w:hAnsi="Arial" w:cs="Arial"/>
          <w:sz w:val="22"/>
          <w:szCs w:val="22"/>
        </w:rPr>
        <w:t xml:space="preserve">were the ones which </w:t>
      </w:r>
      <w:r w:rsidR="52D61F07" w:rsidRPr="705574FE">
        <w:rPr>
          <w:rFonts w:ascii="Arial" w:eastAsia="Arial" w:hAnsi="Arial" w:cs="Arial"/>
          <w:sz w:val="22"/>
          <w:szCs w:val="22"/>
        </w:rPr>
        <w:t>achieved</w:t>
      </w:r>
      <w:r w:rsidRPr="705574FE">
        <w:rPr>
          <w:rFonts w:ascii="Arial" w:eastAsia="Arial" w:hAnsi="Arial" w:cs="Arial"/>
          <w:sz w:val="22"/>
          <w:szCs w:val="22"/>
        </w:rPr>
        <w:t xml:space="preserve"> the highest average </w:t>
      </w:r>
      <w:r w:rsidR="00FD7081">
        <w:rPr>
          <w:rFonts w:ascii="Arial" w:eastAsia="Arial" w:hAnsi="Arial" w:cs="Arial"/>
          <w:sz w:val="22"/>
          <w:szCs w:val="22"/>
        </w:rPr>
        <w:t>M</w:t>
      </w:r>
      <w:r w:rsidRPr="705574FE">
        <w:rPr>
          <w:rFonts w:ascii="Arial" w:eastAsia="Arial" w:hAnsi="Arial" w:cs="Arial"/>
          <w:sz w:val="22"/>
          <w:szCs w:val="22"/>
        </w:rPr>
        <w:t>acro F1 score in cross-validation</w:t>
      </w:r>
      <w:r w:rsidR="00647019">
        <w:rPr>
          <w:rFonts w:ascii="Arial" w:eastAsia="Arial" w:hAnsi="Arial" w:cs="Arial"/>
          <w:sz w:val="22"/>
          <w:szCs w:val="22"/>
        </w:rPr>
        <w:t xml:space="preserve"> when </w:t>
      </w:r>
      <w:r w:rsidR="004B56A7">
        <w:rPr>
          <w:rFonts w:ascii="Arial" w:eastAsia="Arial" w:hAnsi="Arial" w:cs="Arial"/>
          <w:sz w:val="22"/>
          <w:szCs w:val="22"/>
        </w:rPr>
        <w:t xml:space="preserve">predicting the pseudo-labels </w:t>
      </w:r>
      <w:r w:rsidR="00EA2340">
        <w:rPr>
          <w:rFonts w:ascii="Arial" w:eastAsia="Arial" w:hAnsi="Arial" w:cs="Arial"/>
          <w:sz w:val="22"/>
          <w:szCs w:val="22"/>
        </w:rPr>
        <w:t>generated</w:t>
      </w:r>
      <w:r w:rsidR="004B56A7">
        <w:rPr>
          <w:rFonts w:ascii="Arial" w:eastAsia="Arial" w:hAnsi="Arial" w:cs="Arial"/>
          <w:sz w:val="22"/>
          <w:szCs w:val="22"/>
        </w:rPr>
        <w:t xml:space="preserve"> by the</w:t>
      </w:r>
      <w:r w:rsidR="0006090B">
        <w:rPr>
          <w:rFonts w:ascii="Arial" w:eastAsia="Arial" w:hAnsi="Arial" w:cs="Arial"/>
          <w:sz w:val="22"/>
          <w:szCs w:val="22"/>
        </w:rPr>
        <w:t xml:space="preserve"> </w:t>
      </w:r>
      <w:r w:rsidR="004B56A7">
        <w:rPr>
          <w:rFonts w:ascii="Arial" w:eastAsia="Arial" w:hAnsi="Arial" w:cs="Arial"/>
          <w:sz w:val="22"/>
          <w:szCs w:val="22"/>
        </w:rPr>
        <w:t>HMM</w:t>
      </w:r>
      <w:r w:rsidR="00B42D59">
        <w:rPr>
          <w:rFonts w:ascii="Arial" w:eastAsia="Arial" w:hAnsi="Arial" w:cs="Arial"/>
          <w:sz w:val="22"/>
          <w:szCs w:val="22"/>
        </w:rPr>
        <w:t>.</w:t>
      </w:r>
      <w:r w:rsidR="001A5090" w:rsidRPr="001A5090">
        <w:rPr>
          <w:rFonts w:ascii="Arial" w:eastAsia="Arial" w:hAnsi="Arial" w:cs="Arial"/>
          <w:sz w:val="22"/>
          <w:szCs w:val="22"/>
        </w:rPr>
        <w:t xml:space="preserve"> </w:t>
      </w:r>
      <w:r w:rsidR="00B56CC7" w:rsidRPr="00B56CC7">
        <w:rPr>
          <w:rFonts w:ascii="Arial" w:eastAsia="Arial" w:hAnsi="Arial" w:cs="Arial"/>
          <w:sz w:val="22"/>
          <w:szCs w:val="22"/>
        </w:rPr>
        <w:t>The selected model was subsequently trained on the entire pre-training dataset, using the chosen hyper-parameters and applying the same data augmentation strategy</w:t>
      </w:r>
      <w:r w:rsidR="00B955BE">
        <w:rPr>
          <w:rFonts w:ascii="Arial" w:eastAsia="Arial" w:hAnsi="Arial" w:cs="Arial"/>
          <w:sz w:val="22"/>
          <w:szCs w:val="22"/>
        </w:rPr>
        <w:t>.</w:t>
      </w:r>
    </w:p>
    <w:p w14:paraId="40BFE791" w14:textId="77777777" w:rsidR="00B56CC7" w:rsidRDefault="00B56CC7" w:rsidP="000E048A">
      <w:pPr>
        <w:ind w:left="-15" w:firstLine="299"/>
      </w:pPr>
    </w:p>
    <w:p w14:paraId="43446A16" w14:textId="22F69256" w:rsidR="000E048A" w:rsidRPr="002B3227" w:rsidRDefault="000E048A" w:rsidP="000E048A">
      <w:pPr>
        <w:pStyle w:val="Caption"/>
        <w:keepNext/>
        <w:jc w:val="center"/>
        <w:rPr>
          <w:i w:val="0"/>
          <w:iCs w:val="0"/>
          <w:color w:val="000000"/>
          <w:sz w:val="20"/>
          <w:szCs w:val="24"/>
        </w:rPr>
      </w:pPr>
      <w:r w:rsidRPr="002B3227">
        <w:rPr>
          <w:i w:val="0"/>
          <w:iCs w:val="0"/>
          <w:color w:val="000000"/>
          <w:sz w:val="20"/>
          <w:szCs w:val="24"/>
        </w:rPr>
        <w:t xml:space="preserve">Table </w:t>
      </w:r>
      <w:r w:rsidR="00DB6D80">
        <w:rPr>
          <w:i w:val="0"/>
          <w:iCs w:val="0"/>
          <w:color w:val="000000"/>
          <w:sz w:val="20"/>
          <w:szCs w:val="24"/>
        </w:rPr>
        <w:t>II</w:t>
      </w:r>
      <w:r w:rsidR="00107037" w:rsidRPr="002B3227">
        <w:rPr>
          <w:i w:val="0"/>
          <w:iCs w:val="0"/>
          <w:color w:val="000000"/>
          <w:sz w:val="20"/>
          <w:szCs w:val="24"/>
        </w:rPr>
        <w:t xml:space="preserve"> </w:t>
      </w:r>
      <w:r w:rsidR="00011485">
        <w:rPr>
          <w:i w:val="0"/>
          <w:iCs w:val="0"/>
          <w:color w:val="000000"/>
          <w:sz w:val="20"/>
          <w:szCs w:val="24"/>
        </w:rPr>
        <w:t xml:space="preserve">Model </w:t>
      </w:r>
      <w:proofErr w:type="gramStart"/>
      <w:r w:rsidR="00011485">
        <w:rPr>
          <w:i w:val="0"/>
          <w:iCs w:val="0"/>
          <w:color w:val="000000"/>
          <w:sz w:val="20"/>
          <w:szCs w:val="24"/>
        </w:rPr>
        <w:t>a</w:t>
      </w:r>
      <w:r w:rsidR="00FF3B79" w:rsidRPr="002B3227">
        <w:rPr>
          <w:i w:val="0"/>
          <w:iCs w:val="0"/>
          <w:color w:val="000000"/>
          <w:sz w:val="20"/>
          <w:szCs w:val="24"/>
        </w:rPr>
        <w:t>rchitectures</w:t>
      </w:r>
      <w:proofErr w:type="gramEnd"/>
      <w:r w:rsidR="00FF3B79" w:rsidRPr="002B3227">
        <w:rPr>
          <w:i w:val="0"/>
          <w:iCs w:val="0"/>
          <w:color w:val="000000"/>
          <w:sz w:val="20"/>
          <w:szCs w:val="24"/>
        </w:rPr>
        <w:t xml:space="preserve"> and hyperparameters evaluated in cross-</w:t>
      </w:r>
      <w:r w:rsidR="00706ED1" w:rsidRPr="002B3227">
        <w:rPr>
          <w:i w:val="0"/>
          <w:iCs w:val="0"/>
          <w:color w:val="000000"/>
          <w:sz w:val="20"/>
          <w:szCs w:val="24"/>
        </w:rPr>
        <w:t>validation.</w:t>
      </w:r>
    </w:p>
    <w:tbl>
      <w:tblPr>
        <w:tblStyle w:val="TableGrid0"/>
        <w:tblW w:w="0" w:type="auto"/>
        <w:jc w:val="center"/>
        <w:tblLook w:val="04A0" w:firstRow="1" w:lastRow="0" w:firstColumn="1" w:lastColumn="0" w:noHBand="0" w:noVBand="1"/>
      </w:tblPr>
      <w:tblGrid>
        <w:gridCol w:w="3491"/>
        <w:gridCol w:w="3492"/>
      </w:tblGrid>
      <w:tr w:rsidR="000E048A" w14:paraId="6452A347" w14:textId="77777777" w:rsidTr="00572FCA">
        <w:trPr>
          <w:trHeight w:val="256"/>
          <w:jc w:val="center"/>
        </w:trPr>
        <w:tc>
          <w:tcPr>
            <w:tcW w:w="3491" w:type="dxa"/>
          </w:tcPr>
          <w:p w14:paraId="32A69C12" w14:textId="18141C23" w:rsidR="000E048A" w:rsidRPr="00583842" w:rsidRDefault="00630763" w:rsidP="00572FCA">
            <w:pPr>
              <w:ind w:left="0" w:firstLine="0"/>
              <w:rPr>
                <w:b/>
                <w:bCs/>
              </w:rPr>
            </w:pPr>
            <w:r>
              <w:rPr>
                <w:b/>
                <w:bCs/>
              </w:rPr>
              <w:t>Model Configuration</w:t>
            </w:r>
          </w:p>
        </w:tc>
        <w:tc>
          <w:tcPr>
            <w:tcW w:w="3492" w:type="dxa"/>
          </w:tcPr>
          <w:p w14:paraId="3CBE1C5B" w14:textId="77777777" w:rsidR="000E048A" w:rsidRPr="00583842" w:rsidRDefault="000E048A" w:rsidP="00572FCA">
            <w:pPr>
              <w:ind w:left="0" w:firstLine="0"/>
              <w:rPr>
                <w:b/>
                <w:bCs/>
              </w:rPr>
            </w:pPr>
            <w:r w:rsidRPr="00583842">
              <w:rPr>
                <w:b/>
                <w:bCs/>
              </w:rPr>
              <w:t>Values</w:t>
            </w:r>
          </w:p>
        </w:tc>
      </w:tr>
      <w:tr w:rsidR="000E048A" w:rsidRPr="007056D7" w14:paraId="65F4B8E2" w14:textId="77777777" w:rsidTr="00572FCA">
        <w:trPr>
          <w:trHeight w:val="256"/>
          <w:jc w:val="center"/>
        </w:trPr>
        <w:tc>
          <w:tcPr>
            <w:tcW w:w="3491" w:type="dxa"/>
          </w:tcPr>
          <w:p w14:paraId="514EBAED" w14:textId="0445087D" w:rsidR="000E048A" w:rsidRDefault="000E048A" w:rsidP="00BC4321">
            <w:pPr>
              <w:tabs>
                <w:tab w:val="center" w:pos="1637"/>
              </w:tabs>
              <w:ind w:left="0" w:firstLine="0"/>
            </w:pPr>
            <w:r>
              <w:t>Architecture</w:t>
            </w:r>
            <w:r w:rsidR="00BC4321">
              <w:tab/>
            </w:r>
          </w:p>
        </w:tc>
        <w:tc>
          <w:tcPr>
            <w:tcW w:w="3492" w:type="dxa"/>
          </w:tcPr>
          <w:p w14:paraId="5465F1A9" w14:textId="77777777" w:rsidR="000E048A" w:rsidRPr="005631C7" w:rsidRDefault="000E048A" w:rsidP="00572FCA">
            <w:pPr>
              <w:ind w:left="0" w:firstLine="0"/>
              <w:rPr>
                <w:lang w:val="nl-NL"/>
              </w:rPr>
            </w:pPr>
            <w:r w:rsidRPr="005631C7">
              <w:rPr>
                <w:lang w:val="nl-NL"/>
              </w:rPr>
              <w:t>U-Net, AU-Net, R2AU-</w:t>
            </w:r>
            <w:r>
              <w:rPr>
                <w:lang w:val="nl-NL"/>
              </w:rPr>
              <w:t>N</w:t>
            </w:r>
            <w:r w:rsidRPr="005631C7">
              <w:rPr>
                <w:lang w:val="nl-NL"/>
              </w:rPr>
              <w:t>et</w:t>
            </w:r>
          </w:p>
        </w:tc>
      </w:tr>
      <w:tr w:rsidR="000E048A" w14:paraId="198A1B33" w14:textId="77777777" w:rsidTr="00572FCA">
        <w:trPr>
          <w:trHeight w:val="256"/>
          <w:jc w:val="center"/>
        </w:trPr>
        <w:tc>
          <w:tcPr>
            <w:tcW w:w="3491" w:type="dxa"/>
          </w:tcPr>
          <w:p w14:paraId="7865A3CB" w14:textId="77777777" w:rsidR="000E048A" w:rsidRDefault="000E048A" w:rsidP="00572FCA">
            <w:pPr>
              <w:ind w:left="0" w:firstLine="0"/>
            </w:pPr>
            <w:r>
              <w:t>Depth</w:t>
            </w:r>
          </w:p>
        </w:tc>
        <w:tc>
          <w:tcPr>
            <w:tcW w:w="3492" w:type="dxa"/>
          </w:tcPr>
          <w:p w14:paraId="6E499FF3" w14:textId="77777777" w:rsidR="000E048A" w:rsidRDefault="000E048A" w:rsidP="00572FCA">
            <w:pPr>
              <w:ind w:left="0" w:firstLine="0"/>
            </w:pPr>
            <w:r>
              <w:t>4,5,6</w:t>
            </w:r>
          </w:p>
        </w:tc>
      </w:tr>
      <w:tr w:rsidR="000E048A" w14:paraId="53532F6B" w14:textId="77777777" w:rsidTr="00572FCA">
        <w:trPr>
          <w:trHeight w:val="256"/>
          <w:jc w:val="center"/>
        </w:trPr>
        <w:tc>
          <w:tcPr>
            <w:tcW w:w="3491" w:type="dxa"/>
          </w:tcPr>
          <w:p w14:paraId="624238FC" w14:textId="77777777" w:rsidR="000E048A" w:rsidRDefault="000E048A" w:rsidP="00572FCA">
            <w:pPr>
              <w:ind w:left="0" w:firstLine="0"/>
            </w:pPr>
            <w:r>
              <w:t>Filter multiplicative factor (F)</w:t>
            </w:r>
          </w:p>
        </w:tc>
        <w:tc>
          <w:tcPr>
            <w:tcW w:w="3492" w:type="dxa"/>
          </w:tcPr>
          <w:p w14:paraId="21910400" w14:textId="77777777" w:rsidR="000E048A" w:rsidRDefault="000E048A" w:rsidP="00572FCA">
            <w:pPr>
              <w:ind w:left="0" w:firstLine="0"/>
            </w:pPr>
            <w:r>
              <w:t>2,3,4</w:t>
            </w:r>
          </w:p>
        </w:tc>
      </w:tr>
      <w:tr w:rsidR="000E048A" w14:paraId="0CCB867B" w14:textId="77777777" w:rsidTr="00572FCA">
        <w:trPr>
          <w:trHeight w:val="256"/>
          <w:jc w:val="center"/>
        </w:trPr>
        <w:tc>
          <w:tcPr>
            <w:tcW w:w="3491" w:type="dxa"/>
          </w:tcPr>
          <w:p w14:paraId="394EF749" w14:textId="77777777" w:rsidR="000E048A" w:rsidRDefault="000E048A" w:rsidP="00572FCA">
            <w:pPr>
              <w:ind w:left="0" w:firstLine="0"/>
            </w:pPr>
            <w:r>
              <w:t>Kernel Size</w:t>
            </w:r>
          </w:p>
        </w:tc>
        <w:tc>
          <w:tcPr>
            <w:tcW w:w="3492" w:type="dxa"/>
          </w:tcPr>
          <w:p w14:paraId="25717613" w14:textId="77777777" w:rsidR="000E048A" w:rsidRDefault="000E048A" w:rsidP="00572FCA">
            <w:pPr>
              <w:ind w:left="0" w:firstLine="0"/>
            </w:pPr>
            <w:r>
              <w:t>5,13,23</w:t>
            </w:r>
          </w:p>
        </w:tc>
      </w:tr>
      <w:tr w:rsidR="000E048A" w14:paraId="0FFE9389" w14:textId="77777777" w:rsidTr="00572FCA">
        <w:trPr>
          <w:trHeight w:val="256"/>
          <w:jc w:val="center"/>
        </w:trPr>
        <w:tc>
          <w:tcPr>
            <w:tcW w:w="3491" w:type="dxa"/>
          </w:tcPr>
          <w:p w14:paraId="76F2CC69" w14:textId="77777777" w:rsidR="000E048A" w:rsidRDefault="000E048A" w:rsidP="00572FCA">
            <w:pPr>
              <w:ind w:left="0" w:firstLine="0"/>
            </w:pPr>
            <w:r>
              <w:t>Learning Rate</w:t>
            </w:r>
          </w:p>
        </w:tc>
        <w:tc>
          <w:tcPr>
            <w:tcW w:w="3492" w:type="dxa"/>
          </w:tcPr>
          <w:p w14:paraId="5B98CD08" w14:textId="77777777" w:rsidR="000E048A" w:rsidRDefault="000E048A" w:rsidP="00572FCA">
            <w:pPr>
              <w:ind w:left="0" w:firstLine="0"/>
            </w:pPr>
            <w:r>
              <w:t>10</w:t>
            </w:r>
            <w:r w:rsidRPr="005631C7">
              <w:rPr>
                <w:vertAlign w:val="superscript"/>
              </w:rPr>
              <w:t>-3</w:t>
            </w:r>
            <w:r>
              <w:t>, 10</w:t>
            </w:r>
            <w:r w:rsidRPr="005631C7">
              <w:rPr>
                <w:vertAlign w:val="superscript"/>
              </w:rPr>
              <w:t>-4</w:t>
            </w:r>
          </w:p>
        </w:tc>
      </w:tr>
    </w:tbl>
    <w:p w14:paraId="36355A3B" w14:textId="77777777" w:rsidR="005D266D" w:rsidRDefault="005D266D" w:rsidP="00393592"/>
    <w:p w14:paraId="061922D1" w14:textId="77777777" w:rsidR="00554714" w:rsidRDefault="00554714" w:rsidP="00393592"/>
    <w:p w14:paraId="380CCB55" w14:textId="77777777" w:rsidR="00554714" w:rsidRDefault="00554714" w:rsidP="00393592"/>
    <w:p w14:paraId="714C0D47" w14:textId="5F12F4C6" w:rsidR="00393592" w:rsidRDefault="000A20E2">
      <w:pPr>
        <w:pStyle w:val="Heading1"/>
        <w:numPr>
          <w:ilvl w:val="1"/>
          <w:numId w:val="10"/>
        </w:numPr>
        <w:ind w:left="0" w:right="5220" w:firstLine="0"/>
      </w:pPr>
      <w:r w:rsidRPr="00BC4321">
        <w:rPr>
          <w:rFonts w:ascii="Arial" w:eastAsia="Arial" w:hAnsi="Arial" w:cs="Arial"/>
          <w:szCs w:val="22"/>
        </w:rPr>
        <w:t>M</w:t>
      </w:r>
      <w:r w:rsidR="0078168D" w:rsidRPr="00BC4321">
        <w:rPr>
          <w:rFonts w:ascii="Arial" w:eastAsia="Arial" w:hAnsi="Arial" w:cs="Arial"/>
          <w:szCs w:val="22"/>
        </w:rPr>
        <w:t xml:space="preserve">odel </w:t>
      </w:r>
      <w:r w:rsidR="00BC4321">
        <w:rPr>
          <w:rFonts w:ascii="Arial" w:eastAsia="Arial" w:hAnsi="Arial" w:cs="Arial"/>
          <w:szCs w:val="22"/>
        </w:rPr>
        <w:t>Fine-Tuning</w:t>
      </w:r>
    </w:p>
    <w:p w14:paraId="5D23BDA5" w14:textId="5FF76EFB" w:rsidR="00393592" w:rsidRPr="0010625B" w:rsidRDefault="3CF5CA53" w:rsidP="00364381">
      <w:pPr>
        <w:ind w:left="0" w:firstLine="0"/>
        <w:rPr>
          <w:rFonts w:ascii="Arial" w:eastAsia="Arial" w:hAnsi="Arial" w:cs="Arial"/>
          <w:sz w:val="22"/>
          <w:szCs w:val="22"/>
        </w:rPr>
      </w:pPr>
      <w:r w:rsidRPr="705574FE">
        <w:rPr>
          <w:rFonts w:ascii="Arial" w:eastAsia="Arial" w:hAnsi="Arial" w:cs="Arial"/>
          <w:sz w:val="22"/>
          <w:szCs w:val="22"/>
        </w:rPr>
        <w:t xml:space="preserve">The </w:t>
      </w:r>
      <w:r w:rsidR="5F9EA59E" w:rsidRPr="705574FE">
        <w:rPr>
          <w:rFonts w:ascii="Arial" w:eastAsia="Arial" w:hAnsi="Arial" w:cs="Arial"/>
          <w:sz w:val="22"/>
          <w:szCs w:val="22"/>
        </w:rPr>
        <w:t>model selected and pre</w:t>
      </w:r>
      <w:r w:rsidR="00E308EA">
        <w:rPr>
          <w:rFonts w:ascii="Arial" w:eastAsia="Arial" w:hAnsi="Arial" w:cs="Arial"/>
          <w:sz w:val="22"/>
          <w:szCs w:val="22"/>
        </w:rPr>
        <w:t>-</w:t>
      </w:r>
      <w:r w:rsidR="5F9EA59E" w:rsidRPr="705574FE">
        <w:rPr>
          <w:rFonts w:ascii="Arial" w:eastAsia="Arial" w:hAnsi="Arial" w:cs="Arial"/>
          <w:sz w:val="22"/>
          <w:szCs w:val="22"/>
        </w:rPr>
        <w:t xml:space="preserve">trained </w:t>
      </w:r>
      <w:r w:rsidR="15C6EC0D" w:rsidRPr="705574FE">
        <w:rPr>
          <w:rFonts w:ascii="Arial" w:eastAsia="Arial" w:hAnsi="Arial" w:cs="Arial"/>
          <w:sz w:val="22"/>
          <w:szCs w:val="22"/>
        </w:rPr>
        <w:t>in</w:t>
      </w:r>
      <w:r w:rsidR="5F9EA59E" w:rsidRPr="705574FE">
        <w:rPr>
          <w:rFonts w:ascii="Arial" w:eastAsia="Arial" w:hAnsi="Arial" w:cs="Arial"/>
          <w:sz w:val="22"/>
          <w:szCs w:val="22"/>
        </w:rPr>
        <w:t xml:space="preserve"> the previous step</w:t>
      </w:r>
      <w:r w:rsidR="003A612A" w:rsidRPr="705574FE">
        <w:rPr>
          <w:rFonts w:ascii="Arial" w:eastAsia="Arial" w:hAnsi="Arial" w:cs="Arial"/>
          <w:sz w:val="22"/>
          <w:szCs w:val="22"/>
        </w:rPr>
        <w:t xml:space="preserve"> serves as the basis for</w:t>
      </w:r>
      <w:r w:rsidR="56ABACC9" w:rsidRPr="705574FE">
        <w:rPr>
          <w:rFonts w:ascii="Arial" w:eastAsia="Arial" w:hAnsi="Arial" w:cs="Arial"/>
          <w:sz w:val="22"/>
          <w:szCs w:val="22"/>
        </w:rPr>
        <w:t xml:space="preserve"> the</w:t>
      </w:r>
      <w:r w:rsidR="01517F82" w:rsidRPr="705574FE">
        <w:rPr>
          <w:rFonts w:ascii="Arial" w:eastAsia="Arial" w:hAnsi="Arial" w:cs="Arial"/>
          <w:sz w:val="22"/>
          <w:szCs w:val="22"/>
        </w:rPr>
        <w:t xml:space="preserve"> target model</w:t>
      </w:r>
      <w:r w:rsidR="7D7D8827" w:rsidRPr="705574FE">
        <w:rPr>
          <w:rFonts w:ascii="Arial" w:eastAsia="Arial" w:hAnsi="Arial" w:cs="Arial"/>
          <w:sz w:val="22"/>
          <w:szCs w:val="22"/>
        </w:rPr>
        <w:t xml:space="preserve">, </w:t>
      </w:r>
      <w:r w:rsidR="4211096C" w:rsidRPr="705574FE">
        <w:rPr>
          <w:rFonts w:ascii="Arial" w:eastAsia="Arial" w:hAnsi="Arial" w:cs="Arial"/>
          <w:sz w:val="22"/>
          <w:szCs w:val="22"/>
        </w:rPr>
        <w:t xml:space="preserve">which is tasked with imitating human experts in FBS identification. To achieve this, we fine-tune the pre-trained model using two distinct datasets, each annotated by </w:t>
      </w:r>
      <w:r w:rsidR="6AD4EA14" w:rsidRPr="705574FE">
        <w:rPr>
          <w:rFonts w:ascii="Arial" w:eastAsia="Arial" w:hAnsi="Arial" w:cs="Arial"/>
          <w:sz w:val="22"/>
          <w:szCs w:val="22"/>
        </w:rPr>
        <w:t xml:space="preserve">two </w:t>
      </w:r>
      <w:r w:rsidR="4211096C" w:rsidRPr="705574FE">
        <w:rPr>
          <w:rFonts w:ascii="Arial" w:eastAsia="Arial" w:hAnsi="Arial" w:cs="Arial"/>
          <w:sz w:val="22"/>
          <w:szCs w:val="22"/>
        </w:rPr>
        <w:t>expert clinician</w:t>
      </w:r>
      <w:r w:rsidR="6AD4EA14" w:rsidRPr="705574FE">
        <w:rPr>
          <w:rFonts w:ascii="Arial" w:eastAsia="Arial" w:hAnsi="Arial" w:cs="Arial"/>
          <w:sz w:val="22"/>
          <w:szCs w:val="22"/>
        </w:rPr>
        <w:t>s</w:t>
      </w:r>
      <w:r w:rsidR="4211096C" w:rsidRPr="705574FE">
        <w:rPr>
          <w:rFonts w:ascii="Arial" w:eastAsia="Arial" w:hAnsi="Arial" w:cs="Arial"/>
          <w:sz w:val="22"/>
          <w:szCs w:val="22"/>
        </w:rPr>
        <w:t>.</w:t>
      </w:r>
    </w:p>
    <w:p w14:paraId="44C4CFFC" w14:textId="61139DE5" w:rsidR="007D3361" w:rsidRDefault="007D3361" w:rsidP="00010568">
      <w:pPr>
        <w:spacing w:after="190"/>
        <w:ind w:left="0" w:firstLine="0"/>
        <w:rPr>
          <w:rFonts w:ascii="Arial" w:eastAsia="Arial" w:hAnsi="Arial" w:cs="Arial"/>
          <w:sz w:val="22"/>
          <w:szCs w:val="22"/>
        </w:rPr>
      </w:pPr>
    </w:p>
    <w:p w14:paraId="6A8C6D17" w14:textId="2E28C66D" w:rsidR="00480A9B" w:rsidRDefault="7BF9CC5F" w:rsidP="00480A9B">
      <w:pPr>
        <w:pStyle w:val="Heading2"/>
        <w:rPr>
          <w:rFonts w:ascii="Arial" w:eastAsia="Arial" w:hAnsi="Arial" w:cs="Arial"/>
          <w:sz w:val="22"/>
          <w:szCs w:val="22"/>
        </w:rPr>
      </w:pPr>
      <w:r w:rsidRPr="705574FE">
        <w:rPr>
          <w:rFonts w:ascii="Arial" w:eastAsia="Arial" w:hAnsi="Arial" w:cs="Arial"/>
          <w:sz w:val="22"/>
          <w:szCs w:val="22"/>
        </w:rPr>
        <w:t>2.</w:t>
      </w:r>
      <w:r w:rsidR="0BF9C1BB" w:rsidRPr="705574FE">
        <w:rPr>
          <w:rFonts w:ascii="Arial" w:eastAsia="Arial" w:hAnsi="Arial" w:cs="Arial"/>
          <w:sz w:val="22"/>
          <w:szCs w:val="22"/>
        </w:rPr>
        <w:t>3</w:t>
      </w:r>
      <w:r w:rsidR="0BB84EC0" w:rsidRPr="705574FE">
        <w:rPr>
          <w:rFonts w:ascii="Arial" w:eastAsia="Arial" w:hAnsi="Arial" w:cs="Arial"/>
          <w:sz w:val="22"/>
          <w:szCs w:val="22"/>
        </w:rPr>
        <w:t>.1</w:t>
      </w:r>
      <w:r w:rsidRPr="705574FE">
        <w:rPr>
          <w:rFonts w:ascii="Arial" w:eastAsia="Arial" w:hAnsi="Arial" w:cs="Arial"/>
          <w:sz w:val="22"/>
          <w:szCs w:val="22"/>
        </w:rPr>
        <w:t xml:space="preserve"> </w:t>
      </w:r>
      <w:r w:rsidR="558D514A" w:rsidRPr="705574FE">
        <w:rPr>
          <w:rFonts w:ascii="Arial" w:eastAsia="Arial" w:hAnsi="Arial" w:cs="Arial"/>
          <w:sz w:val="22"/>
          <w:szCs w:val="22"/>
        </w:rPr>
        <w:t>D</w:t>
      </w:r>
      <w:r w:rsidRPr="705574FE">
        <w:rPr>
          <w:rFonts w:ascii="Arial" w:eastAsia="Arial" w:hAnsi="Arial" w:cs="Arial"/>
          <w:sz w:val="22"/>
          <w:szCs w:val="22"/>
        </w:rPr>
        <w:t xml:space="preserve">ataset characteristics and </w:t>
      </w:r>
      <w:r w:rsidR="3BED94F1" w:rsidRPr="705574FE">
        <w:rPr>
          <w:rFonts w:ascii="Arial" w:eastAsia="Arial" w:hAnsi="Arial" w:cs="Arial"/>
          <w:sz w:val="22"/>
          <w:szCs w:val="22"/>
        </w:rPr>
        <w:t>Pr</w:t>
      </w:r>
      <w:r w:rsidRPr="705574FE">
        <w:rPr>
          <w:rFonts w:ascii="Arial" w:eastAsia="Arial" w:hAnsi="Arial" w:cs="Arial"/>
          <w:sz w:val="22"/>
          <w:szCs w:val="22"/>
        </w:rPr>
        <w:t>eprocessing</w:t>
      </w:r>
    </w:p>
    <w:p w14:paraId="416326DB" w14:textId="77777777" w:rsidR="00480A9B" w:rsidRDefault="00480A9B" w:rsidP="00010568">
      <w:pPr>
        <w:spacing w:after="190"/>
        <w:ind w:left="0" w:firstLine="0"/>
        <w:rPr>
          <w:rFonts w:ascii="Arial" w:eastAsia="Arial" w:hAnsi="Arial" w:cs="Arial"/>
          <w:sz w:val="22"/>
          <w:szCs w:val="22"/>
        </w:rPr>
      </w:pPr>
    </w:p>
    <w:p w14:paraId="345BEC19" w14:textId="6A463975" w:rsidR="636362EC" w:rsidRDefault="18D5E5B6" w:rsidP="007D176D">
      <w:pPr>
        <w:pStyle w:val="Heading2"/>
        <w:ind w:left="0" w:firstLine="0"/>
        <w:rPr>
          <w:rFonts w:ascii="Arial" w:eastAsia="Arial" w:hAnsi="Arial" w:cs="Arial"/>
          <w:sz w:val="22"/>
          <w:szCs w:val="22"/>
        </w:rPr>
      </w:pPr>
      <w:r w:rsidRPr="03674CF8">
        <w:rPr>
          <w:rFonts w:ascii="Arial" w:eastAsia="Arial" w:hAnsi="Arial" w:cs="Arial"/>
          <w:sz w:val="22"/>
          <w:szCs w:val="22"/>
        </w:rPr>
        <w:t>NAPAMI</w:t>
      </w:r>
    </w:p>
    <w:p w14:paraId="49339E6A" w14:textId="77777777" w:rsidR="00BB7DE3" w:rsidRDefault="00BB7DE3" w:rsidP="7894F3CF">
      <w:pPr>
        <w:ind w:left="-15" w:firstLine="0"/>
        <w:rPr>
          <w:rFonts w:ascii="Arial" w:eastAsia="Arial" w:hAnsi="Arial" w:cs="Arial"/>
          <w:sz w:val="22"/>
          <w:szCs w:val="22"/>
        </w:rPr>
      </w:pPr>
    </w:p>
    <w:p w14:paraId="3524645F" w14:textId="0FB6CFE7" w:rsidR="00B520FA" w:rsidRDefault="022A938B" w:rsidP="009C764E">
      <w:pPr>
        <w:rPr>
          <w:rFonts w:ascii="Arial" w:eastAsia="Arial" w:hAnsi="Arial" w:cs="Arial"/>
          <w:sz w:val="22"/>
          <w:szCs w:val="22"/>
        </w:rPr>
      </w:pPr>
      <w:r w:rsidRPr="705574FE">
        <w:rPr>
          <w:rFonts w:ascii="Arial" w:eastAsia="Arial" w:hAnsi="Arial" w:cs="Arial"/>
          <w:sz w:val="22"/>
          <w:szCs w:val="22"/>
        </w:rPr>
        <w:t>A subset of 140 FHR recordings with gestational ages between 34 and 41 weeks was selected from the same dataset used for pre-training</w:t>
      </w:r>
      <w:r w:rsidR="175C8D2C" w:rsidRPr="705574FE">
        <w:rPr>
          <w:rFonts w:ascii="Arial" w:eastAsia="Arial" w:hAnsi="Arial" w:cs="Arial"/>
          <w:sz w:val="22"/>
          <w:szCs w:val="22"/>
        </w:rPr>
        <w:t xml:space="preserve"> and described in </w:t>
      </w:r>
      <w:r w:rsidR="29B63A81" w:rsidRPr="705574FE">
        <w:rPr>
          <w:rFonts w:ascii="Arial" w:eastAsia="Arial" w:hAnsi="Arial" w:cs="Arial"/>
          <w:sz w:val="22"/>
          <w:szCs w:val="22"/>
        </w:rPr>
        <w:t xml:space="preserve">paragraph </w:t>
      </w:r>
      <w:r w:rsidR="4ADB316E" w:rsidRPr="705574FE">
        <w:rPr>
          <w:rFonts w:ascii="Arial" w:eastAsia="Arial" w:hAnsi="Arial" w:cs="Arial"/>
          <w:sz w:val="22"/>
          <w:szCs w:val="22"/>
        </w:rPr>
        <w:t>2.1.1</w:t>
      </w:r>
      <w:r w:rsidRPr="705574FE">
        <w:rPr>
          <w:rFonts w:ascii="Arial" w:eastAsia="Arial" w:hAnsi="Arial" w:cs="Arial"/>
          <w:sz w:val="22"/>
          <w:szCs w:val="22"/>
        </w:rPr>
        <w:t>. Only recordings with less than 10% interpolated samples and from singleton pregnancies were included</w:t>
      </w:r>
      <w:r w:rsidR="11E352C1" w:rsidRPr="705574FE">
        <w:rPr>
          <w:rFonts w:ascii="Arial" w:eastAsia="Arial" w:hAnsi="Arial" w:cs="Arial"/>
          <w:sz w:val="22"/>
          <w:szCs w:val="22"/>
        </w:rPr>
        <w:t>.</w:t>
      </w:r>
      <w:r w:rsidR="675920BB" w:rsidRPr="705574FE">
        <w:rPr>
          <w:rFonts w:ascii="Arial" w:eastAsia="Arial" w:hAnsi="Arial" w:cs="Arial"/>
          <w:sz w:val="22"/>
          <w:szCs w:val="22"/>
        </w:rPr>
        <w:t xml:space="preserve"> </w:t>
      </w:r>
      <w:r w:rsidR="11E352C1" w:rsidRPr="705574FE">
        <w:rPr>
          <w:rFonts w:ascii="Arial" w:eastAsia="Arial" w:hAnsi="Arial" w:cs="Arial"/>
          <w:sz w:val="22"/>
          <w:szCs w:val="22"/>
        </w:rPr>
        <w:t>A</w:t>
      </w:r>
      <w:r w:rsidR="6B9DFB8B" w:rsidRPr="705574FE">
        <w:rPr>
          <w:rFonts w:ascii="Arial" w:eastAsia="Arial" w:hAnsi="Arial" w:cs="Arial"/>
          <w:sz w:val="22"/>
          <w:szCs w:val="22"/>
        </w:rPr>
        <w:t>dditionally</w:t>
      </w:r>
      <w:r w:rsidR="11E352C1" w:rsidRPr="705574FE">
        <w:rPr>
          <w:rFonts w:ascii="Arial" w:eastAsia="Arial" w:hAnsi="Arial" w:cs="Arial"/>
          <w:sz w:val="22"/>
          <w:szCs w:val="22"/>
        </w:rPr>
        <w:t>, we</w:t>
      </w:r>
      <w:r w:rsidR="6B9DFB8B" w:rsidRPr="705574FE">
        <w:rPr>
          <w:rFonts w:ascii="Arial" w:eastAsia="Arial" w:hAnsi="Arial" w:cs="Arial"/>
          <w:sz w:val="22"/>
          <w:szCs w:val="22"/>
        </w:rPr>
        <w:t xml:space="preserve"> </w:t>
      </w:r>
      <w:r w:rsidR="675920BB" w:rsidRPr="705574FE">
        <w:rPr>
          <w:rFonts w:ascii="Arial" w:eastAsia="Arial" w:hAnsi="Arial" w:cs="Arial"/>
          <w:sz w:val="22"/>
          <w:szCs w:val="22"/>
        </w:rPr>
        <w:t>ensur</w:t>
      </w:r>
      <w:r w:rsidR="11E352C1" w:rsidRPr="705574FE">
        <w:rPr>
          <w:rFonts w:ascii="Arial" w:eastAsia="Arial" w:hAnsi="Arial" w:cs="Arial"/>
          <w:sz w:val="22"/>
          <w:szCs w:val="22"/>
        </w:rPr>
        <w:t>ed</w:t>
      </w:r>
      <w:r w:rsidR="675920BB" w:rsidRPr="705574FE">
        <w:rPr>
          <w:rFonts w:ascii="Arial" w:eastAsia="Arial" w:hAnsi="Arial" w:cs="Arial"/>
          <w:sz w:val="22"/>
          <w:szCs w:val="22"/>
        </w:rPr>
        <w:t xml:space="preserve"> </w:t>
      </w:r>
      <w:r w:rsidR="6B9DFB8B" w:rsidRPr="705574FE">
        <w:rPr>
          <w:rFonts w:ascii="Arial" w:eastAsia="Arial" w:hAnsi="Arial" w:cs="Arial"/>
          <w:sz w:val="22"/>
          <w:szCs w:val="22"/>
        </w:rPr>
        <w:t xml:space="preserve">that </w:t>
      </w:r>
      <w:r w:rsidR="675920BB" w:rsidRPr="705574FE">
        <w:rPr>
          <w:rFonts w:ascii="Arial" w:eastAsia="Arial" w:hAnsi="Arial" w:cs="Arial"/>
          <w:sz w:val="22"/>
          <w:szCs w:val="22"/>
        </w:rPr>
        <w:t>no signal appears in both phases</w:t>
      </w:r>
      <w:r w:rsidR="00C97B7D" w:rsidRPr="00C97B7D">
        <w:rPr>
          <w:rFonts w:ascii="Arial" w:eastAsia="Arial" w:hAnsi="Arial" w:cs="Arial"/>
          <w:sz w:val="22"/>
          <w:szCs w:val="22"/>
        </w:rPr>
        <w:t xml:space="preserve"> by excluding these 140 traces from the pre-training subset</w:t>
      </w:r>
      <w:r w:rsidR="00C97B7D">
        <w:rPr>
          <w:rFonts w:ascii="Arial" w:eastAsia="Arial" w:hAnsi="Arial" w:cs="Arial"/>
          <w:sz w:val="22"/>
          <w:szCs w:val="22"/>
        </w:rPr>
        <w:t>.</w:t>
      </w:r>
      <w:r w:rsidR="00C97B7D" w:rsidRPr="705574FE">
        <w:rPr>
          <w:rFonts w:ascii="Arial" w:eastAsia="Arial" w:hAnsi="Arial" w:cs="Arial"/>
          <w:sz w:val="22"/>
          <w:szCs w:val="22"/>
        </w:rPr>
        <w:t xml:space="preserve"> </w:t>
      </w:r>
      <w:r w:rsidR="1CD980B2" w:rsidRPr="705574FE">
        <w:rPr>
          <w:rFonts w:ascii="Arial" w:eastAsia="Arial" w:hAnsi="Arial" w:cs="Arial"/>
          <w:sz w:val="22"/>
          <w:szCs w:val="22"/>
        </w:rPr>
        <w:t>The selected FHR signals were s</w:t>
      </w:r>
      <w:r w:rsidR="67ED7504" w:rsidRPr="705574FE">
        <w:rPr>
          <w:rFonts w:ascii="Arial" w:eastAsia="Arial" w:hAnsi="Arial" w:cs="Arial"/>
          <w:sz w:val="22"/>
          <w:szCs w:val="22"/>
        </w:rPr>
        <w:t xml:space="preserve">ubmitted </w:t>
      </w:r>
      <w:r w:rsidR="1CD980B2" w:rsidRPr="705574FE">
        <w:rPr>
          <w:rFonts w:ascii="Arial" w:eastAsia="Arial" w:hAnsi="Arial" w:cs="Arial"/>
          <w:sz w:val="22"/>
          <w:szCs w:val="22"/>
        </w:rPr>
        <w:t>to the annotators for labeling.</w:t>
      </w:r>
    </w:p>
    <w:p w14:paraId="61F18120" w14:textId="77777777" w:rsidR="00722079" w:rsidRPr="009C764E" w:rsidRDefault="00722079" w:rsidP="009C764E"/>
    <w:p w14:paraId="1F433621" w14:textId="21FB1BF1" w:rsidR="00DD0909" w:rsidRDefault="69D4B542" w:rsidP="7894F3CF">
      <w:pPr>
        <w:pStyle w:val="Heading2"/>
        <w:rPr>
          <w:rFonts w:ascii="Arial" w:eastAsia="Arial" w:hAnsi="Arial" w:cs="Arial"/>
          <w:sz w:val="22"/>
          <w:szCs w:val="22"/>
        </w:rPr>
      </w:pPr>
      <w:r w:rsidRPr="03674CF8">
        <w:rPr>
          <w:rFonts w:ascii="Arial" w:eastAsia="Arial" w:hAnsi="Arial" w:cs="Arial"/>
          <w:sz w:val="22"/>
          <w:szCs w:val="22"/>
        </w:rPr>
        <w:t>PASS</w:t>
      </w:r>
    </w:p>
    <w:p w14:paraId="4C325F51" w14:textId="7F4A7A8F" w:rsidR="751F8DF4" w:rsidRDefault="35958E9C" w:rsidP="03674CF8">
      <w:pPr>
        <w:spacing w:before="195" w:after="195"/>
        <w:jc w:val="left"/>
        <w:rPr>
          <w:rFonts w:ascii="Arial" w:eastAsia="Arial" w:hAnsi="Arial" w:cs="Arial"/>
          <w:strike/>
          <w:sz w:val="22"/>
          <w:szCs w:val="22"/>
        </w:rPr>
      </w:pPr>
      <w:r w:rsidRPr="705574FE">
        <w:rPr>
          <w:rFonts w:ascii="Arial" w:eastAsia="Arial" w:hAnsi="Arial" w:cs="Arial"/>
          <w:sz w:val="22"/>
          <w:szCs w:val="22"/>
        </w:rPr>
        <w:t xml:space="preserve">The </w:t>
      </w:r>
      <w:r w:rsidR="3EA04C39" w:rsidRPr="705574FE">
        <w:rPr>
          <w:rFonts w:ascii="Arial" w:eastAsia="Arial" w:hAnsi="Arial" w:cs="Arial"/>
          <w:sz w:val="22"/>
          <w:szCs w:val="22"/>
        </w:rPr>
        <w:t>Prenatal Alcohol in SIDS and Stillbirth (PASS)</w:t>
      </w:r>
      <w:r w:rsidR="6B3E7E35" w:rsidRPr="705574FE">
        <w:rPr>
          <w:rFonts w:ascii="Arial" w:eastAsia="Arial" w:hAnsi="Arial" w:cs="Arial"/>
          <w:sz w:val="22"/>
          <w:szCs w:val="22"/>
        </w:rPr>
        <w:t xml:space="preserve"> </w:t>
      </w:r>
      <w:r w:rsidRPr="705574FE">
        <w:rPr>
          <w:rFonts w:ascii="Arial" w:eastAsia="Arial" w:hAnsi="Arial" w:cs="Arial"/>
          <w:sz w:val="22"/>
          <w:szCs w:val="22"/>
        </w:rPr>
        <w:t>dataset w</w:t>
      </w:r>
      <w:r w:rsidR="0B30197A" w:rsidRPr="705574FE">
        <w:rPr>
          <w:rFonts w:ascii="Arial" w:eastAsia="Arial" w:hAnsi="Arial" w:cs="Arial"/>
          <w:sz w:val="22"/>
          <w:szCs w:val="22"/>
        </w:rPr>
        <w:t>as</w:t>
      </w:r>
      <w:r w:rsidRPr="705574FE">
        <w:rPr>
          <w:rFonts w:ascii="Arial" w:eastAsia="Arial" w:hAnsi="Arial" w:cs="Arial"/>
          <w:sz w:val="22"/>
          <w:szCs w:val="22"/>
        </w:rPr>
        <w:t xml:space="preserve"> collected in</w:t>
      </w:r>
      <w:r w:rsidR="00401E0B">
        <w:rPr>
          <w:rFonts w:ascii="Arial" w:eastAsia="Arial" w:hAnsi="Arial" w:cs="Arial"/>
          <w:sz w:val="22"/>
          <w:szCs w:val="22"/>
        </w:rPr>
        <w:t xml:space="preserve"> three </w:t>
      </w:r>
      <w:r w:rsidR="005303D6">
        <w:rPr>
          <w:rFonts w:ascii="Arial" w:eastAsia="Arial" w:hAnsi="Arial" w:cs="Arial"/>
          <w:sz w:val="22"/>
          <w:szCs w:val="22"/>
        </w:rPr>
        <w:t>distinct</w:t>
      </w:r>
      <w:r w:rsidR="00401E0B">
        <w:rPr>
          <w:rFonts w:ascii="Arial" w:eastAsia="Arial" w:hAnsi="Arial" w:cs="Arial"/>
          <w:sz w:val="22"/>
          <w:szCs w:val="22"/>
        </w:rPr>
        <w:t xml:space="preserve"> locations:</w:t>
      </w:r>
      <w:r w:rsidRPr="705574FE">
        <w:rPr>
          <w:rFonts w:ascii="Arial" w:eastAsia="Arial" w:hAnsi="Arial" w:cs="Arial"/>
          <w:sz w:val="22"/>
          <w:szCs w:val="22"/>
        </w:rPr>
        <w:t xml:space="preserve"> Cape Town (South Africa),</w:t>
      </w:r>
      <w:r w:rsidR="0EFB21C9" w:rsidRPr="705574FE">
        <w:rPr>
          <w:rFonts w:ascii="Arial" w:eastAsia="Arial" w:hAnsi="Arial" w:cs="Arial"/>
          <w:sz w:val="22"/>
          <w:szCs w:val="22"/>
        </w:rPr>
        <w:t xml:space="preserve"> North </w:t>
      </w:r>
      <w:r w:rsidR="002D72B2">
        <w:rPr>
          <w:rFonts w:ascii="Arial" w:eastAsia="Arial" w:hAnsi="Arial" w:cs="Arial"/>
          <w:sz w:val="22"/>
          <w:szCs w:val="22"/>
        </w:rPr>
        <w:t xml:space="preserve">Dakota (USA) </w:t>
      </w:r>
      <w:r w:rsidR="0EFB21C9" w:rsidRPr="705574FE">
        <w:rPr>
          <w:rFonts w:ascii="Arial" w:eastAsia="Arial" w:hAnsi="Arial" w:cs="Arial"/>
          <w:sz w:val="22"/>
          <w:szCs w:val="22"/>
        </w:rPr>
        <w:t>and South Dakota</w:t>
      </w:r>
      <w:r w:rsidR="128C7596" w:rsidRPr="705574FE">
        <w:rPr>
          <w:rFonts w:ascii="Arial" w:eastAsia="Arial" w:hAnsi="Arial" w:cs="Arial"/>
          <w:sz w:val="22"/>
          <w:szCs w:val="22"/>
        </w:rPr>
        <w:t xml:space="preserve"> (</w:t>
      </w:r>
      <w:r w:rsidR="0EFB21C9" w:rsidRPr="705574FE">
        <w:rPr>
          <w:rFonts w:ascii="Arial" w:eastAsia="Arial" w:hAnsi="Arial" w:cs="Arial"/>
          <w:sz w:val="22"/>
          <w:szCs w:val="22"/>
        </w:rPr>
        <w:t>USA</w:t>
      </w:r>
      <w:r w:rsidR="6F8B21EC" w:rsidRPr="705574FE">
        <w:rPr>
          <w:rFonts w:ascii="Arial" w:eastAsia="Arial" w:hAnsi="Arial" w:cs="Arial"/>
          <w:sz w:val="22"/>
          <w:szCs w:val="22"/>
        </w:rPr>
        <w:t>)</w:t>
      </w:r>
      <w:r w:rsidR="0D3A5B0C" w:rsidRPr="705574FE">
        <w:rPr>
          <w:rFonts w:ascii="Arial" w:eastAsia="Arial" w:hAnsi="Arial" w:cs="Arial"/>
          <w:sz w:val="22"/>
          <w:szCs w:val="22"/>
        </w:rPr>
        <w:t xml:space="preserve">. </w:t>
      </w:r>
      <w:r w:rsidR="55B50555" w:rsidRPr="705574FE">
        <w:rPr>
          <w:rFonts w:ascii="Arial" w:eastAsia="Arial" w:hAnsi="Arial" w:cs="Arial"/>
          <w:sz w:val="22"/>
          <w:szCs w:val="22"/>
        </w:rPr>
        <w:t>Detailed cohort characteristics are described in</w:t>
      </w:r>
      <w:r w:rsidR="00156ECB">
        <w:rPr>
          <w:rFonts w:ascii="Arial" w:eastAsia="Arial" w:hAnsi="Arial" w:cs="Arial"/>
          <w:sz w:val="22"/>
          <w:szCs w:val="22"/>
        </w:rPr>
        <w:t xml:space="preserve"> </w:t>
      </w:r>
      <w:sdt>
        <w:sdtPr>
          <w:rPr>
            <w:rFonts w:ascii="Arial" w:eastAsia="Arial" w:hAnsi="Arial" w:cs="Arial"/>
            <w:sz w:val="22"/>
            <w:szCs w:val="22"/>
          </w:rPr>
          <w:tag w:val="MENDELEY_CITATION_v3_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"/>
          <w:id w:val="-1119446673"/>
          <w:placeholder>
            <w:docPart w:val="DefaultPlaceholder_-1854013440"/>
          </w:placeholder>
        </w:sdtPr>
        <w:sdtEndPr/>
        <w:sdtContent>
          <w:r w:rsidR="00501242" w:rsidRPr="00501242">
            <w:rPr>
              <w:rFonts w:ascii="Arial" w:eastAsia="Arial" w:hAnsi="Arial" w:cs="Arial"/>
              <w:sz w:val="22"/>
              <w:szCs w:val="22"/>
            </w:rPr>
            <w:t>[32]</w:t>
          </w:r>
        </w:sdtContent>
      </w:sdt>
      <w:r w:rsidR="00D76314">
        <w:rPr>
          <w:rFonts w:ascii="Arial" w:eastAsia="Arial" w:hAnsi="Arial" w:cs="Arial"/>
          <w:sz w:val="22"/>
          <w:szCs w:val="22"/>
        </w:rPr>
        <w:t>.</w:t>
      </w:r>
      <w:r w:rsidR="55B50555" w:rsidRPr="705574FE">
        <w:rPr>
          <w:rFonts w:ascii="Arial" w:eastAsia="Arial" w:hAnsi="Arial" w:cs="Arial"/>
          <w:sz w:val="22"/>
          <w:szCs w:val="22"/>
        </w:rPr>
        <w:t xml:space="preserve"> </w:t>
      </w:r>
      <w:r w:rsidRPr="705574FE">
        <w:rPr>
          <w:rFonts w:ascii="Arial" w:eastAsia="Arial" w:hAnsi="Arial" w:cs="Arial"/>
          <w:sz w:val="22"/>
          <w:szCs w:val="22"/>
        </w:rPr>
        <w:t xml:space="preserve">Institutional Review Board approvals for the Safe Passage Study were obtained from all participating sites, and informed consent was </w:t>
      </w:r>
      <w:r w:rsidR="7196B575" w:rsidRPr="705574FE">
        <w:rPr>
          <w:rFonts w:ascii="Arial" w:eastAsia="Arial" w:hAnsi="Arial" w:cs="Arial"/>
          <w:sz w:val="22"/>
          <w:szCs w:val="22"/>
        </w:rPr>
        <w:t>obtained</w:t>
      </w:r>
      <w:r w:rsidRPr="705574FE">
        <w:rPr>
          <w:rFonts w:ascii="Arial" w:eastAsia="Arial" w:hAnsi="Arial" w:cs="Arial"/>
          <w:sz w:val="22"/>
          <w:szCs w:val="22"/>
        </w:rPr>
        <w:t xml:space="preserve"> from all participants. FHR and movement data were collected via a Doppler actocardiograph (Toitu MT-320/MT-516). </w:t>
      </w:r>
      <w:r w:rsidR="123C72E4" w:rsidRPr="705574FE">
        <w:rPr>
          <w:rFonts w:ascii="Arial" w:eastAsia="Arial" w:hAnsi="Arial" w:cs="Arial"/>
          <w:sz w:val="22"/>
          <w:szCs w:val="22"/>
        </w:rPr>
        <w:t>The</w:t>
      </w:r>
      <w:r w:rsidR="7697B987" w:rsidRPr="705574FE">
        <w:rPr>
          <w:rFonts w:ascii="Arial" w:eastAsia="Arial" w:hAnsi="Arial" w:cs="Arial"/>
          <w:sz w:val="22"/>
          <w:szCs w:val="22"/>
        </w:rPr>
        <w:t xml:space="preserve"> </w:t>
      </w:r>
      <w:r w:rsidR="68573B5A" w:rsidRPr="705574FE">
        <w:rPr>
          <w:rFonts w:ascii="Arial" w:eastAsia="Arial" w:hAnsi="Arial" w:cs="Arial"/>
          <w:sz w:val="22"/>
          <w:szCs w:val="22"/>
        </w:rPr>
        <w:t>F</w:t>
      </w:r>
      <w:r w:rsidR="7697B987" w:rsidRPr="705574FE">
        <w:rPr>
          <w:rFonts w:ascii="Arial" w:eastAsia="Arial" w:hAnsi="Arial" w:cs="Arial"/>
          <w:sz w:val="22"/>
          <w:szCs w:val="22"/>
        </w:rPr>
        <w:t>HR signal was processed</w:t>
      </w:r>
      <w:r w:rsidR="4DF9E341" w:rsidRPr="705574FE">
        <w:rPr>
          <w:rFonts w:ascii="Arial" w:eastAsia="Arial" w:hAnsi="Arial" w:cs="Arial"/>
          <w:sz w:val="22"/>
          <w:szCs w:val="22"/>
        </w:rPr>
        <w:t xml:space="preserve"> </w:t>
      </w:r>
      <w:r w:rsidR="7697B987" w:rsidRPr="705574FE">
        <w:rPr>
          <w:rFonts w:ascii="Arial" w:eastAsia="Arial" w:hAnsi="Arial" w:cs="Arial"/>
          <w:sz w:val="22"/>
          <w:szCs w:val="22"/>
        </w:rPr>
        <w:t xml:space="preserve">to detect </w:t>
      </w:r>
      <w:r w:rsidR="55C9F971" w:rsidRPr="705574FE">
        <w:rPr>
          <w:rFonts w:ascii="Arial" w:eastAsia="Arial" w:hAnsi="Arial" w:cs="Arial"/>
          <w:sz w:val="22"/>
          <w:szCs w:val="22"/>
        </w:rPr>
        <w:t xml:space="preserve">and correct </w:t>
      </w:r>
      <w:r w:rsidR="7697B987" w:rsidRPr="705574FE">
        <w:rPr>
          <w:rFonts w:ascii="Arial" w:eastAsia="Arial" w:hAnsi="Arial" w:cs="Arial"/>
          <w:sz w:val="22"/>
          <w:szCs w:val="22"/>
        </w:rPr>
        <w:t>signal loss and artifact</w:t>
      </w:r>
      <w:r w:rsidR="3DE1F6DD" w:rsidRPr="705574FE">
        <w:rPr>
          <w:rFonts w:ascii="Arial" w:eastAsia="Arial" w:hAnsi="Arial" w:cs="Arial"/>
          <w:sz w:val="22"/>
          <w:szCs w:val="22"/>
        </w:rPr>
        <w:t>s</w:t>
      </w:r>
      <w:r w:rsidR="7697B987" w:rsidRPr="705574FE">
        <w:rPr>
          <w:rFonts w:ascii="Arial" w:eastAsia="Arial" w:hAnsi="Arial" w:cs="Arial"/>
          <w:sz w:val="22"/>
          <w:szCs w:val="22"/>
        </w:rPr>
        <w:t xml:space="preserve">, </w:t>
      </w:r>
      <w:r w:rsidR="6EA50206" w:rsidRPr="705574FE">
        <w:rPr>
          <w:rFonts w:ascii="Arial" w:eastAsia="Arial" w:hAnsi="Arial" w:cs="Arial"/>
          <w:sz w:val="22"/>
          <w:szCs w:val="22"/>
        </w:rPr>
        <w:t xml:space="preserve">typically resulting from </w:t>
      </w:r>
      <w:r w:rsidR="7697B987" w:rsidRPr="705574FE">
        <w:rPr>
          <w:rFonts w:ascii="Arial" w:eastAsia="Arial" w:hAnsi="Arial" w:cs="Arial"/>
          <w:sz w:val="22"/>
          <w:szCs w:val="22"/>
        </w:rPr>
        <w:t xml:space="preserve">fetal or maternal movement or repositioning of the transducer. </w:t>
      </w:r>
      <w:r w:rsidR="46617C81" w:rsidRPr="705574FE">
        <w:rPr>
          <w:rFonts w:ascii="Arial" w:eastAsia="Arial" w:hAnsi="Arial" w:cs="Arial"/>
          <w:sz w:val="22"/>
          <w:szCs w:val="22"/>
        </w:rPr>
        <w:t xml:space="preserve">The denoised signals were then </w:t>
      </w:r>
      <w:proofErr w:type="gramStart"/>
      <w:r w:rsidR="7671E6FF" w:rsidRPr="705574FE">
        <w:rPr>
          <w:rFonts w:ascii="Arial" w:eastAsia="Arial" w:hAnsi="Arial" w:cs="Arial"/>
          <w:sz w:val="22"/>
          <w:szCs w:val="22"/>
        </w:rPr>
        <w:t>down</w:t>
      </w:r>
      <w:r w:rsidR="00011485">
        <w:rPr>
          <w:rFonts w:ascii="Arial" w:eastAsia="Arial" w:hAnsi="Arial" w:cs="Arial"/>
          <w:sz w:val="22"/>
          <w:szCs w:val="22"/>
        </w:rPr>
        <w:t>-</w:t>
      </w:r>
      <w:r w:rsidR="7671E6FF" w:rsidRPr="705574FE">
        <w:rPr>
          <w:rFonts w:ascii="Arial" w:eastAsia="Arial" w:hAnsi="Arial" w:cs="Arial"/>
          <w:sz w:val="22"/>
          <w:szCs w:val="22"/>
        </w:rPr>
        <w:t>sampled</w:t>
      </w:r>
      <w:proofErr w:type="gramEnd"/>
      <w:r w:rsidR="46617C81" w:rsidRPr="705574FE">
        <w:rPr>
          <w:rFonts w:ascii="Arial" w:eastAsia="Arial" w:hAnsi="Arial" w:cs="Arial"/>
          <w:sz w:val="22"/>
          <w:szCs w:val="22"/>
        </w:rPr>
        <w:t xml:space="preserve"> to </w:t>
      </w:r>
      <w:r w:rsidR="61387CE3" w:rsidRPr="705574FE">
        <w:rPr>
          <w:rFonts w:ascii="Arial" w:eastAsia="Arial" w:hAnsi="Arial" w:cs="Arial"/>
          <w:sz w:val="22"/>
          <w:szCs w:val="22"/>
        </w:rPr>
        <w:t>2</w:t>
      </w:r>
      <w:r w:rsidR="33B91BB9" w:rsidRPr="705574FE">
        <w:rPr>
          <w:rFonts w:ascii="Arial" w:eastAsia="Arial" w:hAnsi="Arial" w:cs="Arial"/>
          <w:sz w:val="22"/>
          <w:szCs w:val="22"/>
        </w:rPr>
        <w:t xml:space="preserve"> </w:t>
      </w:r>
      <w:r w:rsidR="46617C81" w:rsidRPr="705574FE">
        <w:rPr>
          <w:rFonts w:ascii="Arial" w:eastAsia="Arial" w:hAnsi="Arial" w:cs="Arial"/>
          <w:sz w:val="22"/>
          <w:szCs w:val="22"/>
        </w:rPr>
        <w:t>Hz for consistency with NAPAMI.</w:t>
      </w:r>
      <w:r w:rsidR="1463146E" w:rsidRPr="705574FE">
        <w:rPr>
          <w:rFonts w:ascii="Arial" w:eastAsia="Arial" w:hAnsi="Arial" w:cs="Arial"/>
          <w:sz w:val="22"/>
          <w:szCs w:val="22"/>
        </w:rPr>
        <w:t xml:space="preserve"> For the present study, 96 recordings</w:t>
      </w:r>
      <w:r w:rsidR="31E835B7" w:rsidRPr="705574FE">
        <w:rPr>
          <w:rFonts w:ascii="Arial" w:eastAsia="Arial" w:hAnsi="Arial" w:cs="Arial"/>
          <w:sz w:val="22"/>
          <w:szCs w:val="22"/>
        </w:rPr>
        <w:t xml:space="preserve"> with less than 10% of interpolated samples</w:t>
      </w:r>
      <w:r w:rsidR="1463146E" w:rsidRPr="705574FE">
        <w:rPr>
          <w:rFonts w:ascii="Arial" w:eastAsia="Arial" w:hAnsi="Arial" w:cs="Arial"/>
          <w:sz w:val="22"/>
          <w:szCs w:val="22"/>
        </w:rPr>
        <w:t xml:space="preserve"> were randomly selected by a researcher familiar with the cohort but not associated with this publication. All selected signals originated from singleton pregnancies between 34-38 weeks of gestation</w:t>
      </w:r>
      <w:r w:rsidR="2B6D1B81" w:rsidRPr="705574FE">
        <w:rPr>
          <w:rFonts w:ascii="Arial" w:eastAsia="Arial" w:hAnsi="Arial" w:cs="Arial"/>
          <w:sz w:val="22"/>
          <w:szCs w:val="22"/>
        </w:rPr>
        <w:t xml:space="preserve"> and were </w:t>
      </w:r>
      <w:r w:rsidR="00EE5009" w:rsidRPr="705574FE">
        <w:rPr>
          <w:rFonts w:ascii="Arial" w:eastAsia="Arial" w:hAnsi="Arial" w:cs="Arial"/>
          <w:sz w:val="22"/>
          <w:szCs w:val="22"/>
        </w:rPr>
        <w:t>submitted</w:t>
      </w:r>
      <w:r w:rsidR="2B6D1B81" w:rsidRPr="705574FE">
        <w:rPr>
          <w:rFonts w:ascii="Arial" w:eastAsia="Arial" w:hAnsi="Arial" w:cs="Arial"/>
          <w:sz w:val="22"/>
          <w:szCs w:val="22"/>
        </w:rPr>
        <w:t xml:space="preserve"> to the annotators for labeling.</w:t>
      </w:r>
    </w:p>
    <w:p w14:paraId="1515F0A9" w14:textId="796624D8" w:rsidR="00A1056E" w:rsidRDefault="092EBFCC" w:rsidP="03674CF8">
      <w:pPr>
        <w:spacing w:after="348" w:line="259" w:lineRule="auto"/>
        <w:ind w:left="0" w:firstLine="0"/>
        <w:rPr>
          <w:rFonts w:ascii="Arial" w:eastAsia="Arial" w:hAnsi="Arial" w:cs="Arial"/>
          <w:sz w:val="22"/>
          <w:szCs w:val="22"/>
        </w:rPr>
      </w:pPr>
      <w:r w:rsidRPr="1E58A61C">
        <w:rPr>
          <w:rFonts w:ascii="Arial" w:eastAsia="Arial" w:hAnsi="Arial" w:cs="Arial"/>
          <w:sz w:val="22"/>
          <w:szCs w:val="22"/>
        </w:rPr>
        <w:t xml:space="preserve">The characteristics of </w:t>
      </w:r>
      <w:r w:rsidR="3EFEAF91" w:rsidRPr="1E58A61C">
        <w:rPr>
          <w:rFonts w:ascii="Arial" w:eastAsia="Arial" w:hAnsi="Arial" w:cs="Arial"/>
          <w:sz w:val="22"/>
          <w:szCs w:val="22"/>
        </w:rPr>
        <w:t xml:space="preserve">the labeled data from </w:t>
      </w:r>
      <w:r w:rsidR="4EF14E61" w:rsidRPr="1E58A61C">
        <w:rPr>
          <w:rFonts w:ascii="Arial" w:eastAsia="Arial" w:hAnsi="Arial" w:cs="Arial"/>
          <w:sz w:val="22"/>
          <w:szCs w:val="22"/>
        </w:rPr>
        <w:t>the NAPAMI and PASS</w:t>
      </w:r>
      <w:r w:rsidRPr="1E58A61C">
        <w:rPr>
          <w:rFonts w:ascii="Arial" w:eastAsia="Arial" w:hAnsi="Arial" w:cs="Arial"/>
          <w:sz w:val="22"/>
          <w:szCs w:val="22"/>
        </w:rPr>
        <w:t xml:space="preserve"> datasets </w:t>
      </w:r>
      <w:r w:rsidR="3EFEAF91" w:rsidRPr="1E58A61C">
        <w:rPr>
          <w:rFonts w:ascii="Arial" w:eastAsia="Arial" w:hAnsi="Arial" w:cs="Arial"/>
          <w:sz w:val="22"/>
          <w:szCs w:val="22"/>
        </w:rPr>
        <w:t xml:space="preserve">included in this study </w:t>
      </w:r>
      <w:r w:rsidRPr="1E58A61C">
        <w:rPr>
          <w:rFonts w:ascii="Arial" w:eastAsia="Arial" w:hAnsi="Arial" w:cs="Arial"/>
          <w:sz w:val="22"/>
          <w:szCs w:val="22"/>
        </w:rPr>
        <w:t xml:space="preserve">are summarized in </w:t>
      </w:r>
      <w:r w:rsidR="004D693A" w:rsidRPr="04300B43">
        <w:rPr>
          <w:rFonts w:ascii="Arial" w:eastAsia="Arial" w:hAnsi="Arial" w:cs="Arial"/>
          <w:sz w:val="22"/>
          <w:szCs w:val="22"/>
        </w:rPr>
        <w:fldChar w:fldCharType="begin"/>
      </w:r>
      <w:r w:rsidR="004D693A" w:rsidRPr="04300B43">
        <w:rPr>
          <w:rFonts w:ascii="Arial" w:eastAsia="Arial" w:hAnsi="Arial" w:cs="Arial"/>
          <w:sz w:val="22"/>
          <w:szCs w:val="22"/>
        </w:rPr>
        <w:instrText xml:space="preserve"> REF _Ref194486984 \h </w:instrText>
      </w:r>
      <w:r w:rsidR="00F66D48">
        <w:rPr>
          <w:rFonts w:ascii="Arial" w:eastAsia="Arial" w:hAnsi="Arial" w:cs="Arial"/>
          <w:sz w:val="22"/>
          <w:szCs w:val="22"/>
        </w:rPr>
        <w:instrText xml:space="preserve"> \* MERGEFORMAT </w:instrText>
      </w:r>
      <w:r w:rsidR="004D693A" w:rsidRPr="04300B43">
        <w:rPr>
          <w:rFonts w:ascii="Arial" w:eastAsia="Arial" w:hAnsi="Arial" w:cs="Arial"/>
          <w:sz w:val="22"/>
          <w:szCs w:val="22"/>
        </w:rPr>
      </w:r>
      <w:r w:rsidR="004D693A" w:rsidRPr="04300B43">
        <w:rPr>
          <w:rFonts w:ascii="Arial" w:eastAsia="Arial" w:hAnsi="Arial" w:cs="Arial"/>
          <w:sz w:val="22"/>
          <w:szCs w:val="22"/>
        </w:rPr>
        <w:fldChar w:fldCharType="separate"/>
      </w:r>
      <w:r w:rsidR="00DB6D80" w:rsidRPr="00F66D48">
        <w:rPr>
          <w:rFonts w:ascii="Arial" w:eastAsia="Arial" w:hAnsi="Arial" w:cs="Arial"/>
          <w:sz w:val="22"/>
          <w:szCs w:val="22"/>
        </w:rPr>
        <w:t xml:space="preserve">Table </w:t>
      </w:r>
      <w:r w:rsidR="004D693A" w:rsidRPr="04300B43">
        <w:rPr>
          <w:rFonts w:ascii="Arial" w:eastAsia="Arial" w:hAnsi="Arial" w:cs="Arial"/>
          <w:sz w:val="22"/>
          <w:szCs w:val="22"/>
        </w:rPr>
        <w:fldChar w:fldCharType="end"/>
      </w:r>
      <w:r w:rsidR="00DB6D80">
        <w:rPr>
          <w:rFonts w:ascii="Arial" w:eastAsia="Arial" w:hAnsi="Arial" w:cs="Arial"/>
          <w:sz w:val="22"/>
          <w:szCs w:val="22"/>
        </w:rPr>
        <w:t>III</w:t>
      </w:r>
      <w:r w:rsidRPr="04300B43">
        <w:rPr>
          <w:rFonts w:ascii="Arial" w:eastAsia="Arial" w:hAnsi="Arial" w:cs="Arial"/>
          <w:sz w:val="22"/>
          <w:szCs w:val="22"/>
        </w:rPr>
        <w:t>.</w:t>
      </w:r>
      <w:r w:rsidR="244B2C54" w:rsidRPr="04300B43">
        <w:rPr>
          <w:rFonts w:ascii="Arial" w:eastAsia="Arial" w:hAnsi="Arial" w:cs="Arial"/>
          <w:sz w:val="22"/>
          <w:szCs w:val="22"/>
        </w:rPr>
        <w:t xml:space="preserve"> </w:t>
      </w:r>
      <w:r w:rsidR="73F8E9C1" w:rsidRPr="00D03B9B">
        <w:rPr>
          <w:rFonts w:ascii="Arial" w:eastAsia="Arial" w:hAnsi="Arial" w:cs="Arial"/>
          <w:sz w:val="22"/>
          <w:szCs w:val="22"/>
        </w:rPr>
        <w:t>We highlight that GA in the two datasets differ significantly, with PASS associated with lower GA (Wilcoxon rank</w:t>
      </w:r>
      <w:r w:rsidR="482CBBB5" w:rsidRPr="04300B43">
        <w:rPr>
          <w:rFonts w:ascii="Arial" w:eastAsia="Arial" w:hAnsi="Arial" w:cs="Arial"/>
          <w:sz w:val="22"/>
          <w:szCs w:val="22"/>
        </w:rPr>
        <w:t xml:space="preserve"> </w:t>
      </w:r>
      <w:r w:rsidR="73F8E9C1" w:rsidRPr="00D03B9B">
        <w:rPr>
          <w:rFonts w:ascii="Arial" w:eastAsia="Arial" w:hAnsi="Arial" w:cs="Arial"/>
          <w:sz w:val="22"/>
          <w:szCs w:val="22"/>
        </w:rPr>
        <w:t>sum test, p &lt; 0.001).</w:t>
      </w:r>
      <w:r w:rsidR="77D835B0">
        <w:rPr>
          <w:rFonts w:ascii="Arial" w:eastAsia="Arial" w:hAnsi="Arial" w:cs="Arial"/>
          <w:sz w:val="22"/>
          <w:szCs w:val="22"/>
        </w:rPr>
        <w:t xml:space="preserve"> </w:t>
      </w:r>
    </w:p>
    <w:p w14:paraId="5CE28E95" w14:textId="09261590" w:rsidR="00A1056E" w:rsidRPr="00A1056E" w:rsidRDefault="00A1056E" w:rsidP="03674CF8">
      <w:pPr>
        <w:spacing w:after="348" w:line="259" w:lineRule="auto"/>
        <w:ind w:left="0" w:firstLine="0"/>
        <w:rPr>
          <w:rFonts w:ascii="Arial" w:eastAsia="Arial" w:hAnsi="Arial" w:cs="Arial"/>
          <w:sz w:val="22"/>
          <w:szCs w:val="22"/>
        </w:rPr>
      </w:pPr>
      <w:r>
        <w:rPr>
          <w:rFonts w:ascii="Arial" w:eastAsia="Arial" w:hAnsi="Arial" w:cs="Arial"/>
          <w:sz w:val="22"/>
          <w:szCs w:val="22"/>
        </w:rPr>
        <w:t>All t</w:t>
      </w:r>
      <w:r w:rsidR="00261C57" w:rsidRPr="04300B43">
        <w:rPr>
          <w:rFonts w:ascii="Arial" w:eastAsia="Arial" w:hAnsi="Arial" w:cs="Arial"/>
          <w:sz w:val="22"/>
          <w:szCs w:val="22"/>
        </w:rPr>
        <w:t xml:space="preserve">he FHR signals were standardized using the mean and standard deviation </w:t>
      </w:r>
      <w:r w:rsidR="00C263FF" w:rsidRPr="04300B43">
        <w:rPr>
          <w:rFonts w:ascii="Arial" w:eastAsia="Arial" w:hAnsi="Arial" w:cs="Arial"/>
          <w:sz w:val="22"/>
          <w:szCs w:val="22"/>
        </w:rPr>
        <w:t>derived from the</w:t>
      </w:r>
      <w:r w:rsidR="00261C57" w:rsidRPr="04300B43">
        <w:rPr>
          <w:rFonts w:ascii="Arial" w:eastAsia="Arial" w:hAnsi="Arial" w:cs="Arial"/>
          <w:sz w:val="22"/>
          <w:szCs w:val="22"/>
        </w:rPr>
        <w:t xml:space="preserve"> pre-training set</w:t>
      </w:r>
      <w:r w:rsidR="785AA541" w:rsidRPr="04300B43">
        <w:rPr>
          <w:rFonts w:ascii="Arial" w:eastAsia="Arial" w:hAnsi="Arial" w:cs="Arial"/>
          <w:sz w:val="22"/>
          <w:szCs w:val="22"/>
        </w:rPr>
        <w:t xml:space="preserve">. </w:t>
      </w:r>
      <w:r w:rsidR="00426B17" w:rsidRPr="04300B43">
        <w:rPr>
          <w:rFonts w:ascii="Arial" w:eastAsia="Arial" w:hAnsi="Arial" w:cs="Arial"/>
          <w:color w:val="auto"/>
          <w:sz w:val="22"/>
          <w:szCs w:val="22"/>
        </w:rPr>
        <w:t xml:space="preserve">To </w:t>
      </w:r>
      <w:r w:rsidR="499E1558" w:rsidRPr="04300B43">
        <w:rPr>
          <w:rFonts w:ascii="Arial" w:eastAsia="Arial" w:hAnsi="Arial" w:cs="Arial"/>
          <w:color w:val="auto"/>
          <w:sz w:val="22"/>
          <w:szCs w:val="22"/>
        </w:rPr>
        <w:t xml:space="preserve">ensure independent </w:t>
      </w:r>
      <w:r w:rsidR="00426B17" w:rsidRPr="04300B43">
        <w:rPr>
          <w:rFonts w:ascii="Arial" w:eastAsia="Arial" w:hAnsi="Arial" w:cs="Arial"/>
          <w:color w:val="auto"/>
          <w:sz w:val="22"/>
          <w:szCs w:val="22"/>
        </w:rPr>
        <w:t>assess</w:t>
      </w:r>
      <w:r w:rsidR="6FBAEB9D" w:rsidRPr="04300B43">
        <w:rPr>
          <w:rFonts w:ascii="Arial" w:eastAsia="Arial" w:hAnsi="Arial" w:cs="Arial"/>
          <w:color w:val="auto"/>
          <w:sz w:val="22"/>
          <w:szCs w:val="22"/>
        </w:rPr>
        <w:t>ment of</w:t>
      </w:r>
      <w:r w:rsidR="00426B17" w:rsidRPr="04300B43">
        <w:rPr>
          <w:rFonts w:ascii="Arial" w:eastAsia="Arial" w:hAnsi="Arial" w:cs="Arial"/>
          <w:color w:val="auto"/>
          <w:sz w:val="22"/>
          <w:szCs w:val="22"/>
        </w:rPr>
        <w:t xml:space="preserve"> model performance and robustness, we randomly </w:t>
      </w:r>
      <w:r w:rsidR="0ED807A9" w:rsidRPr="04300B43">
        <w:rPr>
          <w:rFonts w:ascii="Arial" w:eastAsia="Arial" w:hAnsi="Arial" w:cs="Arial"/>
          <w:color w:val="auto"/>
          <w:sz w:val="22"/>
          <w:szCs w:val="22"/>
        </w:rPr>
        <w:t xml:space="preserve">designated </w:t>
      </w:r>
      <w:r w:rsidR="00426B17" w:rsidRPr="04300B43">
        <w:rPr>
          <w:rFonts w:ascii="Arial" w:eastAsia="Arial" w:hAnsi="Arial" w:cs="Arial"/>
          <w:color w:val="auto"/>
          <w:sz w:val="22"/>
          <w:szCs w:val="22"/>
        </w:rPr>
        <w:t>a stratified subset of traces</w:t>
      </w:r>
      <w:r w:rsidR="1ECE5E7A" w:rsidRPr="04300B43">
        <w:rPr>
          <w:rFonts w:ascii="Arial" w:eastAsia="Arial" w:hAnsi="Arial" w:cs="Arial"/>
          <w:color w:val="auto"/>
          <w:sz w:val="22"/>
          <w:szCs w:val="22"/>
        </w:rPr>
        <w:t xml:space="preserve"> for validation</w:t>
      </w:r>
      <w:r w:rsidR="00426B17" w:rsidRPr="04300B43">
        <w:rPr>
          <w:rFonts w:ascii="Arial" w:eastAsia="Arial" w:hAnsi="Arial" w:cs="Arial"/>
          <w:color w:val="auto"/>
          <w:sz w:val="22"/>
          <w:szCs w:val="22"/>
        </w:rPr>
        <w:t xml:space="preserve">. </w:t>
      </w:r>
      <w:r w:rsidR="22F98298" w:rsidRPr="04300B43">
        <w:rPr>
          <w:rFonts w:ascii="Arial" w:eastAsia="Arial" w:hAnsi="Arial" w:cs="Arial"/>
          <w:color w:val="auto"/>
          <w:sz w:val="22"/>
          <w:szCs w:val="22"/>
        </w:rPr>
        <w:t>Specifically, w</w:t>
      </w:r>
      <w:r w:rsidR="1DD04DEF" w:rsidRPr="04300B43">
        <w:rPr>
          <w:rFonts w:ascii="Arial" w:eastAsia="Arial" w:hAnsi="Arial" w:cs="Arial"/>
          <w:color w:val="auto"/>
          <w:sz w:val="22"/>
          <w:szCs w:val="22"/>
        </w:rPr>
        <w:t xml:space="preserve">e allocated </w:t>
      </w:r>
      <w:r w:rsidR="00426B17" w:rsidRPr="04300B43">
        <w:rPr>
          <w:rFonts w:ascii="Arial" w:eastAsia="Arial" w:hAnsi="Arial" w:cs="Arial"/>
          <w:color w:val="auto"/>
          <w:sz w:val="22"/>
          <w:szCs w:val="22"/>
        </w:rPr>
        <w:t xml:space="preserve">15% </w:t>
      </w:r>
      <w:r w:rsidR="532F5CD9" w:rsidRPr="04300B43">
        <w:rPr>
          <w:rFonts w:ascii="Arial" w:eastAsia="Arial" w:hAnsi="Arial" w:cs="Arial"/>
          <w:color w:val="auto"/>
          <w:sz w:val="22"/>
          <w:szCs w:val="22"/>
        </w:rPr>
        <w:t xml:space="preserve">of the </w:t>
      </w:r>
      <w:r w:rsidR="00426B17" w:rsidRPr="04300B43">
        <w:rPr>
          <w:rFonts w:ascii="Arial" w:eastAsia="Arial" w:hAnsi="Arial" w:cs="Arial"/>
          <w:color w:val="auto"/>
          <w:sz w:val="22"/>
          <w:szCs w:val="22"/>
        </w:rPr>
        <w:t>recordings collected in Naples, Italy</w:t>
      </w:r>
      <w:r w:rsidR="59AACD41" w:rsidRPr="04300B43">
        <w:rPr>
          <w:rFonts w:ascii="Arial" w:eastAsia="Arial" w:hAnsi="Arial" w:cs="Arial"/>
          <w:color w:val="auto"/>
          <w:sz w:val="22"/>
          <w:szCs w:val="22"/>
        </w:rPr>
        <w:t xml:space="preserve"> </w:t>
      </w:r>
      <w:r w:rsidR="59AACD41" w:rsidRPr="04300B43">
        <w:rPr>
          <w:rFonts w:ascii="Arial" w:eastAsia="Arial" w:hAnsi="Arial" w:cs="Arial"/>
          <w:color w:val="000000" w:themeColor="text1"/>
          <w:sz w:val="22"/>
          <w:szCs w:val="22"/>
        </w:rPr>
        <w:t>(n=21)</w:t>
      </w:r>
      <w:r w:rsidR="00426B17" w:rsidRPr="04300B43">
        <w:rPr>
          <w:rFonts w:ascii="Arial" w:eastAsia="Arial" w:hAnsi="Arial" w:cs="Arial"/>
          <w:color w:val="auto"/>
          <w:sz w:val="22"/>
          <w:szCs w:val="22"/>
        </w:rPr>
        <w:t>, and 20% from PASS</w:t>
      </w:r>
      <w:r w:rsidR="46DC6D46" w:rsidRPr="04300B43">
        <w:rPr>
          <w:rFonts w:ascii="Arial" w:eastAsia="Arial" w:hAnsi="Arial" w:cs="Arial"/>
          <w:color w:val="auto"/>
          <w:sz w:val="22"/>
          <w:szCs w:val="22"/>
        </w:rPr>
        <w:t xml:space="preserve"> locations</w:t>
      </w:r>
      <w:r w:rsidR="00426B17" w:rsidRPr="04300B43">
        <w:rPr>
          <w:rFonts w:ascii="Arial" w:eastAsia="Arial" w:hAnsi="Arial" w:cs="Arial"/>
          <w:color w:val="auto"/>
          <w:sz w:val="22"/>
          <w:szCs w:val="22"/>
        </w:rPr>
        <w:t xml:space="preserve"> </w:t>
      </w:r>
      <w:r w:rsidR="2DA36DEC" w:rsidRPr="04300B43">
        <w:rPr>
          <w:rFonts w:ascii="Arial" w:eastAsia="Arial" w:hAnsi="Arial" w:cs="Arial"/>
          <w:color w:val="auto"/>
          <w:sz w:val="22"/>
          <w:szCs w:val="22"/>
        </w:rPr>
        <w:t>(</w:t>
      </w:r>
      <w:r w:rsidR="00426B17" w:rsidRPr="04300B43">
        <w:rPr>
          <w:rFonts w:ascii="Arial" w:eastAsia="Arial" w:hAnsi="Arial" w:cs="Arial"/>
          <w:color w:val="auto"/>
          <w:sz w:val="22"/>
          <w:szCs w:val="22"/>
        </w:rPr>
        <w:t>Cape Town</w:t>
      </w:r>
      <w:r w:rsidR="1F37B012" w:rsidRPr="04300B43">
        <w:rPr>
          <w:rFonts w:ascii="Arial" w:eastAsia="Arial" w:hAnsi="Arial" w:cs="Arial"/>
          <w:color w:val="auto"/>
          <w:sz w:val="22"/>
          <w:szCs w:val="22"/>
        </w:rPr>
        <w:t>:</w:t>
      </w:r>
      <w:r w:rsidR="00426B17" w:rsidRPr="04300B43">
        <w:rPr>
          <w:rFonts w:ascii="Arial" w:eastAsia="Arial" w:hAnsi="Arial" w:cs="Arial"/>
          <w:color w:val="auto"/>
          <w:sz w:val="22"/>
          <w:szCs w:val="22"/>
        </w:rPr>
        <w:t xml:space="preserve"> </w:t>
      </w:r>
      <w:r w:rsidR="576E6F90" w:rsidRPr="04300B43">
        <w:rPr>
          <w:rFonts w:ascii="Arial" w:eastAsia="Arial" w:hAnsi="Arial" w:cs="Arial"/>
          <w:color w:val="auto"/>
          <w:sz w:val="22"/>
          <w:szCs w:val="22"/>
        </w:rPr>
        <w:t>n=7,</w:t>
      </w:r>
      <w:r w:rsidR="00426B17" w:rsidRPr="04300B43">
        <w:rPr>
          <w:rFonts w:ascii="Arial" w:eastAsia="Arial" w:hAnsi="Arial" w:cs="Arial"/>
          <w:color w:val="auto"/>
          <w:sz w:val="22"/>
          <w:szCs w:val="22"/>
        </w:rPr>
        <w:t xml:space="preserve"> South Dakota</w:t>
      </w:r>
      <w:r w:rsidR="4A847ED0" w:rsidRPr="04300B43">
        <w:rPr>
          <w:rFonts w:ascii="Arial" w:eastAsia="Arial" w:hAnsi="Arial" w:cs="Arial"/>
          <w:color w:val="auto"/>
          <w:sz w:val="22"/>
          <w:szCs w:val="22"/>
        </w:rPr>
        <w:t>: n=7,</w:t>
      </w:r>
      <w:r w:rsidR="00426B17" w:rsidRPr="04300B43">
        <w:rPr>
          <w:rFonts w:ascii="Arial" w:eastAsia="Arial" w:hAnsi="Arial" w:cs="Arial"/>
          <w:color w:val="auto"/>
          <w:sz w:val="22"/>
          <w:szCs w:val="22"/>
        </w:rPr>
        <w:t xml:space="preserve"> and North Dakota</w:t>
      </w:r>
      <w:r w:rsidR="312CDDF2" w:rsidRPr="04300B43">
        <w:rPr>
          <w:rFonts w:ascii="Arial" w:eastAsia="Arial" w:hAnsi="Arial" w:cs="Arial"/>
          <w:color w:val="auto"/>
          <w:sz w:val="22"/>
          <w:szCs w:val="22"/>
        </w:rPr>
        <w:t>: n=7)</w:t>
      </w:r>
      <w:r w:rsidR="00426B17" w:rsidRPr="04300B43">
        <w:rPr>
          <w:rFonts w:ascii="Arial" w:eastAsia="Arial" w:hAnsi="Arial" w:cs="Arial"/>
          <w:color w:val="auto"/>
          <w:sz w:val="22"/>
          <w:szCs w:val="22"/>
        </w:rPr>
        <w:t>.</w:t>
      </w:r>
      <w:r w:rsidR="00F47AC8" w:rsidRPr="04300B43">
        <w:rPr>
          <w:rFonts w:ascii="Arial" w:eastAsia="Arial" w:hAnsi="Arial" w:cs="Arial"/>
          <w:color w:val="auto"/>
          <w:sz w:val="22"/>
          <w:szCs w:val="22"/>
        </w:rPr>
        <w:t xml:space="preserve"> </w:t>
      </w:r>
      <w:r w:rsidR="009D4DE7" w:rsidRPr="04300B43">
        <w:rPr>
          <w:rFonts w:ascii="Arial" w:eastAsia="Arial" w:hAnsi="Arial" w:cs="Arial"/>
          <w:color w:val="auto"/>
          <w:sz w:val="22"/>
          <w:szCs w:val="22"/>
        </w:rPr>
        <w:t xml:space="preserve">These traces </w:t>
      </w:r>
      <w:r w:rsidR="24D65301" w:rsidRPr="04300B43">
        <w:rPr>
          <w:rFonts w:ascii="Arial" w:eastAsia="Arial" w:hAnsi="Arial" w:cs="Arial"/>
          <w:color w:val="auto"/>
          <w:sz w:val="22"/>
          <w:szCs w:val="22"/>
        </w:rPr>
        <w:t>we</w:t>
      </w:r>
      <w:r w:rsidR="009D4DE7" w:rsidRPr="04300B43">
        <w:rPr>
          <w:rFonts w:ascii="Arial" w:eastAsia="Arial" w:hAnsi="Arial" w:cs="Arial"/>
          <w:color w:val="auto"/>
          <w:sz w:val="22"/>
          <w:szCs w:val="22"/>
        </w:rPr>
        <w:t xml:space="preserve">re </w:t>
      </w:r>
      <w:r w:rsidR="38AB6D49" w:rsidRPr="04300B43">
        <w:rPr>
          <w:rFonts w:ascii="Arial" w:eastAsia="Arial" w:hAnsi="Arial" w:cs="Arial"/>
          <w:color w:val="auto"/>
          <w:sz w:val="22"/>
          <w:szCs w:val="22"/>
        </w:rPr>
        <w:t xml:space="preserve">set aside and used exclusively for the evaluation of the final trained model, </w:t>
      </w:r>
      <w:r w:rsidR="54F8BDA0" w:rsidRPr="04300B43">
        <w:rPr>
          <w:rFonts w:ascii="Arial" w:eastAsia="Arial" w:hAnsi="Arial" w:cs="Arial"/>
          <w:color w:val="auto"/>
          <w:sz w:val="22"/>
          <w:szCs w:val="22"/>
        </w:rPr>
        <w:t>to ensure they never influenced model development.</w:t>
      </w:r>
    </w:p>
    <w:p w14:paraId="6376A20F" w14:textId="6E6FE2F4" w:rsidR="00A1056E" w:rsidRPr="002B3227" w:rsidRDefault="00A1056E" w:rsidP="00A1056E">
      <w:pPr>
        <w:pStyle w:val="Caption"/>
        <w:keepNext/>
        <w:jc w:val="center"/>
        <w:rPr>
          <w:i w:val="0"/>
          <w:iCs w:val="0"/>
          <w:color w:val="000000"/>
          <w:sz w:val="20"/>
          <w:szCs w:val="24"/>
        </w:rPr>
      </w:pPr>
      <w:bookmarkStart w:id="5" w:name="_Ref194486984"/>
      <w:r w:rsidRPr="002B3227">
        <w:rPr>
          <w:i w:val="0"/>
          <w:iCs w:val="0"/>
          <w:color w:val="000000"/>
          <w:sz w:val="20"/>
          <w:szCs w:val="24"/>
        </w:rPr>
        <w:t xml:space="preserve">Table </w:t>
      </w:r>
      <w:bookmarkEnd w:id="5"/>
      <w:r w:rsidR="00DB6D80">
        <w:rPr>
          <w:i w:val="0"/>
          <w:iCs w:val="0"/>
          <w:color w:val="000000"/>
          <w:sz w:val="20"/>
          <w:szCs w:val="24"/>
        </w:rPr>
        <w:t>III</w:t>
      </w:r>
      <w:r w:rsidR="00212A4B" w:rsidRPr="002B3227">
        <w:rPr>
          <w:i w:val="0"/>
          <w:iCs w:val="0"/>
          <w:color w:val="000000"/>
          <w:sz w:val="20"/>
          <w:szCs w:val="24"/>
        </w:rPr>
        <w:t xml:space="preserve"> </w:t>
      </w:r>
      <w:r w:rsidR="00E30846" w:rsidRPr="002B3227">
        <w:rPr>
          <w:i w:val="0"/>
          <w:iCs w:val="0"/>
          <w:color w:val="000000"/>
          <w:sz w:val="20"/>
          <w:szCs w:val="24"/>
        </w:rPr>
        <w:t>FHR signals</w:t>
      </w:r>
      <w:r w:rsidR="000A5B11">
        <w:rPr>
          <w:i w:val="0"/>
          <w:iCs w:val="0"/>
          <w:color w:val="000000"/>
          <w:sz w:val="20"/>
          <w:szCs w:val="24"/>
        </w:rPr>
        <w:t xml:space="preserve"> characteristics</w:t>
      </w:r>
    </w:p>
    <w:tbl>
      <w:tblPr>
        <w:tblStyle w:val="TableGrid0"/>
        <w:tblW w:w="8637" w:type="dxa"/>
        <w:jc w:val="center"/>
        <w:tblLayout w:type="fixed"/>
        <w:tblLook w:val="06A0" w:firstRow="1" w:lastRow="0" w:firstColumn="1" w:lastColumn="0" w:noHBand="1" w:noVBand="1"/>
      </w:tblPr>
      <w:tblGrid>
        <w:gridCol w:w="1833"/>
        <w:gridCol w:w="2126"/>
        <w:gridCol w:w="2126"/>
        <w:gridCol w:w="2552"/>
      </w:tblGrid>
      <w:tr w:rsidR="00A1056E" w14:paraId="606315EF" w14:textId="77777777" w:rsidTr="000A3899">
        <w:trPr>
          <w:trHeight w:val="300"/>
          <w:jc w:val="center"/>
        </w:trPr>
        <w:tc>
          <w:tcPr>
            <w:tcW w:w="183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593412FB" w14:textId="77777777" w:rsidR="00A1056E" w:rsidRDefault="00A1056E" w:rsidP="00A1056E">
            <w:pPr>
              <w:spacing w:after="0" w:line="300" w:lineRule="auto"/>
              <w:jc w:val="center"/>
              <w:rPr>
                <w:rFonts w:ascii="Arial" w:eastAsia="Arial" w:hAnsi="Arial" w:cs="Arial"/>
                <w:b/>
                <w:bCs/>
                <w:color w:val="000000" w:themeColor="text1"/>
                <w:szCs w:val="20"/>
              </w:rPr>
            </w:pPr>
            <w:r w:rsidRPr="7894F3CF">
              <w:rPr>
                <w:rFonts w:ascii="Arial" w:eastAsia="Arial" w:hAnsi="Arial" w:cs="Arial"/>
                <w:b/>
                <w:bCs/>
                <w:color w:val="000000" w:themeColor="text1"/>
                <w:szCs w:val="20"/>
              </w:rPr>
              <w:t>Cohort</w:t>
            </w:r>
          </w:p>
        </w:tc>
        <w:tc>
          <w:tcPr>
            <w:tcW w:w="2126" w:type="dxa"/>
            <w:tcBorders>
              <w:top w:val="single" w:sz="8" w:space="0" w:color="auto"/>
              <w:left w:val="single" w:sz="8" w:space="0" w:color="auto"/>
              <w:bottom w:val="single" w:sz="8" w:space="0" w:color="auto"/>
              <w:right w:val="single" w:sz="8" w:space="0" w:color="auto"/>
            </w:tcBorders>
            <w:shd w:val="clear" w:color="auto" w:fill="auto"/>
          </w:tcPr>
          <w:p w14:paraId="1C9CC8EE" w14:textId="6B7D4F9A" w:rsidR="00A1056E" w:rsidRPr="00962825" w:rsidRDefault="77D835B0" w:rsidP="00A1056E">
            <w:pPr>
              <w:spacing w:after="0" w:line="300" w:lineRule="auto"/>
              <w:jc w:val="center"/>
              <w:rPr>
                <w:rFonts w:ascii="Arial" w:eastAsia="Arial" w:hAnsi="Arial" w:cs="Arial"/>
                <w:b/>
                <w:bCs/>
                <w:color w:val="000000" w:themeColor="text1"/>
              </w:rPr>
            </w:pPr>
            <w:r w:rsidRPr="705574FE">
              <w:rPr>
                <w:rFonts w:ascii="Arial" w:eastAsia="Arial" w:hAnsi="Arial" w:cs="Arial"/>
                <w:b/>
                <w:bCs/>
                <w:color w:val="000000" w:themeColor="text1"/>
              </w:rPr>
              <w:t>Number of Signals</w:t>
            </w:r>
            <w:r w:rsidR="7B1B2173" w:rsidRPr="705574FE">
              <w:rPr>
                <w:rFonts w:ascii="Arial" w:eastAsia="Arial" w:hAnsi="Arial" w:cs="Arial"/>
                <w:b/>
                <w:bCs/>
                <w:color w:val="000000" w:themeColor="text1"/>
              </w:rPr>
              <w:t xml:space="preserve"> </w:t>
            </w:r>
            <w:r w:rsidR="7B1B2173" w:rsidRPr="00494306">
              <w:rPr>
                <w:rFonts w:ascii="Arial" w:eastAsia="Arial" w:hAnsi="Arial" w:cs="Arial"/>
                <w:color w:val="000000" w:themeColor="text1"/>
              </w:rPr>
              <w:t>[count]</w:t>
            </w:r>
          </w:p>
        </w:tc>
        <w:tc>
          <w:tcPr>
            <w:tcW w:w="2126" w:type="dxa"/>
            <w:tcBorders>
              <w:top w:val="single" w:sz="8" w:space="0" w:color="auto"/>
              <w:left w:val="single" w:sz="8" w:space="0" w:color="auto"/>
              <w:bottom w:val="single" w:sz="8" w:space="0" w:color="auto"/>
              <w:right w:val="single" w:sz="8" w:space="0" w:color="auto"/>
            </w:tcBorders>
            <w:shd w:val="clear" w:color="auto" w:fill="auto"/>
            <w:vAlign w:val="center"/>
          </w:tcPr>
          <w:p w14:paraId="297C931E" w14:textId="77777777" w:rsidR="00A1056E" w:rsidRDefault="00A1056E" w:rsidP="00A1056E">
            <w:pPr>
              <w:spacing w:after="0" w:line="300" w:lineRule="auto"/>
              <w:jc w:val="center"/>
              <w:rPr>
                <w:rFonts w:ascii="Arial" w:eastAsia="Arial" w:hAnsi="Arial" w:cs="Arial"/>
                <w:color w:val="000000" w:themeColor="text1"/>
              </w:rPr>
            </w:pPr>
            <w:r w:rsidRPr="7E3455FD">
              <w:rPr>
                <w:rFonts w:ascii="Arial" w:eastAsia="Arial" w:hAnsi="Arial" w:cs="Arial"/>
                <w:b/>
                <w:bCs/>
                <w:color w:val="000000" w:themeColor="text1"/>
              </w:rPr>
              <w:t>Duration</w:t>
            </w:r>
            <w:r>
              <w:rPr>
                <w:rFonts w:ascii="Arial" w:eastAsia="Arial" w:hAnsi="Arial" w:cs="Arial"/>
                <w:b/>
                <w:bCs/>
                <w:color w:val="000000" w:themeColor="text1"/>
              </w:rPr>
              <w:t xml:space="preserve"> </w:t>
            </w:r>
            <w:r w:rsidRPr="7E3455FD">
              <w:rPr>
                <w:rFonts w:ascii="Arial" w:eastAsia="Arial" w:hAnsi="Arial" w:cs="Arial"/>
                <w:color w:val="000000" w:themeColor="text1"/>
              </w:rPr>
              <w:t>[minutes]</w:t>
            </w:r>
          </w:p>
          <w:p w14:paraId="2C6C1E2B" w14:textId="2B24B600" w:rsidR="00A1056E" w:rsidRDefault="00A1056E" w:rsidP="00A1056E">
            <w:pPr>
              <w:spacing w:after="0" w:line="300" w:lineRule="auto"/>
              <w:jc w:val="center"/>
              <w:rPr>
                <w:rFonts w:ascii="Arial" w:eastAsia="Arial" w:hAnsi="Arial" w:cs="Arial"/>
                <w:b/>
                <w:bCs/>
                <w:color w:val="000000" w:themeColor="text1"/>
                <w:szCs w:val="20"/>
              </w:rPr>
            </w:pPr>
            <w:r w:rsidRPr="7C44A7B1">
              <w:rPr>
                <w:rFonts w:ascii="Arial" w:eastAsia="Arial" w:hAnsi="Arial" w:cs="Arial"/>
                <w:color w:val="000000" w:themeColor="text1"/>
              </w:rPr>
              <w:t>(mean and std)</w:t>
            </w:r>
          </w:p>
        </w:tc>
        <w:tc>
          <w:tcPr>
            <w:tcW w:w="2552" w:type="dxa"/>
            <w:tcBorders>
              <w:top w:val="single" w:sz="8" w:space="0" w:color="auto"/>
              <w:left w:val="single" w:sz="8" w:space="0" w:color="auto"/>
              <w:bottom w:val="single" w:sz="8" w:space="0" w:color="auto"/>
              <w:right w:val="single" w:sz="8" w:space="0" w:color="auto"/>
            </w:tcBorders>
            <w:shd w:val="clear" w:color="auto" w:fill="auto"/>
            <w:vAlign w:val="center"/>
          </w:tcPr>
          <w:p w14:paraId="0E1D6D42" w14:textId="77777777" w:rsidR="00A1056E" w:rsidRDefault="00A1056E" w:rsidP="00A1056E">
            <w:pPr>
              <w:spacing w:after="0" w:line="300" w:lineRule="auto"/>
              <w:jc w:val="center"/>
              <w:rPr>
                <w:rFonts w:ascii="Arial" w:eastAsia="Arial" w:hAnsi="Arial" w:cs="Arial"/>
                <w:color w:val="000000" w:themeColor="text1"/>
              </w:rPr>
            </w:pPr>
            <w:r w:rsidRPr="00962825">
              <w:rPr>
                <w:rFonts w:ascii="Arial" w:eastAsia="Arial" w:hAnsi="Arial" w:cs="Arial"/>
                <w:b/>
                <w:bCs/>
                <w:color w:val="000000" w:themeColor="text1"/>
              </w:rPr>
              <w:t>GA</w:t>
            </w:r>
            <w:r>
              <w:rPr>
                <w:rFonts w:ascii="Arial" w:eastAsia="Arial" w:hAnsi="Arial" w:cs="Arial"/>
                <w:color w:val="000000" w:themeColor="text1"/>
              </w:rPr>
              <w:t xml:space="preserve"> [</w:t>
            </w:r>
            <w:r w:rsidRPr="7C44A7B1">
              <w:rPr>
                <w:rFonts w:ascii="Arial" w:eastAsia="Arial" w:hAnsi="Arial" w:cs="Arial"/>
                <w:color w:val="000000" w:themeColor="text1"/>
              </w:rPr>
              <w:t>weeks</w:t>
            </w:r>
            <w:r>
              <w:rPr>
                <w:rFonts w:ascii="Arial" w:eastAsia="Arial" w:hAnsi="Arial" w:cs="Arial"/>
                <w:color w:val="000000" w:themeColor="text1"/>
              </w:rPr>
              <w:t>]</w:t>
            </w:r>
          </w:p>
          <w:p w14:paraId="39499B3A" w14:textId="19F54091" w:rsidR="00A1056E" w:rsidRDefault="00A1056E" w:rsidP="00A1056E">
            <w:pPr>
              <w:spacing w:after="0" w:line="300" w:lineRule="auto"/>
              <w:jc w:val="center"/>
              <w:rPr>
                <w:rFonts w:ascii="Arial" w:eastAsia="Arial" w:hAnsi="Arial" w:cs="Arial"/>
                <w:b/>
                <w:bCs/>
                <w:color w:val="000000" w:themeColor="text1"/>
                <w:szCs w:val="20"/>
              </w:rPr>
            </w:pPr>
            <w:r w:rsidRPr="7C44A7B1">
              <w:rPr>
                <w:rFonts w:ascii="Arial" w:eastAsia="Arial" w:hAnsi="Arial" w:cs="Arial"/>
                <w:color w:val="000000" w:themeColor="text1"/>
              </w:rPr>
              <w:t>(Median and</w:t>
            </w:r>
            <w:r>
              <w:rPr>
                <w:rFonts w:ascii="Arial" w:eastAsia="Arial" w:hAnsi="Arial" w:cs="Arial"/>
                <w:color w:val="000000" w:themeColor="text1"/>
              </w:rPr>
              <w:t xml:space="preserve"> </w:t>
            </w:r>
            <w:r w:rsidRPr="7C44A7B1">
              <w:rPr>
                <w:rFonts w:ascii="Arial" w:eastAsia="Arial" w:hAnsi="Arial" w:cs="Arial"/>
                <w:color w:val="000000" w:themeColor="text1"/>
              </w:rPr>
              <w:t>quartiles)</w:t>
            </w:r>
          </w:p>
        </w:tc>
      </w:tr>
      <w:tr w:rsidR="00A1056E" w14:paraId="3ACCECE8" w14:textId="77777777" w:rsidTr="000A3899">
        <w:trPr>
          <w:trHeight w:val="281"/>
          <w:jc w:val="center"/>
        </w:trPr>
        <w:tc>
          <w:tcPr>
            <w:tcW w:w="183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544D6BCE" w14:textId="2EE065A5" w:rsidR="00A1056E" w:rsidRDefault="00A1056E" w:rsidP="00A1056E">
            <w:pPr>
              <w:jc w:val="center"/>
              <w:rPr>
                <w:rFonts w:ascii="Arial" w:eastAsia="Arial" w:hAnsi="Arial" w:cs="Arial"/>
                <w:color w:val="000000" w:themeColor="text1"/>
              </w:rPr>
            </w:pPr>
            <w:r w:rsidRPr="51AA1D05">
              <w:rPr>
                <w:rFonts w:ascii="Arial" w:eastAsia="Arial" w:hAnsi="Arial" w:cs="Arial"/>
                <w:color w:val="000000" w:themeColor="text1"/>
              </w:rPr>
              <w:t>NAPAMI</w:t>
            </w:r>
          </w:p>
        </w:tc>
        <w:tc>
          <w:tcPr>
            <w:tcW w:w="2126" w:type="dxa"/>
            <w:tcBorders>
              <w:top w:val="single" w:sz="8" w:space="0" w:color="auto"/>
              <w:left w:val="single" w:sz="8" w:space="0" w:color="auto"/>
              <w:bottom w:val="single" w:sz="8" w:space="0" w:color="auto"/>
              <w:right w:val="single" w:sz="8" w:space="0" w:color="auto"/>
            </w:tcBorders>
            <w:shd w:val="clear" w:color="auto" w:fill="auto"/>
          </w:tcPr>
          <w:p w14:paraId="1B3A185E" w14:textId="60380C04" w:rsidR="00A1056E" w:rsidRPr="7C44A7B1" w:rsidRDefault="00A1056E" w:rsidP="00A1056E">
            <w:pPr>
              <w:jc w:val="center"/>
              <w:rPr>
                <w:rFonts w:ascii="Arial" w:eastAsia="Arial" w:hAnsi="Arial" w:cs="Arial"/>
                <w:color w:val="000000" w:themeColor="text1"/>
              </w:rPr>
            </w:pPr>
            <w:r>
              <w:rPr>
                <w:rFonts w:ascii="Arial" w:eastAsia="Arial" w:hAnsi="Arial" w:cs="Arial"/>
                <w:color w:val="000000" w:themeColor="text1"/>
              </w:rPr>
              <w:t>140</w:t>
            </w:r>
          </w:p>
        </w:tc>
        <w:tc>
          <w:tcPr>
            <w:tcW w:w="2126" w:type="dxa"/>
            <w:tcBorders>
              <w:top w:val="single" w:sz="8" w:space="0" w:color="auto"/>
              <w:left w:val="single" w:sz="8" w:space="0" w:color="auto"/>
              <w:bottom w:val="single" w:sz="8" w:space="0" w:color="auto"/>
              <w:right w:val="single" w:sz="8" w:space="0" w:color="auto"/>
            </w:tcBorders>
            <w:shd w:val="clear" w:color="auto" w:fill="auto"/>
            <w:vAlign w:val="center"/>
          </w:tcPr>
          <w:p w14:paraId="63800B36" w14:textId="3A66D825" w:rsidR="00A1056E" w:rsidRDefault="00A1056E" w:rsidP="00A1056E">
            <w:pPr>
              <w:jc w:val="center"/>
              <w:rPr>
                <w:rFonts w:ascii="Arial" w:eastAsia="Arial" w:hAnsi="Arial" w:cs="Arial"/>
                <w:color w:val="000000" w:themeColor="text1"/>
              </w:rPr>
            </w:pPr>
            <w:r w:rsidRPr="51AA1D05">
              <w:rPr>
                <w:rFonts w:ascii="Arial" w:eastAsia="Arial" w:hAnsi="Arial" w:cs="Arial"/>
                <w:color w:val="000000" w:themeColor="text1"/>
              </w:rPr>
              <w:t>4</w:t>
            </w:r>
            <w:r>
              <w:rPr>
                <w:rFonts w:ascii="Arial" w:eastAsia="Arial" w:hAnsi="Arial" w:cs="Arial"/>
                <w:color w:val="000000" w:themeColor="text1"/>
              </w:rPr>
              <w:t>3</w:t>
            </w:r>
            <w:r w:rsidRPr="51AA1D05">
              <w:rPr>
                <w:rFonts w:ascii="Arial" w:eastAsia="Arial" w:hAnsi="Arial" w:cs="Arial"/>
                <w:color w:val="000000" w:themeColor="text1"/>
              </w:rPr>
              <w:t>.</w:t>
            </w:r>
            <w:r>
              <w:rPr>
                <w:rFonts w:ascii="Arial" w:eastAsia="Arial" w:hAnsi="Arial" w:cs="Arial"/>
                <w:color w:val="000000" w:themeColor="text1"/>
              </w:rPr>
              <w:t>5</w:t>
            </w:r>
            <w:r w:rsidRPr="51AA1D05">
              <w:rPr>
                <w:rFonts w:ascii="Arial" w:eastAsia="Arial" w:hAnsi="Arial" w:cs="Arial"/>
                <w:color w:val="000000" w:themeColor="text1"/>
              </w:rPr>
              <w:t xml:space="preserve"> ± 9.</w:t>
            </w:r>
            <w:r>
              <w:rPr>
                <w:rFonts w:ascii="Arial" w:eastAsia="Arial" w:hAnsi="Arial" w:cs="Arial"/>
                <w:color w:val="000000" w:themeColor="text1"/>
              </w:rPr>
              <w:t>3</w:t>
            </w:r>
          </w:p>
        </w:tc>
        <w:tc>
          <w:tcPr>
            <w:tcW w:w="2552" w:type="dxa"/>
            <w:tcBorders>
              <w:top w:val="single" w:sz="8" w:space="0" w:color="auto"/>
              <w:left w:val="single" w:sz="8" w:space="0" w:color="auto"/>
              <w:bottom w:val="single" w:sz="8" w:space="0" w:color="auto"/>
              <w:right w:val="single" w:sz="8" w:space="0" w:color="auto"/>
            </w:tcBorders>
            <w:shd w:val="clear" w:color="auto" w:fill="auto"/>
            <w:vAlign w:val="center"/>
          </w:tcPr>
          <w:p w14:paraId="1D453F79" w14:textId="70BAA801" w:rsidR="00A1056E" w:rsidRDefault="00A1056E" w:rsidP="00A1056E">
            <w:pPr>
              <w:jc w:val="center"/>
              <w:rPr>
                <w:rFonts w:ascii="Arial" w:eastAsia="Arial" w:hAnsi="Arial" w:cs="Arial"/>
                <w:color w:val="000000" w:themeColor="text1"/>
              </w:rPr>
            </w:pPr>
            <w:r w:rsidRPr="7C44A7B1">
              <w:rPr>
                <w:rFonts w:ascii="Arial" w:eastAsia="Arial" w:hAnsi="Arial" w:cs="Arial"/>
                <w:color w:val="000000" w:themeColor="text1"/>
              </w:rPr>
              <w:t>37 (36, 38)</w:t>
            </w:r>
          </w:p>
        </w:tc>
      </w:tr>
      <w:tr w:rsidR="00A1056E" w14:paraId="76E5A05C" w14:textId="77777777" w:rsidTr="000A3899">
        <w:trPr>
          <w:trHeight w:val="300"/>
          <w:jc w:val="center"/>
        </w:trPr>
        <w:tc>
          <w:tcPr>
            <w:tcW w:w="1833" w:type="dxa"/>
            <w:tcBorders>
              <w:top w:val="single" w:sz="8" w:space="0" w:color="auto"/>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2A963C9" w14:textId="3530DECE" w:rsidR="00A1056E" w:rsidRDefault="00A1056E" w:rsidP="00A1056E">
            <w:pPr>
              <w:spacing w:after="0" w:line="300" w:lineRule="auto"/>
              <w:jc w:val="center"/>
              <w:rPr>
                <w:rFonts w:ascii="Arial" w:eastAsia="Arial" w:hAnsi="Arial" w:cs="Arial"/>
                <w:color w:val="000000" w:themeColor="text1"/>
              </w:rPr>
            </w:pPr>
            <w:r w:rsidRPr="642F588D">
              <w:rPr>
                <w:rFonts w:ascii="Arial" w:eastAsia="Arial" w:hAnsi="Arial" w:cs="Arial"/>
                <w:color w:val="000000" w:themeColor="text1"/>
              </w:rPr>
              <w:t>PASS</w:t>
            </w:r>
          </w:p>
        </w:tc>
        <w:tc>
          <w:tcPr>
            <w:tcW w:w="2126" w:type="dxa"/>
            <w:tcBorders>
              <w:top w:val="single" w:sz="8" w:space="0" w:color="auto"/>
              <w:left w:val="single" w:sz="8" w:space="0" w:color="auto"/>
              <w:bottom w:val="single" w:sz="8" w:space="0" w:color="auto"/>
              <w:right w:val="single" w:sz="8" w:space="0" w:color="auto"/>
            </w:tcBorders>
            <w:shd w:val="clear" w:color="auto" w:fill="auto"/>
          </w:tcPr>
          <w:p w14:paraId="1AFEFDCF" w14:textId="4F435DE9" w:rsidR="00A1056E" w:rsidRPr="25C947F3" w:rsidRDefault="00A1056E" w:rsidP="00A1056E">
            <w:pPr>
              <w:spacing w:after="0" w:line="300" w:lineRule="auto"/>
              <w:jc w:val="center"/>
              <w:rPr>
                <w:rFonts w:ascii="Arial" w:eastAsia="Arial" w:hAnsi="Arial" w:cs="Arial"/>
                <w:color w:val="000000" w:themeColor="text1"/>
              </w:rPr>
            </w:pPr>
            <w:r>
              <w:rPr>
                <w:rFonts w:ascii="Arial" w:eastAsia="Arial" w:hAnsi="Arial" w:cs="Arial"/>
                <w:color w:val="000000" w:themeColor="text1"/>
              </w:rPr>
              <w:t>96</w:t>
            </w:r>
          </w:p>
        </w:tc>
        <w:tc>
          <w:tcPr>
            <w:tcW w:w="2126" w:type="dxa"/>
            <w:tcBorders>
              <w:top w:val="single" w:sz="8" w:space="0" w:color="auto"/>
              <w:left w:val="single" w:sz="8" w:space="0" w:color="auto"/>
              <w:bottom w:val="single" w:sz="8" w:space="0" w:color="auto"/>
              <w:right w:val="single" w:sz="8" w:space="0" w:color="auto"/>
            </w:tcBorders>
            <w:shd w:val="clear" w:color="auto" w:fill="auto"/>
            <w:vAlign w:val="center"/>
          </w:tcPr>
          <w:p w14:paraId="6A78068D" w14:textId="167EDB7C" w:rsidR="00A1056E" w:rsidRDefault="00A1056E" w:rsidP="00A1056E">
            <w:pPr>
              <w:spacing w:after="0" w:line="300" w:lineRule="auto"/>
              <w:jc w:val="center"/>
              <w:rPr>
                <w:rFonts w:ascii="Arial" w:eastAsia="Arial" w:hAnsi="Arial" w:cs="Arial"/>
                <w:color w:val="000000" w:themeColor="text1"/>
              </w:rPr>
            </w:pPr>
            <w:r w:rsidRPr="3163543E">
              <w:rPr>
                <w:rFonts w:ascii="Arial" w:eastAsia="Arial" w:hAnsi="Arial" w:cs="Arial"/>
                <w:color w:val="000000" w:themeColor="text1"/>
              </w:rPr>
              <w:t>48.5 ± 7.7</w:t>
            </w:r>
          </w:p>
        </w:tc>
        <w:tc>
          <w:tcPr>
            <w:tcW w:w="2552" w:type="dxa"/>
            <w:tcBorders>
              <w:top w:val="single" w:sz="8" w:space="0" w:color="auto"/>
              <w:left w:val="single" w:sz="8" w:space="0" w:color="auto"/>
              <w:bottom w:val="single" w:sz="8" w:space="0" w:color="auto"/>
              <w:right w:val="single" w:sz="8" w:space="0" w:color="auto"/>
            </w:tcBorders>
            <w:shd w:val="clear" w:color="auto" w:fill="auto"/>
            <w:vAlign w:val="center"/>
          </w:tcPr>
          <w:p w14:paraId="25C1C122" w14:textId="43CC2A72" w:rsidR="00A1056E" w:rsidRDefault="00A1056E" w:rsidP="00A1056E">
            <w:pPr>
              <w:spacing w:after="0" w:line="300" w:lineRule="auto"/>
              <w:jc w:val="center"/>
              <w:rPr>
                <w:rFonts w:ascii="Arial" w:eastAsia="Arial" w:hAnsi="Arial" w:cs="Arial"/>
                <w:color w:val="000000" w:themeColor="text1"/>
              </w:rPr>
            </w:pPr>
            <w:r w:rsidRPr="25C947F3">
              <w:rPr>
                <w:rFonts w:ascii="Arial" w:eastAsia="Arial" w:hAnsi="Arial" w:cs="Arial"/>
                <w:color w:val="000000" w:themeColor="text1"/>
              </w:rPr>
              <w:t>35 (34, 37)</w:t>
            </w:r>
          </w:p>
        </w:tc>
      </w:tr>
    </w:tbl>
    <w:p w14:paraId="706BD310" w14:textId="77777777" w:rsidR="00A1056E" w:rsidRDefault="00A1056E" w:rsidP="03674CF8">
      <w:pPr>
        <w:spacing w:after="348" w:line="259" w:lineRule="auto"/>
        <w:ind w:left="0" w:firstLine="0"/>
        <w:rPr>
          <w:rFonts w:ascii="Arial" w:eastAsia="Arial" w:hAnsi="Arial" w:cs="Arial"/>
          <w:color w:val="auto"/>
          <w:sz w:val="22"/>
          <w:szCs w:val="22"/>
        </w:rPr>
      </w:pPr>
    </w:p>
    <w:p w14:paraId="0EA3D4C8" w14:textId="7714C303" w:rsidR="00DD0909" w:rsidRPr="00BB7DE3" w:rsidRDefault="01257B45" w:rsidP="705574FE">
      <w:pPr>
        <w:pStyle w:val="Heading1"/>
        <w:ind w:left="-5" w:right="0"/>
        <w:rPr>
          <w:rFonts w:ascii="Arial" w:eastAsia="Arial" w:hAnsi="Arial" w:cs="Arial"/>
          <w:i/>
          <w:iCs/>
        </w:rPr>
      </w:pPr>
      <w:r w:rsidRPr="705574FE">
        <w:rPr>
          <w:rFonts w:ascii="Arial" w:eastAsia="Arial" w:hAnsi="Arial" w:cs="Arial"/>
          <w:i/>
          <w:iCs/>
        </w:rPr>
        <w:t>2.</w:t>
      </w:r>
      <w:r w:rsidR="0BF9C1BB" w:rsidRPr="705574FE">
        <w:rPr>
          <w:rFonts w:ascii="Arial" w:eastAsia="Arial" w:hAnsi="Arial" w:cs="Arial"/>
          <w:i/>
          <w:iCs/>
        </w:rPr>
        <w:t>3</w:t>
      </w:r>
      <w:r w:rsidRPr="705574FE">
        <w:rPr>
          <w:rFonts w:ascii="Arial" w:eastAsia="Arial" w:hAnsi="Arial" w:cs="Arial"/>
          <w:i/>
          <w:iCs/>
        </w:rPr>
        <w:t xml:space="preserve">.2 </w:t>
      </w:r>
      <w:r w:rsidR="08F32192" w:rsidRPr="705574FE">
        <w:rPr>
          <w:rFonts w:ascii="Arial" w:eastAsia="Arial" w:hAnsi="Arial" w:cs="Arial"/>
          <w:i/>
          <w:iCs/>
        </w:rPr>
        <w:t>Labeling and Annotator Comparison</w:t>
      </w:r>
    </w:p>
    <w:p w14:paraId="251C1AD1" w14:textId="6629142B" w:rsidR="7894F3CF" w:rsidRDefault="7894F3CF" w:rsidP="00920A6A"/>
    <w:p w14:paraId="1BAE325D" w14:textId="607EB65A" w:rsidR="004258B8" w:rsidRPr="004258B8" w:rsidRDefault="004258B8" w:rsidP="00CC2525">
      <w:pPr>
        <w:ind w:left="-15" w:firstLine="15"/>
        <w:rPr>
          <w:rFonts w:ascii="Arial" w:eastAsia="Arial" w:hAnsi="Arial" w:cs="Arial"/>
          <w:sz w:val="22"/>
          <w:szCs w:val="22"/>
        </w:rPr>
      </w:pPr>
      <w:r>
        <w:rPr>
          <w:rFonts w:ascii="Arial" w:eastAsia="Arial" w:hAnsi="Arial" w:cs="Arial"/>
          <w:sz w:val="22"/>
          <w:szCs w:val="22"/>
        </w:rPr>
        <w:t>T</w:t>
      </w:r>
      <w:r w:rsidRPr="04300B43">
        <w:rPr>
          <w:rFonts w:ascii="Arial" w:eastAsia="Arial" w:hAnsi="Arial" w:cs="Arial"/>
          <w:sz w:val="22"/>
          <w:szCs w:val="22"/>
        </w:rPr>
        <w:t xml:space="preserve">he data were annotated by two independent experts, one affiliated with Federico II University Hospital, Italy, one affiliated with Columbia University Medical Center, New York City, USA. </w:t>
      </w:r>
    </w:p>
    <w:p w14:paraId="6C34860C" w14:textId="74006289" w:rsidR="00DD0909" w:rsidRDefault="35155A75" w:rsidP="00B753CF">
      <w:pPr>
        <w:ind w:left="-15" w:firstLine="0"/>
        <w:rPr>
          <w:rFonts w:ascii="Arial" w:eastAsia="Arial" w:hAnsi="Arial" w:cs="Arial"/>
          <w:sz w:val="22"/>
          <w:szCs w:val="22"/>
        </w:rPr>
      </w:pPr>
      <w:r w:rsidRPr="5BC8760C">
        <w:rPr>
          <w:rFonts w:ascii="Arial" w:eastAsia="Arial" w:hAnsi="Arial" w:cs="Arial"/>
          <w:sz w:val="22"/>
          <w:szCs w:val="22"/>
        </w:rPr>
        <w:t xml:space="preserve">Annotators were asked to score the </w:t>
      </w:r>
      <w:r w:rsidR="44CE1129" w:rsidRPr="5BC8760C">
        <w:rPr>
          <w:rFonts w:ascii="Arial" w:eastAsia="Arial" w:hAnsi="Arial" w:cs="Arial"/>
          <w:sz w:val="22"/>
          <w:szCs w:val="22"/>
        </w:rPr>
        <w:t>FHR</w:t>
      </w:r>
      <w:r w:rsidRPr="5BC8760C">
        <w:rPr>
          <w:rFonts w:ascii="Arial" w:eastAsia="Arial" w:hAnsi="Arial" w:cs="Arial"/>
          <w:sz w:val="22"/>
          <w:szCs w:val="22"/>
        </w:rPr>
        <w:t xml:space="preserve"> traces into two distinct states: </w:t>
      </w:r>
      <w:r w:rsidRPr="5BC8760C">
        <w:rPr>
          <w:rFonts w:ascii="Arial" w:eastAsia="Arial" w:hAnsi="Arial" w:cs="Arial"/>
          <w:i/>
          <w:iCs/>
          <w:sz w:val="22"/>
          <w:szCs w:val="22"/>
        </w:rPr>
        <w:t>Active</w:t>
      </w:r>
      <w:r w:rsidRPr="5BC8760C">
        <w:rPr>
          <w:rFonts w:ascii="Arial" w:eastAsia="Arial" w:hAnsi="Arial" w:cs="Arial"/>
          <w:sz w:val="22"/>
          <w:szCs w:val="22"/>
        </w:rPr>
        <w:t xml:space="preserve"> or </w:t>
      </w:r>
      <w:r w:rsidRPr="5BC8760C">
        <w:rPr>
          <w:rFonts w:ascii="Arial" w:eastAsia="Arial" w:hAnsi="Arial" w:cs="Arial"/>
          <w:i/>
          <w:iCs/>
          <w:sz w:val="22"/>
          <w:szCs w:val="22"/>
        </w:rPr>
        <w:t>Quiet</w:t>
      </w:r>
      <w:r w:rsidRPr="5BC8760C">
        <w:rPr>
          <w:rFonts w:ascii="Arial" w:eastAsia="Arial" w:hAnsi="Arial" w:cs="Arial"/>
          <w:sz w:val="22"/>
          <w:szCs w:val="22"/>
        </w:rPr>
        <w:t xml:space="preserve"> state. </w:t>
      </w:r>
      <w:r w:rsidR="04A3C0FC" w:rsidRPr="5BC8760C">
        <w:rPr>
          <w:rFonts w:ascii="Arial" w:eastAsia="Arial" w:hAnsi="Arial" w:cs="Arial"/>
          <w:sz w:val="22"/>
          <w:szCs w:val="22"/>
        </w:rPr>
        <w:t>Segments</w:t>
      </w:r>
      <w:r w:rsidRPr="5BC8760C">
        <w:rPr>
          <w:rFonts w:ascii="Arial" w:eastAsia="Arial" w:hAnsi="Arial" w:cs="Arial"/>
          <w:sz w:val="22"/>
          <w:szCs w:val="22"/>
        </w:rPr>
        <w:t xml:space="preserve"> not assigned to either </w:t>
      </w:r>
      <w:proofErr w:type="gramStart"/>
      <w:r w:rsidRPr="5BC8760C">
        <w:rPr>
          <w:rFonts w:ascii="Arial" w:eastAsia="Arial" w:hAnsi="Arial" w:cs="Arial"/>
          <w:sz w:val="22"/>
          <w:szCs w:val="22"/>
        </w:rPr>
        <w:t>state—</w:t>
      </w:r>
      <w:proofErr w:type="gramEnd"/>
      <w:r w:rsidRPr="5BC8760C">
        <w:rPr>
          <w:rFonts w:ascii="Arial" w:eastAsia="Arial" w:hAnsi="Arial" w:cs="Arial"/>
          <w:sz w:val="22"/>
          <w:szCs w:val="22"/>
        </w:rPr>
        <w:t xml:space="preserve">due to poor signal quality or the absence of clear characteristics needed to identify a pattern—were labeled as </w:t>
      </w:r>
      <w:r w:rsidRPr="00B343A0">
        <w:rPr>
          <w:rFonts w:ascii="Arial" w:eastAsia="Arial" w:hAnsi="Arial" w:cs="Arial"/>
          <w:i/>
          <w:iCs/>
          <w:sz w:val="22"/>
          <w:szCs w:val="22"/>
        </w:rPr>
        <w:t>Indeterminate</w:t>
      </w:r>
      <w:r w:rsidRPr="5BC8760C">
        <w:rPr>
          <w:rFonts w:ascii="Arial" w:eastAsia="Arial" w:hAnsi="Arial" w:cs="Arial"/>
          <w:sz w:val="22"/>
          <w:szCs w:val="22"/>
        </w:rPr>
        <w:t>.</w:t>
      </w:r>
    </w:p>
    <w:p w14:paraId="25D0EC9A" w14:textId="0F47DD12" w:rsidR="005B6143" w:rsidRDefault="029B88B4" w:rsidP="004258B8">
      <w:pPr>
        <w:ind w:left="-15" w:firstLine="0"/>
        <w:rPr>
          <w:rFonts w:ascii="Arial" w:eastAsia="Arial" w:hAnsi="Arial" w:cs="Arial"/>
          <w:sz w:val="22"/>
          <w:szCs w:val="22"/>
        </w:rPr>
      </w:pPr>
      <w:r w:rsidRPr="5BC8760C">
        <w:rPr>
          <w:rFonts w:ascii="Arial" w:eastAsia="Arial" w:hAnsi="Arial" w:cs="Arial"/>
          <w:sz w:val="22"/>
          <w:szCs w:val="22"/>
        </w:rPr>
        <w:t xml:space="preserve">The annotations were formatted as vectors matching the length of the corresponding FHR signal, with each FHR sample labeled as either </w:t>
      </w:r>
      <w:r w:rsidRPr="00954EFD">
        <w:rPr>
          <w:rFonts w:ascii="Arial" w:eastAsia="Arial" w:hAnsi="Arial" w:cs="Arial"/>
          <w:i/>
          <w:iCs/>
          <w:sz w:val="22"/>
          <w:szCs w:val="22"/>
        </w:rPr>
        <w:t>Active</w:t>
      </w:r>
      <w:r w:rsidRPr="5BC8760C">
        <w:rPr>
          <w:rFonts w:ascii="Arial" w:eastAsia="Arial" w:hAnsi="Arial" w:cs="Arial"/>
          <w:sz w:val="22"/>
          <w:szCs w:val="22"/>
        </w:rPr>
        <w:t xml:space="preserve">, </w:t>
      </w:r>
      <w:r w:rsidRPr="00954EFD">
        <w:rPr>
          <w:rFonts w:ascii="Arial" w:eastAsia="Arial" w:hAnsi="Arial" w:cs="Arial"/>
          <w:i/>
          <w:iCs/>
          <w:sz w:val="22"/>
          <w:szCs w:val="22"/>
        </w:rPr>
        <w:t>Quiet</w:t>
      </w:r>
      <w:r w:rsidRPr="5BC8760C">
        <w:rPr>
          <w:rFonts w:ascii="Arial" w:eastAsia="Arial" w:hAnsi="Arial" w:cs="Arial"/>
          <w:sz w:val="22"/>
          <w:szCs w:val="22"/>
        </w:rPr>
        <w:t xml:space="preserve"> or </w:t>
      </w:r>
      <w:r w:rsidRPr="00954EFD">
        <w:rPr>
          <w:rFonts w:ascii="Arial" w:eastAsia="Arial" w:hAnsi="Arial" w:cs="Arial"/>
          <w:i/>
          <w:iCs/>
          <w:sz w:val="22"/>
          <w:szCs w:val="22"/>
        </w:rPr>
        <w:t>Indeterminate</w:t>
      </w:r>
      <w:r w:rsidRPr="5BC8760C">
        <w:rPr>
          <w:rFonts w:ascii="Arial" w:eastAsia="Arial" w:hAnsi="Arial" w:cs="Arial"/>
          <w:sz w:val="22"/>
          <w:szCs w:val="22"/>
        </w:rPr>
        <w:t>.</w:t>
      </w:r>
    </w:p>
    <w:p w14:paraId="3F0A8BA7" w14:textId="13D93E6D" w:rsidR="004258B8" w:rsidRPr="00BB7DE3" w:rsidRDefault="4C9F3666" w:rsidP="004258B8">
      <w:pPr>
        <w:ind w:left="-15" w:firstLine="0"/>
        <w:rPr>
          <w:rFonts w:ascii="Arial" w:eastAsia="Arial" w:hAnsi="Arial" w:cs="Arial"/>
          <w:sz w:val="22"/>
          <w:szCs w:val="22"/>
        </w:rPr>
      </w:pPr>
      <w:r w:rsidRPr="5BC8760C">
        <w:rPr>
          <w:rFonts w:ascii="Arial" w:eastAsia="Arial" w:hAnsi="Arial" w:cs="Arial"/>
          <w:sz w:val="22"/>
          <w:szCs w:val="22"/>
        </w:rPr>
        <w:t xml:space="preserve">The selected measures of agreement were the </w:t>
      </w:r>
      <w:r w:rsidR="00111DA8">
        <w:rPr>
          <w:rFonts w:ascii="Arial" w:eastAsia="Arial" w:hAnsi="Arial" w:cs="Arial"/>
          <w:sz w:val="22"/>
          <w:szCs w:val="22"/>
        </w:rPr>
        <w:t>M</w:t>
      </w:r>
      <w:r w:rsidRPr="5BC8760C">
        <w:rPr>
          <w:rFonts w:ascii="Arial" w:eastAsia="Arial" w:hAnsi="Arial" w:cs="Arial"/>
          <w:sz w:val="22"/>
          <w:szCs w:val="22"/>
        </w:rPr>
        <w:t>acro F1</w:t>
      </w:r>
      <w:r w:rsidR="00111DA8">
        <w:rPr>
          <w:rFonts w:ascii="Arial" w:eastAsia="Arial" w:hAnsi="Arial" w:cs="Arial"/>
          <w:sz w:val="22"/>
          <w:szCs w:val="22"/>
        </w:rPr>
        <w:t>-S</w:t>
      </w:r>
      <w:r w:rsidRPr="5BC8760C">
        <w:rPr>
          <w:rFonts w:ascii="Arial" w:eastAsia="Arial" w:hAnsi="Arial" w:cs="Arial"/>
          <w:sz w:val="22"/>
          <w:szCs w:val="22"/>
        </w:rPr>
        <w:t xml:space="preserve">core and the </w:t>
      </w:r>
      <w:r w:rsidR="00111DA8">
        <w:rPr>
          <w:rFonts w:ascii="Arial" w:eastAsia="Arial" w:hAnsi="Arial" w:cs="Arial"/>
          <w:sz w:val="22"/>
          <w:szCs w:val="22"/>
        </w:rPr>
        <w:t>B</w:t>
      </w:r>
      <w:r w:rsidRPr="5BC8760C">
        <w:rPr>
          <w:rFonts w:ascii="Arial" w:eastAsia="Arial" w:hAnsi="Arial" w:cs="Arial"/>
          <w:sz w:val="22"/>
          <w:szCs w:val="22"/>
        </w:rPr>
        <w:t xml:space="preserve">alanced </w:t>
      </w:r>
      <w:r w:rsidR="00111DA8">
        <w:rPr>
          <w:rFonts w:ascii="Arial" w:eastAsia="Arial" w:hAnsi="Arial" w:cs="Arial"/>
          <w:sz w:val="22"/>
          <w:szCs w:val="22"/>
        </w:rPr>
        <w:t>A</w:t>
      </w:r>
      <w:r w:rsidRPr="5BC8760C">
        <w:rPr>
          <w:rFonts w:ascii="Arial" w:eastAsia="Arial" w:hAnsi="Arial" w:cs="Arial"/>
          <w:sz w:val="22"/>
          <w:szCs w:val="22"/>
        </w:rPr>
        <w:t xml:space="preserve">ccuracy. </w:t>
      </w:r>
      <w:r w:rsidR="7FA382AD" w:rsidRPr="5BC8760C">
        <w:rPr>
          <w:rFonts w:ascii="Arial" w:eastAsia="Arial" w:hAnsi="Arial" w:cs="Arial"/>
          <w:sz w:val="22"/>
          <w:szCs w:val="22"/>
        </w:rPr>
        <w:t>Summary s</w:t>
      </w:r>
      <w:r w:rsidRPr="5BC8760C">
        <w:rPr>
          <w:rFonts w:ascii="Arial" w:eastAsia="Arial" w:hAnsi="Arial" w:cs="Arial"/>
          <w:sz w:val="22"/>
          <w:szCs w:val="22"/>
        </w:rPr>
        <w:t xml:space="preserve">cores were computed both </w:t>
      </w:r>
      <w:r w:rsidR="7F94CBBB" w:rsidRPr="5BC8760C">
        <w:rPr>
          <w:rFonts w:ascii="Arial" w:eastAsia="Arial" w:hAnsi="Arial" w:cs="Arial"/>
          <w:sz w:val="22"/>
          <w:szCs w:val="22"/>
        </w:rPr>
        <w:t xml:space="preserve">at the participant level and by considering the entire </w:t>
      </w:r>
      <w:r w:rsidR="0019510F" w:rsidRPr="5BC8760C">
        <w:rPr>
          <w:rFonts w:ascii="Arial" w:eastAsia="Arial" w:hAnsi="Arial" w:cs="Arial"/>
          <w:sz w:val="22"/>
          <w:szCs w:val="22"/>
        </w:rPr>
        <w:t>cohort (</w:t>
      </w:r>
      <w:r w:rsidR="0604A9AB" w:rsidRPr="5BC8760C">
        <w:rPr>
          <w:rFonts w:ascii="Arial" w:eastAsia="Arial" w:hAnsi="Arial" w:cs="Arial"/>
          <w:sz w:val="22"/>
          <w:szCs w:val="22"/>
        </w:rPr>
        <w:t xml:space="preserve">by </w:t>
      </w:r>
      <w:r w:rsidRPr="5BC8760C">
        <w:rPr>
          <w:rFonts w:ascii="Arial" w:eastAsia="Arial" w:hAnsi="Arial" w:cs="Arial"/>
          <w:sz w:val="22"/>
          <w:szCs w:val="22"/>
        </w:rPr>
        <w:t>concatenating all the annotation vectors</w:t>
      </w:r>
      <w:r w:rsidR="3490ADAC" w:rsidRPr="5BC8760C">
        <w:rPr>
          <w:rFonts w:ascii="Arial" w:eastAsia="Arial" w:hAnsi="Arial" w:cs="Arial"/>
          <w:sz w:val="22"/>
          <w:szCs w:val="22"/>
        </w:rPr>
        <w:t>).</w:t>
      </w:r>
    </w:p>
    <w:p w14:paraId="5B09DF59" w14:textId="32B3A00D" w:rsidR="00CC2525" w:rsidRDefault="4C9F3666" w:rsidP="00111DA8">
      <w:pPr>
        <w:ind w:left="0" w:firstLine="0"/>
        <w:rPr>
          <w:rFonts w:ascii="Arial" w:eastAsia="Arial" w:hAnsi="Arial" w:cs="Arial"/>
          <w:sz w:val="22"/>
          <w:szCs w:val="22"/>
        </w:rPr>
      </w:pPr>
      <w:r w:rsidRPr="5BC8760C">
        <w:rPr>
          <w:rFonts w:ascii="Arial" w:eastAsia="Arial" w:hAnsi="Arial" w:cs="Arial"/>
          <w:sz w:val="22"/>
          <w:szCs w:val="22"/>
        </w:rPr>
        <w:t xml:space="preserve">NAPAMI was completely double coded. </w:t>
      </w:r>
      <w:r w:rsidR="7EE11BF2" w:rsidRPr="5BC8760C">
        <w:rPr>
          <w:rFonts w:ascii="Arial" w:eastAsia="Arial" w:hAnsi="Arial" w:cs="Arial"/>
          <w:sz w:val="22"/>
          <w:szCs w:val="22"/>
        </w:rPr>
        <w:t>A subset of</w:t>
      </w:r>
      <w:r w:rsidRPr="5BC8760C">
        <w:rPr>
          <w:rFonts w:ascii="Arial" w:eastAsia="Arial" w:hAnsi="Arial" w:cs="Arial"/>
          <w:sz w:val="22"/>
          <w:szCs w:val="22"/>
        </w:rPr>
        <w:t xml:space="preserve"> PASS </w:t>
      </w:r>
      <w:r w:rsidR="01E05B7D" w:rsidRPr="5BC8760C">
        <w:rPr>
          <w:rFonts w:ascii="Arial" w:eastAsia="Arial" w:hAnsi="Arial" w:cs="Arial"/>
          <w:sz w:val="22"/>
          <w:szCs w:val="22"/>
        </w:rPr>
        <w:t xml:space="preserve">data </w:t>
      </w:r>
      <w:r w:rsidRPr="5BC8760C">
        <w:rPr>
          <w:rFonts w:ascii="Arial" w:eastAsia="Arial" w:hAnsi="Arial" w:cs="Arial"/>
          <w:sz w:val="22"/>
          <w:szCs w:val="22"/>
        </w:rPr>
        <w:t>(3</w:t>
      </w:r>
      <w:r w:rsidR="00AA03B1">
        <w:rPr>
          <w:rFonts w:ascii="Arial" w:eastAsia="Arial" w:hAnsi="Arial" w:cs="Arial"/>
          <w:sz w:val="22"/>
          <w:szCs w:val="22"/>
        </w:rPr>
        <w:t>2</w:t>
      </w:r>
      <w:r w:rsidRPr="5BC8760C">
        <w:rPr>
          <w:rFonts w:ascii="Arial" w:eastAsia="Arial" w:hAnsi="Arial" w:cs="Arial"/>
          <w:sz w:val="22"/>
          <w:szCs w:val="22"/>
        </w:rPr>
        <w:t xml:space="preserve"> recordings) was also double coded.</w:t>
      </w:r>
    </w:p>
    <w:p w14:paraId="1802B2B1" w14:textId="4AA3EF92" w:rsidR="005E6509" w:rsidRDefault="005E6509" w:rsidP="5BC8760C">
      <w:pPr>
        <w:ind w:left="-15" w:firstLine="0"/>
        <w:rPr>
          <w:rFonts w:ascii="Arial" w:eastAsia="Arial" w:hAnsi="Arial" w:cs="Arial"/>
          <w:sz w:val="22"/>
          <w:szCs w:val="22"/>
        </w:rPr>
      </w:pPr>
    </w:p>
    <w:p w14:paraId="05598DB3" w14:textId="34E34367" w:rsidR="005639F5" w:rsidRDefault="4937639F" w:rsidP="5BC8760C">
      <w:pPr>
        <w:ind w:left="-15" w:firstLine="0"/>
        <w:rPr>
          <w:rFonts w:ascii="Arial" w:eastAsia="Arial" w:hAnsi="Arial" w:cs="Arial"/>
          <w:sz w:val="22"/>
          <w:szCs w:val="22"/>
        </w:rPr>
      </w:pPr>
      <w:r w:rsidRPr="5BC8760C">
        <w:rPr>
          <w:rFonts w:ascii="Arial" w:eastAsia="Arial" w:hAnsi="Arial" w:cs="Arial"/>
          <w:sz w:val="22"/>
          <w:szCs w:val="22"/>
        </w:rPr>
        <w:t xml:space="preserve">After adequate agreement was reached (Macro F1 </w:t>
      </w:r>
      <w:r w:rsidR="004C055B">
        <w:rPr>
          <w:rFonts w:ascii="Arial" w:eastAsia="Arial" w:hAnsi="Arial" w:cs="Arial"/>
          <w:sz w:val="22"/>
          <w:szCs w:val="22"/>
        </w:rPr>
        <w:t>S</w:t>
      </w:r>
      <w:r w:rsidRPr="5BC8760C">
        <w:rPr>
          <w:rFonts w:ascii="Arial" w:eastAsia="Arial" w:hAnsi="Arial" w:cs="Arial"/>
          <w:sz w:val="22"/>
          <w:szCs w:val="22"/>
        </w:rPr>
        <w:t>core</w:t>
      </w:r>
      <w:r w:rsidR="004C055B">
        <w:rPr>
          <w:rFonts w:ascii="Arial" w:eastAsia="Arial" w:hAnsi="Arial" w:cs="Arial"/>
          <w:sz w:val="22"/>
          <w:szCs w:val="22"/>
        </w:rPr>
        <w:t>≥</w:t>
      </w:r>
      <w:r w:rsidRPr="5BC8760C">
        <w:rPr>
          <w:rFonts w:ascii="Arial" w:eastAsia="Arial" w:hAnsi="Arial" w:cs="Arial"/>
          <w:sz w:val="22"/>
          <w:szCs w:val="22"/>
        </w:rPr>
        <w:t xml:space="preserve">0.7), the remaining data was annotated individually to optimize time efficiency under the assumption that coding consistency was </w:t>
      </w:r>
      <w:r w:rsidR="0023425D" w:rsidRPr="5BC8760C">
        <w:rPr>
          <w:rFonts w:ascii="Arial" w:eastAsia="Arial" w:hAnsi="Arial" w:cs="Arial"/>
          <w:sz w:val="22"/>
          <w:szCs w:val="22"/>
        </w:rPr>
        <w:t>maintaine</w:t>
      </w:r>
      <w:r w:rsidR="004C055B">
        <w:rPr>
          <w:rFonts w:ascii="Arial" w:eastAsia="Arial" w:hAnsi="Arial" w:cs="Arial"/>
          <w:sz w:val="22"/>
          <w:szCs w:val="22"/>
        </w:rPr>
        <w:t>d.</w:t>
      </w:r>
      <w:r w:rsidR="0023425D">
        <w:rPr>
          <w:rStyle w:val="CommentReference"/>
        </w:rPr>
        <w:t xml:space="preserve"> </w:t>
      </w:r>
      <w:r w:rsidR="004C055B">
        <w:rPr>
          <w:rFonts w:ascii="Arial" w:eastAsia="Arial" w:hAnsi="Arial" w:cs="Arial"/>
          <w:sz w:val="22"/>
          <w:szCs w:val="22"/>
        </w:rPr>
        <w:t>In</w:t>
      </w:r>
      <w:r w:rsidR="013F2BF1" w:rsidRPr="5BC8760C">
        <w:rPr>
          <w:rFonts w:ascii="Arial" w:eastAsia="Arial" w:hAnsi="Arial" w:cs="Arial"/>
          <w:sz w:val="22"/>
          <w:szCs w:val="22"/>
        </w:rPr>
        <w:t xml:space="preserve"> </w:t>
      </w:r>
      <w:r w:rsidR="73E701DB" w:rsidRPr="5BC8760C">
        <w:rPr>
          <w:rFonts w:ascii="Arial" w:eastAsia="Arial" w:hAnsi="Arial" w:cs="Arial"/>
          <w:sz w:val="22"/>
          <w:szCs w:val="22"/>
        </w:rPr>
        <w:t>the case</w:t>
      </w:r>
      <w:r w:rsidR="013F2BF1" w:rsidRPr="5BC8760C">
        <w:rPr>
          <w:rFonts w:ascii="Arial" w:eastAsia="Arial" w:hAnsi="Arial" w:cs="Arial"/>
          <w:sz w:val="22"/>
          <w:szCs w:val="22"/>
        </w:rPr>
        <w:t xml:space="preserve"> of limited agreement</w:t>
      </w:r>
      <w:r w:rsidR="0B52693A" w:rsidRPr="5BC8760C">
        <w:rPr>
          <w:rFonts w:ascii="Arial" w:eastAsia="Arial" w:hAnsi="Arial" w:cs="Arial"/>
          <w:sz w:val="22"/>
          <w:szCs w:val="22"/>
        </w:rPr>
        <w:t xml:space="preserve"> (</w:t>
      </w:r>
      <w:r w:rsidR="5BE6021E" w:rsidRPr="5BC8760C">
        <w:rPr>
          <w:rFonts w:ascii="Arial" w:eastAsia="Arial" w:hAnsi="Arial" w:cs="Arial"/>
          <w:sz w:val="22"/>
          <w:szCs w:val="22"/>
        </w:rPr>
        <w:t>Macro F1 score</w:t>
      </w:r>
      <w:r w:rsidR="6FCE9409" w:rsidRPr="5BC8760C">
        <w:rPr>
          <w:rFonts w:ascii="Arial" w:eastAsia="Arial" w:hAnsi="Arial" w:cs="Arial"/>
          <w:sz w:val="22"/>
          <w:szCs w:val="22"/>
        </w:rPr>
        <w:t>&lt;</w:t>
      </w:r>
      <w:r w:rsidR="503944A5" w:rsidRPr="5BC8760C">
        <w:rPr>
          <w:rFonts w:ascii="Arial" w:eastAsia="Arial" w:hAnsi="Arial" w:cs="Arial"/>
          <w:sz w:val="22"/>
          <w:szCs w:val="22"/>
        </w:rPr>
        <w:t>0.7</w:t>
      </w:r>
      <w:r w:rsidR="6E58046F" w:rsidRPr="5BC8760C">
        <w:rPr>
          <w:rFonts w:ascii="Arial" w:eastAsia="Arial" w:hAnsi="Arial" w:cs="Arial"/>
          <w:sz w:val="22"/>
          <w:szCs w:val="22"/>
        </w:rPr>
        <w:t>)</w:t>
      </w:r>
      <w:r w:rsidR="5CD906CE" w:rsidRPr="5BC8760C">
        <w:rPr>
          <w:rFonts w:ascii="Arial" w:eastAsia="Arial" w:hAnsi="Arial" w:cs="Arial"/>
          <w:sz w:val="22"/>
          <w:szCs w:val="22"/>
        </w:rPr>
        <w:t>, disagreement in scoring</w:t>
      </w:r>
      <w:r w:rsidR="38A1B4C2" w:rsidRPr="5BC8760C">
        <w:rPr>
          <w:rFonts w:ascii="Arial" w:eastAsia="Arial" w:hAnsi="Arial" w:cs="Arial"/>
          <w:sz w:val="22"/>
          <w:szCs w:val="22"/>
        </w:rPr>
        <w:t xml:space="preserve"> </w:t>
      </w:r>
      <w:proofErr w:type="gramStart"/>
      <w:r w:rsidR="38A1B4C2" w:rsidRPr="5BC8760C">
        <w:rPr>
          <w:rFonts w:ascii="Arial" w:eastAsia="Arial" w:hAnsi="Arial" w:cs="Arial"/>
          <w:sz w:val="22"/>
          <w:szCs w:val="22"/>
        </w:rPr>
        <w:t>were</w:t>
      </w:r>
      <w:proofErr w:type="gramEnd"/>
      <w:r w:rsidR="38A1B4C2" w:rsidRPr="5BC8760C">
        <w:rPr>
          <w:rFonts w:ascii="Arial" w:eastAsia="Arial" w:hAnsi="Arial" w:cs="Arial"/>
          <w:sz w:val="22"/>
          <w:szCs w:val="22"/>
        </w:rPr>
        <w:t xml:space="preserve"> discussed until agreement was reached. </w:t>
      </w:r>
      <w:r w:rsidR="19040601" w:rsidRPr="5BC8760C">
        <w:rPr>
          <w:rFonts w:ascii="Arial" w:eastAsia="Arial" w:hAnsi="Arial" w:cs="Arial"/>
          <w:sz w:val="22"/>
          <w:szCs w:val="22"/>
        </w:rPr>
        <w:t>P</w:t>
      </w:r>
      <w:r w:rsidR="38A1B4C2" w:rsidRPr="5BC8760C">
        <w:rPr>
          <w:rFonts w:ascii="Arial" w:eastAsia="Arial" w:hAnsi="Arial" w:cs="Arial"/>
          <w:sz w:val="22"/>
          <w:szCs w:val="22"/>
        </w:rPr>
        <w:t xml:space="preserve">ortions for which agreement could not be </w:t>
      </w:r>
      <w:r w:rsidR="36E0EF52" w:rsidRPr="5BC8760C">
        <w:rPr>
          <w:rFonts w:ascii="Arial" w:eastAsia="Arial" w:hAnsi="Arial" w:cs="Arial"/>
          <w:sz w:val="22"/>
          <w:szCs w:val="22"/>
        </w:rPr>
        <w:t>reached</w:t>
      </w:r>
      <w:r w:rsidR="38A1B4C2" w:rsidRPr="5BC8760C">
        <w:rPr>
          <w:rFonts w:ascii="Arial" w:eastAsia="Arial" w:hAnsi="Arial" w:cs="Arial"/>
          <w:sz w:val="22"/>
          <w:szCs w:val="22"/>
        </w:rPr>
        <w:t xml:space="preserve"> were coded as </w:t>
      </w:r>
      <w:r w:rsidR="19040601" w:rsidRPr="0023425D">
        <w:rPr>
          <w:rFonts w:ascii="Arial" w:eastAsia="Arial" w:hAnsi="Arial" w:cs="Arial"/>
          <w:i/>
          <w:iCs/>
          <w:sz w:val="22"/>
          <w:szCs w:val="22"/>
        </w:rPr>
        <w:t>I</w:t>
      </w:r>
      <w:r w:rsidR="38A1B4C2" w:rsidRPr="0023425D">
        <w:rPr>
          <w:rFonts w:ascii="Arial" w:eastAsia="Arial" w:hAnsi="Arial" w:cs="Arial"/>
          <w:i/>
          <w:iCs/>
          <w:sz w:val="22"/>
          <w:szCs w:val="22"/>
        </w:rPr>
        <w:t>n</w:t>
      </w:r>
      <w:r w:rsidR="520BEBBF" w:rsidRPr="0023425D">
        <w:rPr>
          <w:rFonts w:ascii="Arial" w:eastAsia="Arial" w:hAnsi="Arial" w:cs="Arial"/>
          <w:i/>
          <w:iCs/>
          <w:sz w:val="22"/>
          <w:szCs w:val="22"/>
        </w:rPr>
        <w:t>de</w:t>
      </w:r>
      <w:r w:rsidR="38A1B4C2" w:rsidRPr="0023425D">
        <w:rPr>
          <w:rFonts w:ascii="Arial" w:eastAsia="Arial" w:hAnsi="Arial" w:cs="Arial"/>
          <w:i/>
          <w:iCs/>
          <w:sz w:val="22"/>
          <w:szCs w:val="22"/>
        </w:rPr>
        <w:t>terminat</w:t>
      </w:r>
      <w:r w:rsidR="11E61419" w:rsidRPr="0023425D">
        <w:rPr>
          <w:rFonts w:ascii="Arial" w:eastAsia="Arial" w:hAnsi="Arial" w:cs="Arial"/>
          <w:i/>
          <w:iCs/>
          <w:sz w:val="22"/>
          <w:szCs w:val="22"/>
        </w:rPr>
        <w:t>e</w:t>
      </w:r>
      <w:r w:rsidR="11E61419" w:rsidRPr="5BC8760C">
        <w:rPr>
          <w:rFonts w:ascii="Arial" w:eastAsia="Arial" w:hAnsi="Arial" w:cs="Arial"/>
          <w:sz w:val="22"/>
          <w:szCs w:val="22"/>
        </w:rPr>
        <w:t xml:space="preserve">. </w:t>
      </w:r>
    </w:p>
    <w:p w14:paraId="28DAAF33" w14:textId="194F4200" w:rsidR="00B74236" w:rsidRDefault="24FCA4DB" w:rsidP="00A1056E">
      <w:pPr>
        <w:pStyle w:val="Caption"/>
        <w:keepNext/>
        <w:ind w:left="0" w:firstLine="0"/>
      </w:pPr>
      <w:r w:rsidRPr="5BC8760C">
        <w:rPr>
          <w:rFonts w:ascii="Arial" w:eastAsia="Arial" w:hAnsi="Arial" w:cs="Arial"/>
          <w:i w:val="0"/>
          <w:iCs w:val="0"/>
          <w:color w:val="000000" w:themeColor="text1"/>
          <w:sz w:val="22"/>
          <w:szCs w:val="22"/>
        </w:rPr>
        <w:t xml:space="preserve">Segments labeled as </w:t>
      </w:r>
      <w:r w:rsidRPr="0023425D">
        <w:rPr>
          <w:rFonts w:ascii="Arial" w:eastAsia="Arial" w:hAnsi="Arial" w:cs="Arial"/>
          <w:color w:val="000000" w:themeColor="text1"/>
          <w:sz w:val="22"/>
          <w:szCs w:val="22"/>
        </w:rPr>
        <w:t>Active</w:t>
      </w:r>
      <w:r w:rsidRPr="5BC8760C">
        <w:rPr>
          <w:rFonts w:ascii="Arial" w:eastAsia="Arial" w:hAnsi="Arial" w:cs="Arial"/>
          <w:i w:val="0"/>
          <w:iCs w:val="0"/>
          <w:color w:val="000000" w:themeColor="text1"/>
          <w:sz w:val="22"/>
          <w:szCs w:val="22"/>
        </w:rPr>
        <w:t xml:space="preserve"> were assigned {p(A) = 1, p(Q) = 0}, those labeled as </w:t>
      </w:r>
      <w:r w:rsidRPr="0023425D">
        <w:rPr>
          <w:rFonts w:ascii="Arial" w:eastAsia="Arial" w:hAnsi="Arial" w:cs="Arial"/>
          <w:color w:val="000000" w:themeColor="text1"/>
          <w:sz w:val="22"/>
          <w:szCs w:val="22"/>
        </w:rPr>
        <w:t>Quiet</w:t>
      </w:r>
      <w:r w:rsidRPr="5BC8760C">
        <w:rPr>
          <w:rFonts w:ascii="Arial" w:eastAsia="Arial" w:hAnsi="Arial" w:cs="Arial"/>
          <w:i w:val="0"/>
          <w:iCs w:val="0"/>
          <w:color w:val="000000" w:themeColor="text1"/>
          <w:sz w:val="22"/>
          <w:szCs w:val="22"/>
        </w:rPr>
        <w:t xml:space="preserve"> were assigned {p(A) = 0, p(Q) = 1}, and </w:t>
      </w:r>
      <w:r w:rsidR="029B88B4" w:rsidRPr="0023425D">
        <w:rPr>
          <w:rFonts w:ascii="Arial" w:eastAsia="Arial" w:hAnsi="Arial" w:cs="Arial"/>
          <w:color w:val="000000" w:themeColor="text1"/>
          <w:sz w:val="22"/>
          <w:szCs w:val="22"/>
        </w:rPr>
        <w:t>I</w:t>
      </w:r>
      <w:r w:rsidRPr="0023425D">
        <w:rPr>
          <w:rFonts w:ascii="Arial" w:eastAsia="Arial" w:hAnsi="Arial" w:cs="Arial"/>
          <w:color w:val="000000" w:themeColor="text1"/>
          <w:sz w:val="22"/>
          <w:szCs w:val="22"/>
        </w:rPr>
        <w:t>ndeterminate</w:t>
      </w:r>
      <w:r w:rsidRPr="5BC8760C">
        <w:rPr>
          <w:rFonts w:ascii="Arial" w:eastAsia="Arial" w:hAnsi="Arial" w:cs="Arial"/>
          <w:i w:val="0"/>
          <w:iCs w:val="0"/>
          <w:color w:val="000000" w:themeColor="text1"/>
          <w:sz w:val="22"/>
          <w:szCs w:val="22"/>
        </w:rPr>
        <w:t xml:space="preserve"> segments were assigned {p(A) = 0.5, p(Q) = 0.5}.</w:t>
      </w:r>
    </w:p>
    <w:p w14:paraId="086A6010" w14:textId="77777777" w:rsidR="000A3899" w:rsidRDefault="000A3899" w:rsidP="00477309">
      <w:pPr>
        <w:spacing w:after="0" w:line="259" w:lineRule="auto"/>
        <w:ind w:left="289" w:firstLine="0"/>
        <w:jc w:val="left"/>
        <w:rPr>
          <w:rFonts w:ascii="Arial" w:eastAsia="Arial" w:hAnsi="Arial" w:cs="Arial"/>
          <w:b/>
          <w:i/>
          <w:sz w:val="22"/>
          <w:szCs w:val="22"/>
        </w:rPr>
      </w:pPr>
    </w:p>
    <w:p w14:paraId="0B8E2231" w14:textId="6D30E913" w:rsidR="00DD0909" w:rsidRDefault="00572FCA" w:rsidP="00477309">
      <w:pPr>
        <w:spacing w:after="0" w:line="259" w:lineRule="auto"/>
        <w:ind w:left="289" w:firstLine="0"/>
        <w:jc w:val="left"/>
        <w:rPr>
          <w:rFonts w:ascii="Arial" w:eastAsia="Arial" w:hAnsi="Arial" w:cs="Arial"/>
          <w:b/>
          <w:i/>
          <w:sz w:val="22"/>
          <w:szCs w:val="22"/>
        </w:rPr>
      </w:pPr>
      <w:r>
        <w:rPr>
          <w:rFonts w:ascii="Arial" w:eastAsia="Arial" w:hAnsi="Arial" w:cs="Arial"/>
          <w:b/>
          <w:i/>
          <w:sz w:val="22"/>
          <w:szCs w:val="22"/>
        </w:rPr>
        <w:t>2.</w:t>
      </w:r>
      <w:r w:rsidR="00087CBB">
        <w:rPr>
          <w:rFonts w:ascii="Arial" w:eastAsia="Arial" w:hAnsi="Arial" w:cs="Arial"/>
          <w:b/>
          <w:i/>
          <w:sz w:val="22"/>
          <w:szCs w:val="22"/>
        </w:rPr>
        <w:t>3</w:t>
      </w:r>
      <w:r>
        <w:rPr>
          <w:rFonts w:ascii="Arial" w:eastAsia="Arial" w:hAnsi="Arial" w:cs="Arial"/>
          <w:b/>
          <w:i/>
          <w:sz w:val="22"/>
          <w:szCs w:val="22"/>
        </w:rPr>
        <w:t xml:space="preserve">.3 </w:t>
      </w:r>
      <w:r w:rsidR="00AF1F24" w:rsidRPr="00477309">
        <w:rPr>
          <w:rFonts w:ascii="Arial" w:eastAsia="Arial" w:hAnsi="Arial" w:cs="Arial"/>
          <w:b/>
          <w:i/>
          <w:sz w:val="22"/>
          <w:szCs w:val="22"/>
        </w:rPr>
        <w:t>Model fine-tuning</w:t>
      </w:r>
    </w:p>
    <w:p w14:paraId="2EDD71E0" w14:textId="77777777" w:rsidR="00477309" w:rsidRPr="00477309" w:rsidRDefault="00477309" w:rsidP="00477309">
      <w:pPr>
        <w:spacing w:after="0" w:line="259" w:lineRule="auto"/>
        <w:ind w:left="289" w:firstLine="0"/>
        <w:jc w:val="left"/>
        <w:rPr>
          <w:rFonts w:ascii="Arial" w:eastAsia="Arial" w:hAnsi="Arial" w:cs="Arial"/>
          <w:b/>
          <w:i/>
          <w:sz w:val="22"/>
          <w:szCs w:val="22"/>
        </w:rPr>
      </w:pPr>
    </w:p>
    <w:p w14:paraId="455FD01E" w14:textId="50EE62B1" w:rsidR="00B56CC7" w:rsidRDefault="1C04E11C" w:rsidP="005E6509">
      <w:pPr>
        <w:spacing w:after="209"/>
        <w:ind w:left="0" w:firstLine="0"/>
        <w:rPr>
          <w:rFonts w:ascii="Arial" w:eastAsia="Arial" w:hAnsi="Arial" w:cs="Arial"/>
          <w:sz w:val="22"/>
          <w:szCs w:val="22"/>
        </w:rPr>
      </w:pPr>
      <w:r w:rsidRPr="5BC8760C">
        <w:rPr>
          <w:rFonts w:ascii="Arial" w:eastAsia="Arial" w:hAnsi="Arial" w:cs="Arial"/>
          <w:sz w:val="22"/>
          <w:szCs w:val="22"/>
        </w:rPr>
        <w:t xml:space="preserve">The model was then fine-tuned with all the annotated data </w:t>
      </w:r>
      <w:r w:rsidR="6BCF5786" w:rsidRPr="5BC8760C">
        <w:rPr>
          <w:rFonts w:ascii="Arial" w:eastAsia="Arial" w:hAnsi="Arial" w:cs="Arial"/>
          <w:sz w:val="22"/>
          <w:szCs w:val="22"/>
        </w:rPr>
        <w:t>(</w:t>
      </w:r>
      <w:r w:rsidRPr="5BC8760C">
        <w:rPr>
          <w:rFonts w:ascii="Arial" w:eastAsia="Arial" w:hAnsi="Arial" w:cs="Arial"/>
          <w:sz w:val="22"/>
          <w:szCs w:val="22"/>
        </w:rPr>
        <w:t>except for the test set</w:t>
      </w:r>
      <w:r w:rsidR="6BCF5786" w:rsidRPr="5BC8760C">
        <w:rPr>
          <w:rFonts w:ascii="Arial" w:eastAsia="Arial" w:hAnsi="Arial" w:cs="Arial"/>
          <w:sz w:val="22"/>
          <w:szCs w:val="22"/>
        </w:rPr>
        <w:t xml:space="preserve">), corresponding to </w:t>
      </w:r>
      <w:r w:rsidRPr="5BC8760C">
        <w:rPr>
          <w:rFonts w:ascii="Arial" w:eastAsia="Arial" w:hAnsi="Arial" w:cs="Arial"/>
          <w:sz w:val="22"/>
          <w:szCs w:val="22"/>
        </w:rPr>
        <w:t xml:space="preserve">119 </w:t>
      </w:r>
      <w:r w:rsidR="6BCF5786" w:rsidRPr="5BC8760C">
        <w:rPr>
          <w:rFonts w:ascii="Arial" w:eastAsia="Arial" w:hAnsi="Arial" w:cs="Arial"/>
          <w:sz w:val="22"/>
          <w:szCs w:val="22"/>
        </w:rPr>
        <w:t>FHR</w:t>
      </w:r>
      <w:r w:rsidRPr="5BC8760C">
        <w:rPr>
          <w:rFonts w:ascii="Arial" w:eastAsia="Arial" w:hAnsi="Arial" w:cs="Arial"/>
          <w:sz w:val="22"/>
          <w:szCs w:val="22"/>
        </w:rPr>
        <w:t xml:space="preserve"> traces from Napami and 75 from PASS</w:t>
      </w:r>
      <w:r w:rsidR="6BCF5786" w:rsidRPr="5BC8760C">
        <w:rPr>
          <w:rFonts w:ascii="Arial" w:eastAsia="Arial" w:hAnsi="Arial" w:cs="Arial"/>
          <w:sz w:val="22"/>
          <w:szCs w:val="22"/>
        </w:rPr>
        <w:t>.</w:t>
      </w:r>
      <w:r w:rsidR="3370636B" w:rsidRPr="5BC8760C">
        <w:rPr>
          <w:rFonts w:ascii="Arial" w:eastAsia="Arial" w:hAnsi="Arial" w:cs="Arial"/>
          <w:sz w:val="22"/>
          <w:szCs w:val="22"/>
        </w:rPr>
        <w:t xml:space="preserve"> </w:t>
      </w:r>
      <w:r w:rsidR="3C010E92" w:rsidRPr="5BC8760C">
        <w:rPr>
          <w:rFonts w:ascii="Arial" w:eastAsia="Arial" w:hAnsi="Arial" w:cs="Arial"/>
          <w:sz w:val="22"/>
          <w:szCs w:val="22"/>
        </w:rPr>
        <w:t>The DNN architecture and hyperparameters used are those selected during the pre-training step, and the batch normalization layers were frozen to preserve the information previously learned</w:t>
      </w:r>
      <w:r w:rsidRPr="5BC8760C">
        <w:rPr>
          <w:rFonts w:ascii="Arial" w:eastAsia="Arial" w:hAnsi="Arial" w:cs="Arial"/>
          <w:sz w:val="22"/>
          <w:szCs w:val="22"/>
        </w:rPr>
        <w:t xml:space="preserve">. </w:t>
      </w:r>
      <w:r w:rsidR="11D26D83" w:rsidRPr="5BC8760C">
        <w:rPr>
          <w:rFonts w:ascii="Arial" w:eastAsia="Arial" w:hAnsi="Arial" w:cs="Arial"/>
          <w:sz w:val="22"/>
          <w:szCs w:val="22"/>
        </w:rPr>
        <w:t>To select the optimal learning rate and number of epochs for fine-tuning, we performed a</w:t>
      </w:r>
      <w:r w:rsidR="7FA7649D" w:rsidRPr="5BC8760C">
        <w:rPr>
          <w:rFonts w:ascii="Arial" w:eastAsia="Arial" w:hAnsi="Arial" w:cs="Arial"/>
          <w:sz w:val="22"/>
          <w:szCs w:val="22"/>
        </w:rPr>
        <w:t xml:space="preserve"> </w:t>
      </w:r>
      <w:r w:rsidR="2EEF4104" w:rsidRPr="5BC8760C">
        <w:rPr>
          <w:rFonts w:ascii="Arial" w:eastAsia="Arial" w:hAnsi="Arial" w:cs="Arial"/>
          <w:sz w:val="22"/>
          <w:szCs w:val="22"/>
        </w:rPr>
        <w:t xml:space="preserve">repeated </w:t>
      </w:r>
      <w:r w:rsidR="11D26D83" w:rsidRPr="5BC8760C">
        <w:rPr>
          <w:rFonts w:ascii="Arial" w:eastAsia="Arial" w:hAnsi="Arial" w:cs="Arial"/>
          <w:sz w:val="22"/>
          <w:szCs w:val="22"/>
        </w:rPr>
        <w:t xml:space="preserve">5-fold cross-validation with five </w:t>
      </w:r>
      <w:r w:rsidR="2EEF4104" w:rsidRPr="5BC8760C">
        <w:rPr>
          <w:rFonts w:ascii="Arial" w:eastAsia="Arial" w:hAnsi="Arial" w:cs="Arial"/>
          <w:sz w:val="22"/>
          <w:szCs w:val="22"/>
        </w:rPr>
        <w:t>repetitions</w:t>
      </w:r>
      <w:r w:rsidR="11D26D83" w:rsidRPr="5BC8760C">
        <w:rPr>
          <w:rFonts w:ascii="Arial" w:eastAsia="Arial" w:hAnsi="Arial" w:cs="Arial"/>
          <w:sz w:val="22"/>
          <w:szCs w:val="22"/>
        </w:rPr>
        <w:t xml:space="preserve">, </w:t>
      </w:r>
      <w:r w:rsidR="07B75030" w:rsidRPr="5BC8760C">
        <w:rPr>
          <w:rFonts w:ascii="Arial" w:eastAsia="Arial" w:hAnsi="Arial" w:cs="Arial"/>
          <w:sz w:val="22"/>
          <w:szCs w:val="22"/>
        </w:rPr>
        <w:t>evaluating the following</w:t>
      </w:r>
      <w:r w:rsidR="11D26D83" w:rsidRPr="5BC8760C">
        <w:rPr>
          <w:rFonts w:ascii="Arial" w:eastAsia="Arial" w:hAnsi="Arial" w:cs="Arial"/>
          <w:sz w:val="22"/>
          <w:szCs w:val="22"/>
        </w:rPr>
        <w:t xml:space="preserve"> learning rates</w:t>
      </w:r>
      <w:r w:rsidR="07B75030" w:rsidRPr="5BC8760C">
        <w:rPr>
          <w:rFonts w:ascii="Arial" w:eastAsia="Arial" w:hAnsi="Arial" w:cs="Arial"/>
          <w:sz w:val="22"/>
          <w:szCs w:val="22"/>
        </w:rPr>
        <w:t>:</w:t>
      </w:r>
      <w:r w:rsidR="11D26D83" w:rsidRPr="5BC8760C">
        <w:rPr>
          <w:rFonts w:ascii="Arial" w:eastAsia="Arial" w:hAnsi="Arial" w:cs="Arial"/>
          <w:sz w:val="22"/>
          <w:szCs w:val="22"/>
        </w:rPr>
        <w:t xml:space="preserve"> [10</w:t>
      </w:r>
      <w:r w:rsidR="11D26D83" w:rsidRPr="5BC8760C">
        <w:rPr>
          <w:rFonts w:ascii="Arial" w:eastAsia="Arial" w:hAnsi="Arial" w:cs="Arial"/>
          <w:sz w:val="22"/>
          <w:szCs w:val="22"/>
          <w:vertAlign w:val="superscript"/>
        </w:rPr>
        <w:t>−6</w:t>
      </w:r>
      <w:r w:rsidR="11D26D83" w:rsidRPr="5BC8760C">
        <w:rPr>
          <w:rFonts w:ascii="Arial" w:eastAsia="Arial" w:hAnsi="Arial" w:cs="Arial"/>
          <w:sz w:val="22"/>
          <w:szCs w:val="22"/>
        </w:rPr>
        <w:t>,10</w:t>
      </w:r>
      <w:r w:rsidR="11D26D83" w:rsidRPr="5BC8760C">
        <w:rPr>
          <w:rFonts w:ascii="Arial" w:eastAsia="Arial" w:hAnsi="Arial" w:cs="Arial"/>
          <w:sz w:val="22"/>
          <w:szCs w:val="22"/>
          <w:vertAlign w:val="superscript"/>
        </w:rPr>
        <w:t>−5</w:t>
      </w:r>
      <w:r w:rsidR="11D26D83" w:rsidRPr="5BC8760C">
        <w:rPr>
          <w:rFonts w:ascii="Arial" w:eastAsia="Arial" w:hAnsi="Arial" w:cs="Arial"/>
          <w:sz w:val="22"/>
          <w:szCs w:val="22"/>
        </w:rPr>
        <w:t>,10</w:t>
      </w:r>
      <w:r w:rsidR="11D26D83" w:rsidRPr="5BC8760C">
        <w:rPr>
          <w:rFonts w:ascii="Arial" w:eastAsia="Arial" w:hAnsi="Arial" w:cs="Arial"/>
          <w:sz w:val="22"/>
          <w:szCs w:val="22"/>
          <w:vertAlign w:val="superscript"/>
        </w:rPr>
        <w:t>−4</w:t>
      </w:r>
      <w:r w:rsidR="11D26D83" w:rsidRPr="5BC8760C">
        <w:rPr>
          <w:rFonts w:ascii="Arial" w:eastAsia="Arial" w:hAnsi="Arial" w:cs="Arial"/>
          <w:sz w:val="22"/>
          <w:szCs w:val="22"/>
        </w:rPr>
        <w:t>,10</w:t>
      </w:r>
      <w:r w:rsidR="11D26D83" w:rsidRPr="5BC8760C">
        <w:rPr>
          <w:rFonts w:ascii="Arial" w:eastAsia="Arial" w:hAnsi="Arial" w:cs="Arial"/>
          <w:sz w:val="22"/>
          <w:szCs w:val="22"/>
          <w:vertAlign w:val="superscript"/>
        </w:rPr>
        <w:t>−3</w:t>
      </w:r>
      <w:r w:rsidR="11D26D83" w:rsidRPr="5BC8760C">
        <w:rPr>
          <w:rFonts w:ascii="Arial" w:eastAsia="Arial" w:hAnsi="Arial" w:cs="Arial"/>
          <w:sz w:val="22"/>
          <w:szCs w:val="22"/>
        </w:rPr>
        <w:t xml:space="preserve">]. </w:t>
      </w:r>
      <w:r w:rsidR="3C010E92" w:rsidRPr="5BC8760C">
        <w:rPr>
          <w:rFonts w:ascii="Arial" w:eastAsia="Arial" w:hAnsi="Arial" w:cs="Arial"/>
          <w:sz w:val="22"/>
          <w:szCs w:val="22"/>
        </w:rPr>
        <w:t>Moreover, t</w:t>
      </w:r>
      <w:r w:rsidR="5C531D52" w:rsidRPr="5BC8760C">
        <w:rPr>
          <w:rFonts w:ascii="Arial" w:eastAsia="Arial" w:hAnsi="Arial" w:cs="Arial"/>
          <w:sz w:val="22"/>
          <w:szCs w:val="22"/>
        </w:rPr>
        <w:t>o address class imbalance (</w:t>
      </w:r>
      <w:r w:rsidR="15E73D0E" w:rsidRPr="5BC8760C">
        <w:rPr>
          <w:rFonts w:ascii="Arial" w:eastAsia="Arial" w:hAnsi="Arial" w:cs="Arial"/>
          <w:sz w:val="22"/>
          <w:szCs w:val="22"/>
        </w:rPr>
        <w:t xml:space="preserve">see Table </w:t>
      </w:r>
      <w:r w:rsidR="00DB6D80">
        <w:rPr>
          <w:rFonts w:ascii="Arial" w:eastAsia="Arial" w:hAnsi="Arial" w:cs="Arial"/>
          <w:sz w:val="22"/>
          <w:szCs w:val="22"/>
        </w:rPr>
        <w:t>I</w:t>
      </w:r>
      <w:r w:rsidR="2043FBC5" w:rsidRPr="5BC8760C">
        <w:rPr>
          <w:rFonts w:ascii="Arial" w:eastAsia="Arial" w:hAnsi="Arial" w:cs="Arial"/>
          <w:sz w:val="22"/>
          <w:szCs w:val="22"/>
        </w:rPr>
        <w:t>) the loss function was re-</w:t>
      </w:r>
      <w:r w:rsidR="5CB49F8A" w:rsidRPr="5BC8760C">
        <w:rPr>
          <w:rFonts w:ascii="Arial" w:eastAsia="Arial" w:hAnsi="Arial" w:cs="Arial"/>
          <w:sz w:val="22"/>
          <w:szCs w:val="22"/>
        </w:rPr>
        <w:t>balanced using class-balanced weighting based on the effective number of samples</w:t>
      </w:r>
      <w:r w:rsidR="00A57E07">
        <w:rPr>
          <w:rFonts w:ascii="Arial" w:eastAsia="Arial" w:hAnsi="Arial" w:cs="Arial"/>
          <w:sz w:val="22"/>
          <w:szCs w:val="22"/>
        </w:rPr>
        <w:t xml:space="preserve"> </w:t>
      </w:r>
      <w:sdt>
        <w:sdtPr>
          <w:rPr>
            <w:rFonts w:ascii="Arial" w:eastAsia="Arial" w:hAnsi="Arial" w:cs="Arial"/>
            <w:sz w:val="22"/>
            <w:szCs w:val="22"/>
          </w:rPr>
          <w:tag w:val="MENDELEY_CITATION_v3_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"/>
          <w:id w:val="-642034328"/>
          <w:placeholder>
            <w:docPart w:val="DefaultPlaceholder_-1854013440"/>
          </w:placeholder>
        </w:sdtPr>
        <w:sdtEndPr/>
        <w:sdtContent>
          <w:r w:rsidR="00501242" w:rsidRPr="00501242">
            <w:rPr>
              <w:rFonts w:ascii="Arial" w:eastAsia="Arial" w:hAnsi="Arial" w:cs="Arial"/>
              <w:sz w:val="22"/>
              <w:szCs w:val="22"/>
            </w:rPr>
            <w:t>[33]</w:t>
          </w:r>
        </w:sdtContent>
      </w:sdt>
      <w:r w:rsidR="00A57E07">
        <w:rPr>
          <w:rFonts w:ascii="Arial" w:eastAsia="Arial" w:hAnsi="Arial" w:cs="Arial"/>
          <w:sz w:val="22"/>
          <w:szCs w:val="22"/>
        </w:rPr>
        <w:t>.</w:t>
      </w:r>
    </w:p>
    <w:p w14:paraId="1DA21B7A" w14:textId="71BFB0D2" w:rsidR="0081643D" w:rsidRDefault="002C25AF" w:rsidP="005E6509">
      <w:pPr>
        <w:spacing w:after="209"/>
        <w:ind w:left="0" w:firstLine="0"/>
        <w:rPr>
          <w:rFonts w:ascii="Arial" w:eastAsia="Arial" w:hAnsi="Arial" w:cs="Arial"/>
          <w:sz w:val="22"/>
          <w:szCs w:val="22"/>
        </w:rPr>
      </w:pPr>
      <w:r w:rsidRPr="04300B43">
        <w:rPr>
          <w:rFonts w:ascii="Arial" w:eastAsia="Arial" w:hAnsi="Arial" w:cs="Arial"/>
          <w:sz w:val="22"/>
          <w:szCs w:val="22"/>
        </w:rPr>
        <w:t xml:space="preserve">Data augmentation was applied to the training </w:t>
      </w:r>
      <w:r w:rsidR="00637BFC">
        <w:rPr>
          <w:rFonts w:ascii="Arial" w:eastAsia="Arial" w:hAnsi="Arial" w:cs="Arial"/>
          <w:sz w:val="22"/>
          <w:szCs w:val="22"/>
        </w:rPr>
        <w:t>portion</w:t>
      </w:r>
      <w:r w:rsidR="004766B7">
        <w:rPr>
          <w:rFonts w:ascii="Arial" w:eastAsia="Arial" w:hAnsi="Arial" w:cs="Arial"/>
          <w:sz w:val="22"/>
          <w:szCs w:val="22"/>
        </w:rPr>
        <w:t xml:space="preserve"> of the fine-tuning data</w:t>
      </w:r>
      <w:r w:rsidRPr="04300B43">
        <w:rPr>
          <w:rFonts w:ascii="Arial" w:eastAsia="Arial" w:hAnsi="Arial" w:cs="Arial"/>
          <w:sz w:val="22"/>
          <w:szCs w:val="22"/>
        </w:rPr>
        <w:t xml:space="preserve">set following the same approach used for pre-training, as described in </w:t>
      </w:r>
      <w:r w:rsidR="00B56CC7">
        <w:rPr>
          <w:rFonts w:ascii="Arial" w:eastAsia="Arial" w:hAnsi="Arial" w:cs="Arial"/>
          <w:sz w:val="22"/>
          <w:szCs w:val="22"/>
        </w:rPr>
        <w:t>section</w:t>
      </w:r>
      <w:r w:rsidRPr="04300B43">
        <w:rPr>
          <w:rFonts w:ascii="Arial" w:eastAsia="Arial" w:hAnsi="Arial" w:cs="Arial"/>
          <w:sz w:val="22"/>
          <w:szCs w:val="22"/>
        </w:rPr>
        <w:t xml:space="preserve"> </w:t>
      </w:r>
      <w:r w:rsidR="00B56CC7">
        <w:rPr>
          <w:rFonts w:ascii="Arial" w:eastAsia="Arial" w:hAnsi="Arial" w:cs="Arial"/>
          <w:sz w:val="22"/>
          <w:szCs w:val="22"/>
        </w:rPr>
        <w:t>2.2.4</w:t>
      </w:r>
      <w:r w:rsidR="004A6DF2" w:rsidRPr="04300B43">
        <w:rPr>
          <w:rFonts w:ascii="Arial" w:eastAsia="Arial" w:hAnsi="Arial" w:cs="Arial"/>
          <w:sz w:val="22"/>
          <w:szCs w:val="22"/>
        </w:rPr>
        <w:t>, while the validation set was not modified</w:t>
      </w:r>
      <w:r w:rsidR="00A1056E">
        <w:rPr>
          <w:rFonts w:ascii="Arial" w:eastAsia="Arial" w:hAnsi="Arial" w:cs="Arial"/>
          <w:sz w:val="22"/>
          <w:szCs w:val="22"/>
        </w:rPr>
        <w:t>.</w:t>
      </w:r>
    </w:p>
    <w:p w14:paraId="40DFBFEE" w14:textId="77777777" w:rsidR="000A3899" w:rsidRPr="00516E8C" w:rsidRDefault="000A3899" w:rsidP="008E51B4">
      <w:pPr>
        <w:spacing w:after="209"/>
        <w:ind w:left="0" w:firstLine="289"/>
        <w:rPr>
          <w:rFonts w:ascii="Arial" w:eastAsia="Arial" w:hAnsi="Arial" w:cs="Arial"/>
          <w:sz w:val="22"/>
          <w:szCs w:val="22"/>
        </w:rPr>
      </w:pPr>
    </w:p>
    <w:p w14:paraId="1CE6F666" w14:textId="1B308140" w:rsidR="00DD0909" w:rsidRPr="00B80AED" w:rsidRDefault="00572FCA" w:rsidP="008C5BA9">
      <w:pPr>
        <w:spacing w:after="1" w:line="261" w:lineRule="auto"/>
        <w:ind w:left="-5" w:right="4895"/>
        <w:jc w:val="left"/>
        <w:rPr>
          <w:rFonts w:ascii="Arial" w:hAnsi="Arial" w:cs="Arial"/>
          <w:b/>
          <w:bCs/>
          <w:sz w:val="28"/>
          <w:szCs w:val="28"/>
        </w:rPr>
      </w:pPr>
      <w:r w:rsidRPr="00B80AED">
        <w:rPr>
          <w:rFonts w:ascii="Arial" w:hAnsi="Arial" w:cs="Arial"/>
          <w:b/>
          <w:bCs/>
          <w:sz w:val="28"/>
          <w:szCs w:val="28"/>
        </w:rPr>
        <w:t xml:space="preserve">3. </w:t>
      </w:r>
      <w:r w:rsidR="00AF1F24" w:rsidRPr="00B80AED">
        <w:rPr>
          <w:rFonts w:ascii="Arial" w:hAnsi="Arial" w:cs="Arial"/>
          <w:b/>
          <w:bCs/>
          <w:sz w:val="28"/>
          <w:szCs w:val="28"/>
        </w:rPr>
        <w:t xml:space="preserve">Results </w:t>
      </w:r>
    </w:p>
    <w:p w14:paraId="29566FCA" w14:textId="77777777" w:rsidR="008C5BA9" w:rsidRPr="008C5BA9" w:rsidRDefault="008C5BA9" w:rsidP="008C5BA9">
      <w:pPr>
        <w:spacing w:after="1" w:line="261" w:lineRule="auto"/>
        <w:ind w:left="-5" w:right="4895"/>
        <w:jc w:val="left"/>
        <w:rPr>
          <w:rFonts w:ascii="Arial" w:hAnsi="Arial" w:cs="Arial"/>
          <w:b/>
          <w:bCs/>
          <w:sz w:val="22"/>
          <w:szCs w:val="22"/>
        </w:rPr>
      </w:pPr>
    </w:p>
    <w:p w14:paraId="7089D0C7" w14:textId="39B8FEBE" w:rsidR="00DD0909" w:rsidRPr="008C5BA9" w:rsidRDefault="1CB6E990" w:rsidP="00CA217A">
      <w:pPr>
        <w:pStyle w:val="Heading2"/>
        <w:spacing w:after="35"/>
        <w:ind w:left="-5" w:right="-167"/>
        <w:rPr>
          <w:rFonts w:ascii="Arial" w:eastAsia="Arial" w:hAnsi="Arial" w:cs="Arial"/>
          <w:sz w:val="22"/>
          <w:szCs w:val="22"/>
        </w:rPr>
      </w:pPr>
      <w:r w:rsidRPr="03674CF8">
        <w:rPr>
          <w:rFonts w:ascii="Arial" w:eastAsia="Arial" w:hAnsi="Arial" w:cs="Arial"/>
          <w:sz w:val="22"/>
          <w:szCs w:val="22"/>
        </w:rPr>
        <w:t xml:space="preserve">3.1 </w:t>
      </w:r>
      <w:r w:rsidR="43D332AB" w:rsidRPr="03674CF8">
        <w:rPr>
          <w:rFonts w:ascii="Arial" w:eastAsia="Arial" w:hAnsi="Arial" w:cs="Arial"/>
          <w:sz w:val="22"/>
          <w:szCs w:val="22"/>
        </w:rPr>
        <w:t>Model selection and</w:t>
      </w:r>
      <w:r w:rsidR="68673C49" w:rsidRPr="03674CF8">
        <w:rPr>
          <w:rFonts w:ascii="Arial" w:eastAsia="Arial" w:hAnsi="Arial" w:cs="Arial"/>
          <w:sz w:val="22"/>
          <w:szCs w:val="22"/>
        </w:rPr>
        <w:t xml:space="preserve"> P</w:t>
      </w:r>
      <w:r w:rsidR="43D332AB" w:rsidRPr="03674CF8">
        <w:rPr>
          <w:rFonts w:ascii="Arial" w:eastAsia="Arial" w:hAnsi="Arial" w:cs="Arial"/>
          <w:sz w:val="22"/>
          <w:szCs w:val="22"/>
        </w:rPr>
        <w:t>re-train</w:t>
      </w:r>
      <w:r w:rsidR="00004D43">
        <w:rPr>
          <w:rFonts w:ascii="Arial" w:eastAsia="Arial" w:hAnsi="Arial" w:cs="Arial"/>
          <w:sz w:val="22"/>
          <w:szCs w:val="22"/>
        </w:rPr>
        <w:t>ing</w:t>
      </w:r>
    </w:p>
    <w:p w14:paraId="5B9B5C23" w14:textId="7E6E1477" w:rsidR="0017331D" w:rsidRDefault="11D26D83" w:rsidP="001B1711">
      <w:pPr>
        <w:spacing w:after="189"/>
        <w:ind w:left="-15" w:firstLine="15"/>
        <w:rPr>
          <w:rFonts w:ascii="Arial" w:eastAsia="Arial" w:hAnsi="Arial" w:cs="Arial"/>
          <w:sz w:val="22"/>
          <w:szCs w:val="22"/>
        </w:rPr>
      </w:pPr>
      <w:r w:rsidRPr="5BC8760C">
        <w:rPr>
          <w:rFonts w:ascii="Arial" w:eastAsia="Arial" w:hAnsi="Arial" w:cs="Arial"/>
          <w:sz w:val="22"/>
          <w:szCs w:val="22"/>
        </w:rPr>
        <w:t xml:space="preserve">All models evaluated in the pre-training phase exhibited </w:t>
      </w:r>
      <w:r w:rsidR="54FA0403" w:rsidRPr="5BC8760C">
        <w:rPr>
          <w:rFonts w:ascii="Arial" w:eastAsia="Arial" w:hAnsi="Arial" w:cs="Arial"/>
          <w:sz w:val="22"/>
          <w:szCs w:val="22"/>
        </w:rPr>
        <w:t>good</w:t>
      </w:r>
      <w:r w:rsidRPr="5BC8760C">
        <w:rPr>
          <w:rFonts w:ascii="Arial" w:eastAsia="Arial" w:hAnsi="Arial" w:cs="Arial"/>
          <w:sz w:val="22"/>
          <w:szCs w:val="22"/>
        </w:rPr>
        <w:t xml:space="preserve"> performance</w:t>
      </w:r>
      <w:r w:rsidR="029B88B4" w:rsidRPr="5BC8760C">
        <w:rPr>
          <w:rFonts w:ascii="Arial" w:eastAsia="Arial" w:hAnsi="Arial" w:cs="Arial"/>
          <w:sz w:val="22"/>
          <w:szCs w:val="22"/>
        </w:rPr>
        <w:t>s</w:t>
      </w:r>
      <w:r w:rsidRPr="5BC8760C">
        <w:rPr>
          <w:rFonts w:ascii="Arial" w:eastAsia="Arial" w:hAnsi="Arial" w:cs="Arial"/>
          <w:sz w:val="22"/>
          <w:szCs w:val="22"/>
        </w:rPr>
        <w:t xml:space="preserve"> in the pretext task of imitating the Hidden Markov Model. </w:t>
      </w:r>
      <w:r w:rsidR="0019510F" w:rsidRPr="5BC8760C">
        <w:rPr>
          <w:rFonts w:ascii="Arial" w:eastAsia="Arial" w:hAnsi="Arial" w:cs="Arial"/>
          <w:sz w:val="22"/>
          <w:szCs w:val="22"/>
        </w:rPr>
        <w:t>Figure 4</w:t>
      </w:r>
      <w:r w:rsidRPr="5BC8760C">
        <w:rPr>
          <w:rFonts w:ascii="Arial" w:eastAsia="Arial" w:hAnsi="Arial" w:cs="Arial"/>
          <w:sz w:val="22"/>
          <w:szCs w:val="22"/>
        </w:rPr>
        <w:t xml:space="preserve"> illustrates the results of the top 1</w:t>
      </w:r>
      <w:r w:rsidR="00C87B7F">
        <w:rPr>
          <w:rFonts w:ascii="Arial" w:eastAsia="Arial" w:hAnsi="Arial" w:cs="Arial"/>
          <w:sz w:val="22"/>
          <w:szCs w:val="22"/>
        </w:rPr>
        <w:t>5</w:t>
      </w:r>
      <w:r w:rsidRPr="5BC8760C">
        <w:rPr>
          <w:rFonts w:ascii="Arial" w:eastAsia="Arial" w:hAnsi="Arial" w:cs="Arial"/>
          <w:sz w:val="22"/>
          <w:szCs w:val="22"/>
        </w:rPr>
        <w:t xml:space="preserve"> performing combinations</w:t>
      </w:r>
      <w:r w:rsidR="11B8BD42" w:rsidRPr="5BC8760C">
        <w:rPr>
          <w:rFonts w:ascii="Arial" w:eastAsia="Arial" w:hAnsi="Arial" w:cs="Arial"/>
          <w:sz w:val="22"/>
          <w:szCs w:val="22"/>
        </w:rPr>
        <w:t xml:space="preserve"> in the pre-train step</w:t>
      </w:r>
      <w:r w:rsidR="74CC5DAD" w:rsidRPr="5BC8760C">
        <w:rPr>
          <w:rFonts w:ascii="Arial" w:eastAsia="Arial" w:hAnsi="Arial" w:cs="Arial"/>
          <w:sz w:val="22"/>
          <w:szCs w:val="22"/>
        </w:rPr>
        <w:t>.</w:t>
      </w:r>
      <w:r w:rsidRPr="5BC8760C">
        <w:rPr>
          <w:rFonts w:ascii="Arial" w:eastAsia="Arial" w:hAnsi="Arial" w:cs="Arial"/>
          <w:sz w:val="22"/>
          <w:szCs w:val="22"/>
        </w:rPr>
        <w:t xml:space="preserve"> </w:t>
      </w:r>
      <w:r w:rsidR="4793664B" w:rsidRPr="5BC8760C">
        <w:rPr>
          <w:rFonts w:ascii="Arial" w:eastAsia="Arial" w:hAnsi="Arial" w:cs="Arial"/>
          <w:sz w:val="22"/>
          <w:szCs w:val="22"/>
        </w:rPr>
        <w:t>T</w:t>
      </w:r>
      <w:r w:rsidRPr="5BC8760C">
        <w:rPr>
          <w:rFonts w:ascii="Arial" w:eastAsia="Arial" w:hAnsi="Arial" w:cs="Arial"/>
          <w:sz w:val="22"/>
          <w:szCs w:val="22"/>
        </w:rPr>
        <w:t xml:space="preserve">he R2AttU-Net consistently outperformed the other architectures, </w:t>
      </w:r>
      <w:r w:rsidR="004E0A2D" w:rsidRPr="5BC8760C">
        <w:rPr>
          <w:rFonts w:ascii="Arial" w:eastAsia="Arial" w:hAnsi="Arial" w:cs="Arial"/>
          <w:sz w:val="22"/>
          <w:szCs w:val="22"/>
        </w:rPr>
        <w:t>consistently</w:t>
      </w:r>
      <w:r w:rsidR="71909E0F" w:rsidRPr="5BC8760C">
        <w:rPr>
          <w:rFonts w:ascii="Arial" w:eastAsia="Arial" w:hAnsi="Arial" w:cs="Arial"/>
          <w:sz w:val="22"/>
          <w:szCs w:val="22"/>
        </w:rPr>
        <w:t xml:space="preserve"> ranking as top performer against the other architectures (</w:t>
      </w:r>
      <w:r w:rsidR="1C0041C2" w:rsidRPr="5BC8760C">
        <w:rPr>
          <w:rFonts w:ascii="Arial" w:eastAsia="Arial" w:hAnsi="Arial" w:cs="Arial"/>
          <w:sz w:val="22"/>
          <w:szCs w:val="22"/>
        </w:rPr>
        <w:t>8</w:t>
      </w:r>
      <w:r w:rsidRPr="5BC8760C">
        <w:rPr>
          <w:rFonts w:ascii="Arial" w:eastAsia="Arial" w:hAnsi="Arial" w:cs="Arial"/>
          <w:sz w:val="22"/>
          <w:szCs w:val="22"/>
        </w:rPr>
        <w:t xml:space="preserve"> out of the 10 top positions, including first place</w:t>
      </w:r>
      <w:r w:rsidR="635E8B30" w:rsidRPr="5BC8760C">
        <w:rPr>
          <w:rFonts w:ascii="Arial" w:eastAsia="Arial" w:hAnsi="Arial" w:cs="Arial"/>
          <w:sz w:val="22"/>
          <w:szCs w:val="22"/>
        </w:rPr>
        <w:t>).</w:t>
      </w:r>
    </w:p>
    <w:p w14:paraId="74379CB1" w14:textId="116AEBD2" w:rsidR="006014F4" w:rsidRPr="0081643D" w:rsidRDefault="31AC848E" w:rsidP="001B1711">
      <w:pPr>
        <w:spacing w:after="189"/>
        <w:ind w:left="-15" w:firstLine="15"/>
        <w:rPr>
          <w:rFonts w:ascii="Arial" w:eastAsia="Arial" w:hAnsi="Arial" w:cs="Arial"/>
          <w:sz w:val="22"/>
          <w:szCs w:val="22"/>
        </w:rPr>
      </w:pPr>
      <w:r w:rsidRPr="5BC8760C">
        <w:rPr>
          <w:rFonts w:ascii="Arial" w:eastAsia="Arial" w:hAnsi="Arial" w:cs="Arial"/>
          <w:sz w:val="22"/>
          <w:szCs w:val="22"/>
        </w:rPr>
        <w:t>T</w:t>
      </w:r>
      <w:r w:rsidR="0E49CC4A" w:rsidRPr="5BC8760C">
        <w:rPr>
          <w:rFonts w:ascii="Arial" w:eastAsia="Arial" w:hAnsi="Arial" w:cs="Arial"/>
          <w:sz w:val="22"/>
          <w:szCs w:val="22"/>
        </w:rPr>
        <w:t xml:space="preserve">he best-performing </w:t>
      </w:r>
      <w:r w:rsidR="3B49605D" w:rsidRPr="5BC8760C">
        <w:rPr>
          <w:rFonts w:ascii="Arial" w:eastAsia="Arial" w:hAnsi="Arial" w:cs="Arial"/>
          <w:sz w:val="22"/>
          <w:szCs w:val="22"/>
        </w:rPr>
        <w:t xml:space="preserve">R2Attu-Net </w:t>
      </w:r>
      <w:r w:rsidR="0E49CC4A" w:rsidRPr="5BC8760C">
        <w:rPr>
          <w:rFonts w:ascii="Arial" w:eastAsia="Arial" w:hAnsi="Arial" w:cs="Arial"/>
          <w:sz w:val="22"/>
          <w:szCs w:val="22"/>
        </w:rPr>
        <w:t xml:space="preserve">model </w:t>
      </w:r>
      <w:r w:rsidR="3F24B6AB" w:rsidRPr="5BC8760C">
        <w:rPr>
          <w:rFonts w:ascii="Arial" w:eastAsia="Arial" w:hAnsi="Arial" w:cs="Arial"/>
          <w:sz w:val="22"/>
          <w:szCs w:val="22"/>
        </w:rPr>
        <w:t>has</w:t>
      </w:r>
      <w:r w:rsidR="11D26D83" w:rsidRPr="5BC8760C">
        <w:rPr>
          <w:rFonts w:ascii="Arial" w:eastAsia="Arial" w:hAnsi="Arial" w:cs="Arial"/>
          <w:sz w:val="22"/>
          <w:szCs w:val="22"/>
        </w:rPr>
        <w:t xml:space="preserve"> a depth of </w:t>
      </w:r>
      <w:r w:rsidR="030FF71B" w:rsidRPr="5BC8760C">
        <w:rPr>
          <w:rFonts w:ascii="Arial" w:eastAsia="Arial" w:hAnsi="Arial" w:cs="Arial"/>
          <w:sz w:val="22"/>
          <w:szCs w:val="22"/>
        </w:rPr>
        <w:t>5</w:t>
      </w:r>
      <w:r w:rsidR="11D26D83" w:rsidRPr="5BC8760C">
        <w:rPr>
          <w:rFonts w:ascii="Arial" w:eastAsia="Arial" w:hAnsi="Arial" w:cs="Arial"/>
          <w:sz w:val="22"/>
          <w:szCs w:val="22"/>
        </w:rPr>
        <w:t xml:space="preserve"> encoder/decoder blocks, </w:t>
      </w:r>
      <w:r w:rsidR="1F4391EF" w:rsidRPr="5BC8760C">
        <w:rPr>
          <w:rFonts w:ascii="Arial" w:eastAsia="Arial" w:hAnsi="Arial" w:cs="Arial"/>
          <w:sz w:val="22"/>
          <w:szCs w:val="22"/>
        </w:rPr>
        <w:t>3</w:t>
      </w:r>
      <w:r w:rsidR="11D26D83" w:rsidRPr="5BC8760C">
        <w:rPr>
          <w:rFonts w:ascii="Arial" w:eastAsia="Arial" w:hAnsi="Arial" w:cs="Arial"/>
          <w:sz w:val="22"/>
          <w:szCs w:val="22"/>
        </w:rPr>
        <w:t xml:space="preserve"> </w:t>
      </w:r>
      <w:r w:rsidR="78588735" w:rsidRPr="5BC8760C">
        <w:rPr>
          <w:rFonts w:ascii="Arial" w:eastAsia="Arial" w:hAnsi="Arial" w:cs="Arial"/>
          <w:sz w:val="22"/>
          <w:szCs w:val="22"/>
        </w:rPr>
        <w:t>as a multiplicative factor for the number of filters</w:t>
      </w:r>
      <w:r w:rsidR="11D26D83" w:rsidRPr="5BC8760C">
        <w:rPr>
          <w:rFonts w:ascii="Arial" w:eastAsia="Arial" w:hAnsi="Arial" w:cs="Arial"/>
          <w:sz w:val="22"/>
          <w:szCs w:val="22"/>
        </w:rPr>
        <w:t xml:space="preserve"> and a kernel size of 13</w:t>
      </w:r>
      <w:r w:rsidR="7F43CF24" w:rsidRPr="5BC8760C">
        <w:rPr>
          <w:rFonts w:ascii="Arial" w:eastAsia="Arial" w:hAnsi="Arial" w:cs="Arial"/>
          <w:sz w:val="22"/>
          <w:szCs w:val="22"/>
        </w:rPr>
        <w:t>.</w:t>
      </w:r>
      <w:r w:rsidR="0570383C" w:rsidRPr="5BC8760C">
        <w:rPr>
          <w:rFonts w:ascii="Arial" w:eastAsia="Arial" w:hAnsi="Arial" w:cs="Arial"/>
          <w:sz w:val="22"/>
          <w:szCs w:val="22"/>
        </w:rPr>
        <w:t xml:space="preserve"> The </w:t>
      </w:r>
      <w:r w:rsidR="4968AD33" w:rsidRPr="5BC8760C">
        <w:rPr>
          <w:rFonts w:ascii="Arial" w:eastAsia="Arial" w:hAnsi="Arial" w:cs="Arial"/>
          <w:sz w:val="22"/>
          <w:szCs w:val="22"/>
        </w:rPr>
        <w:t xml:space="preserve">selected learning rate is </w:t>
      </w:r>
      <w:proofErr w:type="gramStart"/>
      <w:r w:rsidR="4968AD33" w:rsidRPr="5BC8760C">
        <w:rPr>
          <w:rFonts w:ascii="Arial" w:eastAsia="Arial" w:hAnsi="Arial" w:cs="Arial"/>
          <w:sz w:val="22"/>
          <w:szCs w:val="22"/>
        </w:rPr>
        <w:t>10</w:t>
      </w:r>
      <w:r w:rsidR="4968AD33" w:rsidRPr="5BC8760C">
        <w:rPr>
          <w:rFonts w:ascii="Arial" w:eastAsia="Arial" w:hAnsi="Arial" w:cs="Arial"/>
          <w:sz w:val="22"/>
          <w:szCs w:val="22"/>
          <w:vertAlign w:val="superscript"/>
        </w:rPr>
        <w:t>−4</w:t>
      </w:r>
      <w:proofErr w:type="gramEnd"/>
      <w:r w:rsidR="7F43CF24" w:rsidRPr="5BC8760C">
        <w:rPr>
          <w:rFonts w:ascii="Arial" w:eastAsia="Arial" w:hAnsi="Arial" w:cs="Arial"/>
          <w:sz w:val="22"/>
          <w:szCs w:val="22"/>
        </w:rPr>
        <w:t xml:space="preserve"> </w:t>
      </w:r>
      <w:r w:rsidR="4968AD33" w:rsidRPr="5BC8760C">
        <w:rPr>
          <w:rFonts w:ascii="Arial" w:eastAsia="Arial" w:hAnsi="Arial" w:cs="Arial"/>
          <w:sz w:val="22"/>
          <w:szCs w:val="22"/>
        </w:rPr>
        <w:t xml:space="preserve">and the number of epochs </w:t>
      </w:r>
      <w:r w:rsidR="604B17EC" w:rsidRPr="5BC8760C">
        <w:rPr>
          <w:rFonts w:ascii="Arial" w:eastAsia="Arial" w:hAnsi="Arial" w:cs="Arial"/>
          <w:sz w:val="22"/>
          <w:szCs w:val="22"/>
        </w:rPr>
        <w:t>27</w:t>
      </w:r>
      <w:r w:rsidR="4968AD33" w:rsidRPr="5BC8760C">
        <w:rPr>
          <w:rFonts w:ascii="Arial" w:eastAsia="Arial" w:hAnsi="Arial" w:cs="Arial"/>
          <w:sz w:val="22"/>
          <w:szCs w:val="22"/>
        </w:rPr>
        <w:t>.</w:t>
      </w:r>
      <w:r w:rsidR="57BC2CD1" w:rsidRPr="5BC8760C">
        <w:rPr>
          <w:rFonts w:ascii="Arial" w:eastAsia="Arial" w:hAnsi="Arial" w:cs="Arial"/>
          <w:sz w:val="22"/>
          <w:szCs w:val="22"/>
        </w:rPr>
        <w:t xml:space="preserve"> </w:t>
      </w:r>
      <w:r w:rsidR="6B2A2AF3" w:rsidRPr="5BC8760C">
        <w:rPr>
          <w:rFonts w:ascii="Arial" w:eastAsia="Arial" w:hAnsi="Arial" w:cs="Arial"/>
          <w:sz w:val="22"/>
          <w:szCs w:val="22"/>
        </w:rPr>
        <w:t xml:space="preserve">This combination reached a </w:t>
      </w:r>
      <w:r w:rsidR="0047551A">
        <w:rPr>
          <w:rFonts w:ascii="Arial" w:eastAsia="Arial" w:hAnsi="Arial" w:cs="Arial"/>
          <w:sz w:val="22"/>
          <w:szCs w:val="22"/>
        </w:rPr>
        <w:t>M</w:t>
      </w:r>
      <w:r w:rsidR="6B2A2AF3" w:rsidRPr="5BC8760C">
        <w:rPr>
          <w:rFonts w:ascii="Arial" w:eastAsia="Arial" w:hAnsi="Arial" w:cs="Arial"/>
          <w:sz w:val="22"/>
          <w:szCs w:val="22"/>
        </w:rPr>
        <w:t>acro F1-</w:t>
      </w:r>
      <w:r w:rsidR="0047551A">
        <w:rPr>
          <w:rFonts w:ascii="Arial" w:eastAsia="Arial" w:hAnsi="Arial" w:cs="Arial"/>
          <w:sz w:val="22"/>
          <w:szCs w:val="22"/>
        </w:rPr>
        <w:t>S</w:t>
      </w:r>
      <w:r w:rsidR="6B2A2AF3" w:rsidRPr="5BC8760C">
        <w:rPr>
          <w:rFonts w:ascii="Arial" w:eastAsia="Arial" w:hAnsi="Arial" w:cs="Arial"/>
          <w:sz w:val="22"/>
          <w:szCs w:val="22"/>
        </w:rPr>
        <w:t xml:space="preserve">core of </w:t>
      </w:r>
      <w:r w:rsidR="48278ED1" w:rsidRPr="5BC8760C">
        <w:rPr>
          <w:rFonts w:ascii="Arial" w:eastAsia="Arial" w:hAnsi="Arial" w:cs="Arial"/>
          <w:sz w:val="22"/>
          <w:szCs w:val="22"/>
        </w:rPr>
        <w:t>89.95</w:t>
      </w:r>
      <w:r w:rsidR="029B88B4" w:rsidRPr="5BC8760C">
        <w:rPr>
          <w:rFonts w:ascii="Arial" w:eastAsia="Arial" w:hAnsi="Arial" w:cs="Arial"/>
          <w:sz w:val="22"/>
          <w:szCs w:val="22"/>
        </w:rPr>
        <w:t>%</w:t>
      </w:r>
      <w:r w:rsidR="48278ED1" w:rsidRPr="5BC8760C">
        <w:rPr>
          <w:rFonts w:ascii="Arial" w:eastAsia="Arial" w:hAnsi="Arial" w:cs="Arial"/>
          <w:sz w:val="22"/>
          <w:szCs w:val="22"/>
        </w:rPr>
        <w:t xml:space="preserve"> ±</w:t>
      </w:r>
      <w:r w:rsidR="17031D54" w:rsidRPr="5BC8760C">
        <w:rPr>
          <w:rFonts w:ascii="Arial" w:eastAsia="Arial" w:hAnsi="Arial" w:cs="Arial"/>
          <w:sz w:val="22"/>
          <w:szCs w:val="22"/>
        </w:rPr>
        <w:t xml:space="preserve"> 0.17</w:t>
      </w:r>
      <w:r w:rsidR="029B88B4" w:rsidRPr="5BC8760C">
        <w:rPr>
          <w:rFonts w:ascii="Arial" w:eastAsia="Arial" w:hAnsi="Arial" w:cs="Arial"/>
          <w:sz w:val="22"/>
          <w:szCs w:val="22"/>
        </w:rPr>
        <w:t>%</w:t>
      </w:r>
      <w:r w:rsidR="006243DB">
        <w:rPr>
          <w:rFonts w:ascii="Arial" w:eastAsia="Arial" w:hAnsi="Arial" w:cs="Arial"/>
          <w:sz w:val="22"/>
          <w:szCs w:val="22"/>
        </w:rPr>
        <w:t xml:space="preserve"> in the prediction of the pseudo-labels generated by </w:t>
      </w:r>
      <w:proofErr w:type="gramStart"/>
      <w:r w:rsidR="006243DB">
        <w:rPr>
          <w:rFonts w:ascii="Arial" w:eastAsia="Arial" w:hAnsi="Arial" w:cs="Arial"/>
          <w:sz w:val="22"/>
          <w:szCs w:val="22"/>
        </w:rPr>
        <w:t>the HMM</w:t>
      </w:r>
      <w:proofErr w:type="gramEnd"/>
      <w:r w:rsidR="17031D54" w:rsidRPr="5BC8760C">
        <w:rPr>
          <w:rFonts w:ascii="Arial" w:eastAsia="Arial" w:hAnsi="Arial" w:cs="Arial"/>
          <w:sz w:val="22"/>
          <w:szCs w:val="22"/>
        </w:rPr>
        <w:t>.</w:t>
      </w:r>
    </w:p>
    <w:p w14:paraId="677FE195" w14:textId="05A5DFF0" w:rsidR="00FC2FC4" w:rsidRPr="000A3899" w:rsidRDefault="003E5AF4" w:rsidP="000A3899">
      <w:pPr>
        <w:pStyle w:val="Caption"/>
        <w:keepNext/>
        <w:jc w:val="center"/>
        <w:rPr>
          <w:i w:val="0"/>
          <w:iCs w:val="0"/>
          <w:color w:val="000000"/>
          <w:sz w:val="20"/>
          <w:szCs w:val="20"/>
        </w:rPr>
      </w:pPr>
      <w:bookmarkStart w:id="6" w:name="_Ref195027284"/>
      <w:r>
        <w:rPr>
          <w:noProof/>
        </w:rPr>
        <w:drawing>
          <wp:inline distT="0" distB="0" distL="0" distR="0" wp14:anchorId="3A3A8096" wp14:editId="1D512C10">
            <wp:extent cx="4076700" cy="2446020"/>
            <wp:effectExtent l="0" t="0" r="0" b="0"/>
            <wp:docPr id="13934511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51152"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4076700" cy="2446020"/>
                    </a:xfrm>
                    <a:prstGeom prst="rect">
                      <a:avLst/>
                    </a:prstGeom>
                  </pic:spPr>
                </pic:pic>
              </a:graphicData>
            </a:graphic>
          </wp:inline>
        </w:drawing>
      </w:r>
      <w:r w:rsidR="2C027DC4" w:rsidRPr="2DF04B58">
        <w:rPr>
          <w:i w:val="0"/>
          <w:iCs w:val="0"/>
          <w:color w:val="000000" w:themeColor="text1"/>
          <w:sz w:val="20"/>
          <w:szCs w:val="20"/>
        </w:rPr>
        <w:t xml:space="preserve"> </w:t>
      </w:r>
      <w:r w:rsidR="2FDE0DA4">
        <w:br/>
      </w:r>
      <w:r w:rsidR="2C027DC4" w:rsidRPr="2DF04B58">
        <w:rPr>
          <w:i w:val="0"/>
          <w:iCs w:val="0"/>
          <w:color w:val="000000" w:themeColor="text1"/>
          <w:sz w:val="20"/>
          <w:szCs w:val="20"/>
        </w:rPr>
        <w:t xml:space="preserve">Figure </w:t>
      </w:r>
      <w:r w:rsidR="2FDE0DA4" w:rsidRPr="2DF04B58">
        <w:rPr>
          <w:i w:val="0"/>
          <w:iCs w:val="0"/>
          <w:color w:val="000000" w:themeColor="text1"/>
          <w:sz w:val="20"/>
          <w:szCs w:val="20"/>
        </w:rPr>
        <w:fldChar w:fldCharType="begin"/>
      </w:r>
      <w:r w:rsidR="2FDE0DA4" w:rsidRPr="2DF04B58">
        <w:rPr>
          <w:i w:val="0"/>
          <w:iCs w:val="0"/>
          <w:color w:val="000000" w:themeColor="text1"/>
          <w:sz w:val="20"/>
          <w:szCs w:val="20"/>
        </w:rPr>
        <w:instrText>SEQ Figure \* ARABIC</w:instrText>
      </w:r>
      <w:r w:rsidR="2FDE0DA4" w:rsidRPr="2DF04B58">
        <w:rPr>
          <w:i w:val="0"/>
          <w:iCs w:val="0"/>
          <w:color w:val="000000" w:themeColor="text1"/>
          <w:sz w:val="20"/>
          <w:szCs w:val="20"/>
        </w:rPr>
        <w:fldChar w:fldCharType="separate"/>
      </w:r>
      <w:r w:rsidR="2C027DC4" w:rsidRPr="2DF04B58">
        <w:rPr>
          <w:i w:val="0"/>
          <w:iCs w:val="0"/>
          <w:color w:val="000000" w:themeColor="text1"/>
          <w:sz w:val="20"/>
          <w:szCs w:val="20"/>
        </w:rPr>
        <w:t>4</w:t>
      </w:r>
      <w:r w:rsidR="2FDE0DA4" w:rsidRPr="2DF04B58">
        <w:rPr>
          <w:i w:val="0"/>
          <w:iCs w:val="0"/>
          <w:color w:val="000000" w:themeColor="text1"/>
          <w:sz w:val="20"/>
          <w:szCs w:val="20"/>
        </w:rPr>
        <w:fldChar w:fldCharType="end"/>
      </w:r>
      <w:bookmarkEnd w:id="6"/>
      <w:r w:rsidR="2C027DC4" w:rsidRPr="2DF04B58">
        <w:rPr>
          <w:i w:val="0"/>
          <w:iCs w:val="0"/>
          <w:color w:val="000000" w:themeColor="text1"/>
          <w:sz w:val="20"/>
          <w:szCs w:val="20"/>
        </w:rPr>
        <w:t xml:space="preserve"> Macro F1</w:t>
      </w:r>
      <w:r w:rsidR="001A70DB">
        <w:rPr>
          <w:i w:val="0"/>
          <w:iCs w:val="0"/>
          <w:color w:val="000000" w:themeColor="text1"/>
          <w:sz w:val="20"/>
          <w:szCs w:val="20"/>
        </w:rPr>
        <w:t>-S</w:t>
      </w:r>
      <w:r w:rsidR="2C027DC4" w:rsidRPr="2DF04B58">
        <w:rPr>
          <w:i w:val="0"/>
          <w:iCs w:val="0"/>
          <w:color w:val="000000" w:themeColor="text1"/>
          <w:sz w:val="20"/>
          <w:szCs w:val="20"/>
        </w:rPr>
        <w:t>core (mean and standard error) in the pre-training of the</w:t>
      </w:r>
      <w:r w:rsidR="1420F3BE" w:rsidRPr="2DF04B58">
        <w:rPr>
          <w:i w:val="0"/>
          <w:iCs w:val="0"/>
          <w:color w:val="000000" w:themeColor="text1"/>
          <w:sz w:val="20"/>
          <w:szCs w:val="20"/>
        </w:rPr>
        <w:t xml:space="preserve"> </w:t>
      </w:r>
      <w:r w:rsidR="2C027DC4" w:rsidRPr="2DF04B58">
        <w:rPr>
          <w:i w:val="0"/>
          <w:iCs w:val="0"/>
          <w:color w:val="000000" w:themeColor="text1"/>
          <w:sz w:val="20"/>
          <w:szCs w:val="20"/>
        </w:rPr>
        <w:t>1</w:t>
      </w:r>
      <w:r w:rsidR="00AA03B1" w:rsidRPr="2DF04B58">
        <w:rPr>
          <w:i w:val="0"/>
          <w:iCs w:val="0"/>
          <w:color w:val="000000" w:themeColor="text1"/>
          <w:sz w:val="20"/>
          <w:szCs w:val="20"/>
        </w:rPr>
        <w:t>5</w:t>
      </w:r>
      <w:r w:rsidR="2C027DC4" w:rsidRPr="2DF04B58">
        <w:rPr>
          <w:i w:val="0"/>
          <w:iCs w:val="0"/>
          <w:color w:val="000000" w:themeColor="text1"/>
          <w:sz w:val="20"/>
          <w:szCs w:val="20"/>
        </w:rPr>
        <w:t xml:space="preserve"> best-performing </w:t>
      </w:r>
      <w:r w:rsidR="0019510F" w:rsidRPr="2DF04B58">
        <w:rPr>
          <w:i w:val="0"/>
          <w:iCs w:val="0"/>
          <w:color w:val="000000" w:themeColor="text1"/>
          <w:sz w:val="20"/>
          <w:szCs w:val="20"/>
        </w:rPr>
        <w:t>combinations.</w:t>
      </w:r>
      <w:r w:rsidR="2C027DC4" w:rsidRPr="2DF04B58">
        <w:rPr>
          <w:i w:val="0"/>
          <w:iCs w:val="0"/>
          <w:color w:val="000000" w:themeColor="text1"/>
          <w:sz w:val="20"/>
          <w:szCs w:val="20"/>
        </w:rPr>
        <w:t xml:space="preserve"> </w:t>
      </w:r>
      <w:r w:rsidR="00D70B3B">
        <w:rPr>
          <w:i w:val="0"/>
          <w:iCs w:val="0"/>
          <w:color w:val="000000" w:themeColor="text1"/>
          <w:sz w:val="20"/>
          <w:szCs w:val="20"/>
        </w:rPr>
        <w:t>Notice that at this step</w:t>
      </w:r>
      <w:r w:rsidR="00F3195B">
        <w:rPr>
          <w:i w:val="0"/>
          <w:iCs w:val="0"/>
          <w:color w:val="000000" w:themeColor="text1"/>
          <w:sz w:val="20"/>
          <w:szCs w:val="20"/>
        </w:rPr>
        <w:t xml:space="preserve"> the </w:t>
      </w:r>
      <w:r w:rsidR="007C0B34">
        <w:rPr>
          <w:i w:val="0"/>
          <w:iCs w:val="0"/>
          <w:color w:val="000000" w:themeColor="text1"/>
          <w:sz w:val="20"/>
          <w:szCs w:val="20"/>
        </w:rPr>
        <w:t xml:space="preserve">scores are relative to </w:t>
      </w:r>
      <w:r w:rsidR="00F3195B">
        <w:rPr>
          <w:i w:val="0"/>
          <w:iCs w:val="0"/>
          <w:color w:val="000000" w:themeColor="text1"/>
          <w:sz w:val="20"/>
          <w:szCs w:val="20"/>
        </w:rPr>
        <w:t>the pseudo-labels generated by the HMM</w:t>
      </w:r>
      <w:r w:rsidR="00513CB2">
        <w:rPr>
          <w:i w:val="0"/>
          <w:iCs w:val="0"/>
          <w:color w:val="000000" w:themeColor="text1"/>
          <w:sz w:val="20"/>
          <w:szCs w:val="20"/>
        </w:rPr>
        <w:t>.</w:t>
      </w:r>
    </w:p>
    <w:p w14:paraId="7E63A53B" w14:textId="77777777" w:rsidR="000A3899" w:rsidRDefault="000A3899" w:rsidP="007C46EB">
      <w:pPr>
        <w:rPr>
          <w:rFonts w:ascii="Arial" w:eastAsia="Arial" w:hAnsi="Arial" w:cs="Arial"/>
          <w:b/>
          <w:i/>
          <w:sz w:val="22"/>
          <w:szCs w:val="22"/>
        </w:rPr>
      </w:pPr>
    </w:p>
    <w:p w14:paraId="39535E18" w14:textId="25A73479" w:rsidR="000704A3" w:rsidRDefault="0079443C" w:rsidP="007C46EB">
      <w:pPr>
        <w:rPr>
          <w:rFonts w:ascii="Arial" w:eastAsia="Arial" w:hAnsi="Arial" w:cs="Arial"/>
          <w:b/>
          <w:i/>
          <w:sz w:val="22"/>
          <w:szCs w:val="22"/>
        </w:rPr>
      </w:pPr>
      <w:r w:rsidRPr="0079443C">
        <w:rPr>
          <w:rFonts w:ascii="Arial" w:eastAsia="Arial" w:hAnsi="Arial" w:cs="Arial"/>
          <w:b/>
          <w:i/>
          <w:sz w:val="22"/>
          <w:szCs w:val="22"/>
        </w:rPr>
        <w:t>3.2 Annotator comparison</w:t>
      </w:r>
    </w:p>
    <w:p w14:paraId="76E0A32A" w14:textId="77777777" w:rsidR="0079443C" w:rsidRPr="0079443C" w:rsidRDefault="0079443C" w:rsidP="007C46EB">
      <w:pPr>
        <w:rPr>
          <w:rFonts w:ascii="Arial" w:eastAsia="Arial" w:hAnsi="Arial" w:cs="Arial"/>
          <w:b/>
          <w:i/>
          <w:sz w:val="22"/>
          <w:szCs w:val="22"/>
        </w:rPr>
      </w:pPr>
    </w:p>
    <w:p w14:paraId="77A3BBF4" w14:textId="7C10EC4D" w:rsidR="001B40E7" w:rsidRDefault="0B4782D7" w:rsidP="001B1711">
      <w:pPr>
        <w:spacing w:after="210"/>
        <w:ind w:left="-15" w:firstLine="15"/>
        <w:rPr>
          <w:rFonts w:ascii="Arial" w:eastAsia="Arial" w:hAnsi="Arial" w:cs="Arial"/>
          <w:sz w:val="22"/>
          <w:szCs w:val="22"/>
        </w:rPr>
      </w:pPr>
      <w:r w:rsidRPr="5BC8760C">
        <w:rPr>
          <w:rFonts w:ascii="Arial" w:eastAsia="Arial" w:hAnsi="Arial" w:cs="Arial"/>
          <w:sz w:val="22"/>
          <w:szCs w:val="22"/>
        </w:rPr>
        <w:t xml:space="preserve"> </w:t>
      </w:r>
      <w:r w:rsidR="57BC2CD1" w:rsidRPr="5BC8760C">
        <w:rPr>
          <w:rFonts w:ascii="Arial" w:eastAsia="Arial" w:hAnsi="Arial" w:cs="Arial"/>
          <w:sz w:val="22"/>
          <w:szCs w:val="22"/>
        </w:rPr>
        <w:t>Overall, the agreement between the two annotators was high, with a Macro F1</w:t>
      </w:r>
      <w:r w:rsidR="0047551A">
        <w:rPr>
          <w:rFonts w:ascii="Arial" w:eastAsia="Arial" w:hAnsi="Arial" w:cs="Arial"/>
          <w:sz w:val="22"/>
          <w:szCs w:val="22"/>
        </w:rPr>
        <w:t>-S</w:t>
      </w:r>
      <w:r w:rsidR="57BC2CD1" w:rsidRPr="5BC8760C">
        <w:rPr>
          <w:rFonts w:ascii="Arial" w:eastAsia="Arial" w:hAnsi="Arial" w:cs="Arial"/>
          <w:sz w:val="22"/>
          <w:szCs w:val="22"/>
        </w:rPr>
        <w:t xml:space="preserve">core of 88.5% and a Balanced Accuracy of 90.7%. The agreement was </w:t>
      </w:r>
      <w:r w:rsidR="0DBB17AF" w:rsidRPr="5BC8760C">
        <w:rPr>
          <w:rFonts w:ascii="Arial" w:eastAsia="Arial" w:hAnsi="Arial" w:cs="Arial"/>
          <w:sz w:val="22"/>
          <w:szCs w:val="22"/>
        </w:rPr>
        <w:t>comparable</w:t>
      </w:r>
      <w:r w:rsidR="57BC2CD1" w:rsidRPr="5BC8760C">
        <w:rPr>
          <w:rFonts w:ascii="Arial" w:eastAsia="Arial" w:hAnsi="Arial" w:cs="Arial"/>
          <w:sz w:val="22"/>
          <w:szCs w:val="22"/>
        </w:rPr>
        <w:t xml:space="preserve"> across the two datasets: the Macro F1 score was 88.6% for </w:t>
      </w:r>
      <w:r w:rsidR="3DB0E702" w:rsidRPr="5BC8760C">
        <w:rPr>
          <w:rFonts w:ascii="Arial" w:eastAsia="Arial" w:hAnsi="Arial" w:cs="Arial"/>
          <w:sz w:val="22"/>
          <w:szCs w:val="22"/>
        </w:rPr>
        <w:t>NAPAMI</w:t>
      </w:r>
      <w:r w:rsidR="57BC2CD1" w:rsidRPr="5BC8760C">
        <w:rPr>
          <w:rFonts w:ascii="Arial" w:eastAsia="Arial" w:hAnsi="Arial" w:cs="Arial"/>
          <w:sz w:val="22"/>
          <w:szCs w:val="22"/>
        </w:rPr>
        <w:t xml:space="preserve"> and 84.8% for PASS, while the Balanced Accuracy was 90.4% for </w:t>
      </w:r>
      <w:r w:rsidR="0AA40520" w:rsidRPr="5BC8760C">
        <w:rPr>
          <w:rFonts w:ascii="Arial" w:eastAsia="Arial" w:hAnsi="Arial" w:cs="Arial"/>
          <w:sz w:val="22"/>
          <w:szCs w:val="22"/>
        </w:rPr>
        <w:t>NAPAMI</w:t>
      </w:r>
      <w:r w:rsidR="57BC2CD1" w:rsidRPr="5BC8760C">
        <w:rPr>
          <w:rFonts w:ascii="Arial" w:eastAsia="Arial" w:hAnsi="Arial" w:cs="Arial"/>
          <w:sz w:val="22"/>
          <w:szCs w:val="22"/>
        </w:rPr>
        <w:t xml:space="preserve"> and 92.5% for PASS.</w:t>
      </w:r>
      <w:r w:rsidR="4C9F3666">
        <w:t xml:space="preserve"> </w:t>
      </w:r>
      <w:r w:rsidR="4C9F3666" w:rsidRPr="5BC8760C">
        <w:rPr>
          <w:rFonts w:ascii="Arial" w:eastAsia="Arial" w:hAnsi="Arial" w:cs="Arial"/>
          <w:sz w:val="22"/>
          <w:szCs w:val="22"/>
        </w:rPr>
        <w:t xml:space="preserve">The most notable difference between the two annotators is that Annotator 1 labeled more segments as </w:t>
      </w:r>
      <w:r w:rsidR="029B88B4" w:rsidRPr="5BC8760C">
        <w:rPr>
          <w:rFonts w:ascii="Arial" w:eastAsia="Arial" w:hAnsi="Arial" w:cs="Arial"/>
          <w:sz w:val="22"/>
          <w:szCs w:val="22"/>
        </w:rPr>
        <w:t>“</w:t>
      </w:r>
      <w:r w:rsidR="4C9F3666" w:rsidRPr="5BC8760C">
        <w:rPr>
          <w:rFonts w:ascii="Arial" w:eastAsia="Arial" w:hAnsi="Arial" w:cs="Arial"/>
          <w:sz w:val="22"/>
          <w:szCs w:val="22"/>
        </w:rPr>
        <w:t>Quiet</w:t>
      </w:r>
      <w:r w:rsidR="029B88B4" w:rsidRPr="5BC8760C">
        <w:rPr>
          <w:rFonts w:ascii="Arial" w:eastAsia="Arial" w:hAnsi="Arial" w:cs="Arial"/>
          <w:sz w:val="22"/>
          <w:szCs w:val="22"/>
        </w:rPr>
        <w:t>”</w:t>
      </w:r>
      <w:r w:rsidR="4C9F3666" w:rsidRPr="5BC8760C">
        <w:rPr>
          <w:rFonts w:ascii="Arial" w:eastAsia="Arial" w:hAnsi="Arial" w:cs="Arial"/>
          <w:sz w:val="22"/>
          <w:szCs w:val="22"/>
        </w:rPr>
        <w:t xml:space="preserve"> compared to Annotator 2 (27.3% vs. 22.9%). As a result, Annotator 1 labeled fewer segments as </w:t>
      </w:r>
      <w:r w:rsidR="029B88B4" w:rsidRPr="5BC8760C">
        <w:rPr>
          <w:rFonts w:ascii="Arial" w:eastAsia="Arial" w:hAnsi="Arial" w:cs="Arial"/>
          <w:sz w:val="22"/>
          <w:szCs w:val="22"/>
        </w:rPr>
        <w:t>“</w:t>
      </w:r>
      <w:r w:rsidR="4C9F3666" w:rsidRPr="5BC8760C">
        <w:rPr>
          <w:rFonts w:ascii="Arial" w:eastAsia="Arial" w:hAnsi="Arial" w:cs="Arial"/>
          <w:sz w:val="22"/>
          <w:szCs w:val="22"/>
        </w:rPr>
        <w:t>Active</w:t>
      </w:r>
      <w:r w:rsidR="029B88B4" w:rsidRPr="5BC8760C">
        <w:rPr>
          <w:rFonts w:ascii="Arial" w:eastAsia="Arial" w:hAnsi="Arial" w:cs="Arial"/>
          <w:sz w:val="22"/>
          <w:szCs w:val="22"/>
        </w:rPr>
        <w:t>”</w:t>
      </w:r>
      <w:r w:rsidR="4C9F3666" w:rsidRPr="5BC8760C">
        <w:rPr>
          <w:rFonts w:ascii="Arial" w:eastAsia="Arial" w:hAnsi="Arial" w:cs="Arial"/>
          <w:sz w:val="22"/>
          <w:szCs w:val="22"/>
        </w:rPr>
        <w:t xml:space="preserve"> (72.3% vs. 75.9%). The prevalence of the “Indeterminate” label was low for both annotators, at 0.4% for Annotator 1 and 1.2% for Annotator 2.</w:t>
      </w:r>
    </w:p>
    <w:p w14:paraId="1A599746" w14:textId="4146B539" w:rsidR="004258B8" w:rsidRDefault="4C9F3666" w:rsidP="001B1711">
      <w:pPr>
        <w:spacing w:after="210"/>
        <w:ind w:left="-15" w:firstLine="15"/>
        <w:rPr>
          <w:rFonts w:ascii="Arial" w:eastAsia="Arial" w:hAnsi="Arial" w:cs="Arial"/>
          <w:sz w:val="22"/>
          <w:szCs w:val="22"/>
        </w:rPr>
      </w:pPr>
      <w:r>
        <w:rPr>
          <w:rFonts w:ascii="Arial" w:eastAsia="Arial" w:hAnsi="Arial" w:cs="Arial"/>
          <w:sz w:val="22"/>
          <w:szCs w:val="22"/>
        </w:rPr>
        <w:t>As</w:t>
      </w:r>
      <w:r w:rsidR="00815B5B">
        <w:rPr>
          <w:rFonts w:ascii="Arial" w:eastAsia="Arial" w:hAnsi="Arial" w:cs="Arial"/>
          <w:sz w:val="22"/>
          <w:szCs w:val="22"/>
        </w:rPr>
        <w:t xml:space="preserve"> </w:t>
      </w:r>
      <w:r w:rsidR="2850D205">
        <w:rPr>
          <w:rFonts w:ascii="Arial" w:eastAsia="Arial" w:hAnsi="Arial" w:cs="Arial"/>
          <w:sz w:val="22"/>
          <w:szCs w:val="22"/>
        </w:rPr>
        <w:t>described</w:t>
      </w:r>
      <w:r>
        <w:rPr>
          <w:rFonts w:ascii="Arial" w:eastAsia="Arial" w:hAnsi="Arial" w:cs="Arial"/>
          <w:sz w:val="22"/>
          <w:szCs w:val="22"/>
        </w:rPr>
        <w:t xml:space="preserve"> in 2.3.2, the ground truth for training and evaluating the model is obtained from the combination of the annotations of Annotator 1 and Annotator 2</w:t>
      </w:r>
      <w:r w:rsidR="029B88B4">
        <w:rPr>
          <w:rFonts w:ascii="Arial" w:eastAsia="Arial" w:hAnsi="Arial" w:cs="Arial"/>
          <w:sz w:val="22"/>
          <w:szCs w:val="22"/>
        </w:rPr>
        <w:t>,</w:t>
      </w:r>
      <w:r>
        <w:rPr>
          <w:rFonts w:ascii="Arial" w:eastAsia="Arial" w:hAnsi="Arial" w:cs="Arial"/>
          <w:sz w:val="22"/>
          <w:szCs w:val="22"/>
        </w:rPr>
        <w:t xml:space="preserve"> and </w:t>
      </w:r>
      <w:r w:rsidR="029B88B4">
        <w:rPr>
          <w:rFonts w:ascii="Arial" w:eastAsia="Arial" w:hAnsi="Arial" w:cs="Arial"/>
          <w:sz w:val="22"/>
          <w:szCs w:val="22"/>
        </w:rPr>
        <w:t xml:space="preserve">the obtained class distribution </w:t>
      </w:r>
      <w:r>
        <w:rPr>
          <w:rFonts w:ascii="Arial" w:eastAsia="Arial" w:hAnsi="Arial" w:cs="Arial"/>
          <w:sz w:val="22"/>
          <w:szCs w:val="22"/>
        </w:rPr>
        <w:t>is reported in</w:t>
      </w:r>
      <w:r w:rsidR="00213358">
        <w:rPr>
          <w:rFonts w:ascii="Arial" w:eastAsia="Arial" w:hAnsi="Arial" w:cs="Arial"/>
          <w:sz w:val="22"/>
          <w:szCs w:val="22"/>
        </w:rPr>
        <w:t xml:space="preserve"> Table IV</w:t>
      </w:r>
      <w:r>
        <w:rPr>
          <w:rFonts w:ascii="Arial" w:eastAsia="Arial" w:hAnsi="Arial" w:cs="Arial"/>
          <w:sz w:val="22"/>
          <w:szCs w:val="22"/>
        </w:rPr>
        <w:t xml:space="preserve">. The signal segments in which the annotations were </w:t>
      </w:r>
      <w:r w:rsidR="029B88B4">
        <w:rPr>
          <w:rFonts w:ascii="Arial" w:eastAsia="Arial" w:hAnsi="Arial" w:cs="Arial"/>
          <w:sz w:val="22"/>
          <w:szCs w:val="22"/>
        </w:rPr>
        <w:t>inconsistent</w:t>
      </w:r>
      <w:r>
        <w:rPr>
          <w:rFonts w:ascii="Arial" w:eastAsia="Arial" w:hAnsi="Arial" w:cs="Arial"/>
          <w:sz w:val="22"/>
          <w:szCs w:val="22"/>
        </w:rPr>
        <w:t xml:space="preserve"> are marked as “</w:t>
      </w:r>
      <w:r w:rsidR="029B88B4">
        <w:rPr>
          <w:rFonts w:ascii="Arial" w:eastAsia="Arial" w:hAnsi="Arial" w:cs="Arial"/>
          <w:sz w:val="22"/>
          <w:szCs w:val="22"/>
        </w:rPr>
        <w:t>I</w:t>
      </w:r>
      <w:r>
        <w:rPr>
          <w:rFonts w:ascii="Arial" w:eastAsia="Arial" w:hAnsi="Arial" w:cs="Arial"/>
          <w:sz w:val="22"/>
          <w:szCs w:val="22"/>
        </w:rPr>
        <w:t xml:space="preserve">ndeterminate”, resulting in a total of 8.9% of “Indeterminate” in Napami and 4.3% for PASS. </w:t>
      </w:r>
    </w:p>
    <w:p w14:paraId="0834382D" w14:textId="545E2C89" w:rsidR="04300B43" w:rsidRDefault="04300B43" w:rsidP="004258B8">
      <w:pPr>
        <w:ind w:left="0" w:firstLine="0"/>
      </w:pPr>
    </w:p>
    <w:p w14:paraId="396DF2C6" w14:textId="1F052037" w:rsidR="00A11C98" w:rsidRPr="00EF0422" w:rsidRDefault="09A6E73A" w:rsidP="5BC8760C">
      <w:pPr>
        <w:pStyle w:val="Caption"/>
        <w:keepNext/>
        <w:jc w:val="center"/>
        <w:rPr>
          <w:i w:val="0"/>
          <w:iCs w:val="0"/>
          <w:color w:val="000000"/>
          <w:sz w:val="20"/>
          <w:szCs w:val="20"/>
        </w:rPr>
      </w:pPr>
      <w:bookmarkStart w:id="7" w:name="_Ref194571628"/>
      <w:r w:rsidRPr="5BC8760C">
        <w:rPr>
          <w:i w:val="0"/>
          <w:iCs w:val="0"/>
          <w:color w:val="000000" w:themeColor="text1"/>
          <w:sz w:val="20"/>
          <w:szCs w:val="20"/>
        </w:rPr>
        <w:t xml:space="preserve">Table </w:t>
      </w:r>
      <w:bookmarkEnd w:id="7"/>
      <w:r w:rsidR="00453D62">
        <w:rPr>
          <w:i w:val="0"/>
          <w:iCs w:val="0"/>
          <w:color w:val="000000" w:themeColor="text1"/>
          <w:sz w:val="20"/>
          <w:szCs w:val="20"/>
        </w:rPr>
        <w:t>IV</w:t>
      </w:r>
      <w:r w:rsidR="7011BEC4" w:rsidRPr="5BC8760C">
        <w:rPr>
          <w:i w:val="0"/>
          <w:iCs w:val="0"/>
          <w:color w:val="000000" w:themeColor="text1"/>
          <w:sz w:val="20"/>
          <w:szCs w:val="20"/>
        </w:rPr>
        <w:t xml:space="preserve"> Percentages of “Active”, “Quiet” and “Indeterminate” state</w:t>
      </w:r>
      <w:r w:rsidR="006C294D">
        <w:rPr>
          <w:i w:val="0"/>
          <w:iCs w:val="0"/>
          <w:color w:val="000000" w:themeColor="text1"/>
          <w:sz w:val="20"/>
          <w:szCs w:val="20"/>
        </w:rPr>
        <w:t>s</w:t>
      </w:r>
      <w:r w:rsidR="26BF9E4D" w:rsidRPr="5BC8760C">
        <w:rPr>
          <w:i w:val="0"/>
          <w:iCs w:val="0"/>
          <w:color w:val="000000" w:themeColor="text1"/>
          <w:sz w:val="20"/>
          <w:szCs w:val="20"/>
        </w:rPr>
        <w:t xml:space="preserve"> </w:t>
      </w:r>
      <w:r w:rsidR="39EBADFD" w:rsidRPr="5BC8760C">
        <w:rPr>
          <w:i w:val="0"/>
          <w:iCs w:val="0"/>
          <w:color w:val="000000" w:themeColor="text1"/>
          <w:sz w:val="20"/>
          <w:szCs w:val="20"/>
        </w:rPr>
        <w:t xml:space="preserve">derived after </w:t>
      </w:r>
      <w:r w:rsidR="65754876" w:rsidRPr="5BC8760C">
        <w:rPr>
          <w:i w:val="0"/>
          <w:iCs w:val="0"/>
          <w:color w:val="000000" w:themeColor="text1"/>
          <w:sz w:val="20"/>
          <w:szCs w:val="20"/>
        </w:rPr>
        <w:t>merging</w:t>
      </w:r>
      <w:r w:rsidR="26BF9E4D" w:rsidRPr="5BC8760C">
        <w:rPr>
          <w:i w:val="0"/>
          <w:iCs w:val="0"/>
          <w:color w:val="000000" w:themeColor="text1"/>
          <w:sz w:val="20"/>
          <w:szCs w:val="20"/>
        </w:rPr>
        <w:t xml:space="preserve"> the </w:t>
      </w:r>
      <w:r w:rsidR="004E2F03">
        <w:rPr>
          <w:i w:val="0"/>
          <w:iCs w:val="0"/>
          <w:color w:val="000000" w:themeColor="text1"/>
          <w:sz w:val="20"/>
          <w:szCs w:val="20"/>
        </w:rPr>
        <w:t>clinicians</w:t>
      </w:r>
      <w:r w:rsidR="006C294D">
        <w:rPr>
          <w:i w:val="0"/>
          <w:iCs w:val="0"/>
          <w:color w:val="000000" w:themeColor="text1"/>
          <w:sz w:val="20"/>
          <w:szCs w:val="20"/>
        </w:rPr>
        <w:t>’ a</w:t>
      </w:r>
      <w:r w:rsidR="0019510F" w:rsidRPr="5BC8760C">
        <w:rPr>
          <w:i w:val="0"/>
          <w:iCs w:val="0"/>
          <w:color w:val="000000" w:themeColor="text1"/>
          <w:sz w:val="20"/>
          <w:szCs w:val="20"/>
        </w:rPr>
        <w:t>nnotations.</w:t>
      </w:r>
    </w:p>
    <w:tbl>
      <w:tblPr>
        <w:tblStyle w:val="TableGrid0"/>
        <w:tblW w:w="3738" w:type="dxa"/>
        <w:jc w:val="center"/>
        <w:tblLook w:val="04A0" w:firstRow="1" w:lastRow="0" w:firstColumn="1" w:lastColumn="0" w:noHBand="0" w:noVBand="1"/>
      </w:tblPr>
      <w:tblGrid>
        <w:gridCol w:w="1698"/>
        <w:gridCol w:w="1020"/>
        <w:gridCol w:w="1020"/>
      </w:tblGrid>
      <w:tr w:rsidR="004258B8" w14:paraId="6C7F37E8" w14:textId="77777777" w:rsidTr="004258B8">
        <w:trPr>
          <w:trHeight w:hRule="exact" w:val="284"/>
          <w:jc w:val="center"/>
        </w:trPr>
        <w:tc>
          <w:tcPr>
            <w:tcW w:w="1698" w:type="dxa"/>
            <w:tcBorders>
              <w:top w:val="nil"/>
              <w:left w:val="nil"/>
              <w:bottom w:val="nil"/>
              <w:right w:val="nil"/>
            </w:tcBorders>
          </w:tcPr>
          <w:p w14:paraId="62F2307D" w14:textId="77777777" w:rsidR="004258B8" w:rsidRPr="00EF2C84" w:rsidRDefault="004258B8" w:rsidP="00384A54">
            <w:pPr>
              <w:spacing w:after="210"/>
              <w:ind w:left="0" w:firstLine="0"/>
              <w:jc w:val="center"/>
              <w:rPr>
                <w:rFonts w:eastAsia="Arial"/>
                <w:szCs w:val="20"/>
              </w:rPr>
            </w:pPr>
          </w:p>
        </w:tc>
        <w:tc>
          <w:tcPr>
            <w:tcW w:w="1020" w:type="dxa"/>
            <w:tcBorders>
              <w:top w:val="nil"/>
              <w:left w:val="double" w:sz="4" w:space="0" w:color="auto"/>
              <w:right w:val="nil"/>
            </w:tcBorders>
          </w:tcPr>
          <w:p w14:paraId="33C1010A" w14:textId="7C39C21B" w:rsidR="004258B8" w:rsidRPr="00F040AE" w:rsidRDefault="004258B8" w:rsidP="00384A54">
            <w:pPr>
              <w:spacing w:after="210"/>
              <w:ind w:left="0" w:firstLine="0"/>
              <w:jc w:val="center"/>
              <w:rPr>
                <w:rFonts w:eastAsia="Arial"/>
                <w:b/>
                <w:bCs/>
                <w:i/>
                <w:iCs/>
                <w:szCs w:val="20"/>
              </w:rPr>
            </w:pPr>
            <w:r w:rsidRPr="00F040AE">
              <w:rPr>
                <w:rFonts w:eastAsia="Arial"/>
                <w:b/>
                <w:bCs/>
                <w:i/>
                <w:iCs/>
                <w:szCs w:val="20"/>
              </w:rPr>
              <w:t>NAPAMI</w:t>
            </w:r>
          </w:p>
        </w:tc>
        <w:tc>
          <w:tcPr>
            <w:tcW w:w="1020" w:type="dxa"/>
            <w:tcBorders>
              <w:top w:val="nil"/>
              <w:left w:val="nil"/>
              <w:right w:val="nil"/>
            </w:tcBorders>
          </w:tcPr>
          <w:p w14:paraId="0E51A04C" w14:textId="4ED870BB" w:rsidR="004258B8" w:rsidRPr="00F040AE" w:rsidRDefault="004258B8" w:rsidP="00384A54">
            <w:pPr>
              <w:spacing w:after="210"/>
              <w:ind w:left="0" w:firstLine="0"/>
              <w:jc w:val="center"/>
              <w:rPr>
                <w:rFonts w:eastAsia="Arial"/>
                <w:b/>
                <w:bCs/>
                <w:i/>
                <w:iCs/>
                <w:szCs w:val="20"/>
              </w:rPr>
            </w:pPr>
            <w:r w:rsidRPr="00F040AE">
              <w:rPr>
                <w:rFonts w:eastAsia="Arial"/>
                <w:b/>
                <w:bCs/>
                <w:i/>
                <w:iCs/>
                <w:szCs w:val="20"/>
              </w:rPr>
              <w:t>PASS</w:t>
            </w:r>
          </w:p>
        </w:tc>
      </w:tr>
      <w:tr w:rsidR="004258B8" w14:paraId="37454AAA" w14:textId="2A9A1426" w:rsidTr="004258B8">
        <w:trPr>
          <w:trHeight w:hRule="exact" w:val="284"/>
          <w:jc w:val="center"/>
        </w:trPr>
        <w:tc>
          <w:tcPr>
            <w:tcW w:w="1698" w:type="dxa"/>
            <w:tcBorders>
              <w:top w:val="nil"/>
              <w:left w:val="nil"/>
              <w:right w:val="nil"/>
            </w:tcBorders>
          </w:tcPr>
          <w:p w14:paraId="09E4BBB6" w14:textId="5B539E45" w:rsidR="004258B8" w:rsidRPr="00EF2C84" w:rsidRDefault="004258B8" w:rsidP="00384A54">
            <w:pPr>
              <w:spacing w:after="210"/>
              <w:ind w:left="0" w:firstLine="0"/>
              <w:jc w:val="center"/>
              <w:rPr>
                <w:rFonts w:eastAsia="Arial"/>
                <w:szCs w:val="20"/>
              </w:rPr>
            </w:pPr>
            <w:r w:rsidRPr="00CF531E">
              <w:rPr>
                <w:rFonts w:eastAsia="Arial"/>
                <w:b/>
                <w:bCs/>
                <w:szCs w:val="20"/>
                <w:lang w:val="it-IT"/>
              </w:rPr>
              <w:t>Active</w:t>
            </w:r>
          </w:p>
        </w:tc>
        <w:tc>
          <w:tcPr>
            <w:tcW w:w="1020" w:type="dxa"/>
            <w:tcBorders>
              <w:left w:val="double" w:sz="4" w:space="0" w:color="auto"/>
              <w:right w:val="single" w:sz="4" w:space="0" w:color="auto"/>
            </w:tcBorders>
          </w:tcPr>
          <w:p w14:paraId="2E7E8A28" w14:textId="3344726B" w:rsidR="004258B8" w:rsidRPr="00CF531E" w:rsidRDefault="004258B8" w:rsidP="00384A54">
            <w:pPr>
              <w:spacing w:after="210"/>
              <w:ind w:left="0" w:firstLine="0"/>
              <w:jc w:val="center"/>
              <w:rPr>
                <w:rFonts w:eastAsia="Arial"/>
                <w:szCs w:val="20"/>
                <w:lang w:val="it-IT"/>
              </w:rPr>
            </w:pPr>
            <w:r w:rsidRPr="00F040AE">
              <w:rPr>
                <w:rFonts w:eastAsia="Arial"/>
                <w:color w:val="000000" w:themeColor="text1"/>
                <w:szCs w:val="20"/>
              </w:rPr>
              <w:t>68.4%</w:t>
            </w:r>
          </w:p>
        </w:tc>
        <w:tc>
          <w:tcPr>
            <w:tcW w:w="1020" w:type="dxa"/>
            <w:tcBorders>
              <w:left w:val="single" w:sz="4" w:space="0" w:color="auto"/>
              <w:right w:val="nil"/>
            </w:tcBorders>
          </w:tcPr>
          <w:p w14:paraId="4786FDBE" w14:textId="63E64777" w:rsidR="004258B8" w:rsidRPr="00CF531E" w:rsidRDefault="004258B8" w:rsidP="00384A54">
            <w:pPr>
              <w:spacing w:after="210"/>
              <w:ind w:left="0" w:firstLine="0"/>
              <w:jc w:val="center"/>
              <w:rPr>
                <w:rFonts w:eastAsia="Arial"/>
                <w:szCs w:val="20"/>
                <w:lang w:val="it-IT"/>
              </w:rPr>
            </w:pPr>
            <w:r w:rsidRPr="00F040AE">
              <w:rPr>
                <w:rFonts w:eastAsia="Arial"/>
                <w:color w:val="000000" w:themeColor="text1"/>
                <w:szCs w:val="20"/>
              </w:rPr>
              <w:t>76.5%</w:t>
            </w:r>
          </w:p>
        </w:tc>
      </w:tr>
      <w:tr w:rsidR="004258B8" w14:paraId="47EE1408" w14:textId="30387D70" w:rsidTr="004258B8">
        <w:trPr>
          <w:trHeight w:hRule="exact" w:val="284"/>
          <w:jc w:val="center"/>
        </w:trPr>
        <w:tc>
          <w:tcPr>
            <w:tcW w:w="1698" w:type="dxa"/>
            <w:tcBorders>
              <w:left w:val="nil"/>
              <w:right w:val="nil"/>
            </w:tcBorders>
          </w:tcPr>
          <w:p w14:paraId="784E1A78" w14:textId="31EB981B" w:rsidR="004258B8" w:rsidRPr="00EF2C84" w:rsidRDefault="004258B8" w:rsidP="00384A54">
            <w:pPr>
              <w:spacing w:after="210"/>
              <w:ind w:left="0" w:firstLine="0"/>
              <w:jc w:val="center"/>
              <w:rPr>
                <w:rFonts w:eastAsia="Arial"/>
                <w:szCs w:val="20"/>
              </w:rPr>
            </w:pPr>
            <w:r w:rsidRPr="00CF531E">
              <w:rPr>
                <w:rFonts w:eastAsia="Arial"/>
                <w:b/>
                <w:bCs/>
                <w:szCs w:val="20"/>
                <w:lang w:val="it-IT"/>
              </w:rPr>
              <w:t>Quiet</w:t>
            </w:r>
          </w:p>
        </w:tc>
        <w:tc>
          <w:tcPr>
            <w:tcW w:w="1020" w:type="dxa"/>
            <w:tcBorders>
              <w:left w:val="double" w:sz="4" w:space="0" w:color="auto"/>
              <w:right w:val="single" w:sz="4" w:space="0" w:color="auto"/>
            </w:tcBorders>
          </w:tcPr>
          <w:p w14:paraId="61E8CADC" w14:textId="14507CD8" w:rsidR="004258B8" w:rsidRPr="00CF531E" w:rsidRDefault="004258B8" w:rsidP="00384A54">
            <w:pPr>
              <w:spacing w:after="210"/>
              <w:ind w:left="0" w:firstLine="0"/>
              <w:jc w:val="center"/>
              <w:rPr>
                <w:rFonts w:eastAsia="Arial"/>
                <w:szCs w:val="20"/>
                <w:lang w:val="it-IT"/>
              </w:rPr>
            </w:pPr>
            <w:r w:rsidRPr="00F040AE">
              <w:rPr>
                <w:rFonts w:eastAsia="Arial"/>
                <w:color w:val="000000" w:themeColor="text1"/>
                <w:szCs w:val="20"/>
              </w:rPr>
              <w:t>22.7%</w:t>
            </w:r>
          </w:p>
        </w:tc>
        <w:tc>
          <w:tcPr>
            <w:tcW w:w="1020" w:type="dxa"/>
            <w:tcBorders>
              <w:left w:val="single" w:sz="4" w:space="0" w:color="auto"/>
              <w:right w:val="nil"/>
            </w:tcBorders>
          </w:tcPr>
          <w:p w14:paraId="3ABB45BF" w14:textId="6ED2316C" w:rsidR="004258B8" w:rsidRPr="00CF531E" w:rsidRDefault="004258B8" w:rsidP="00384A54">
            <w:pPr>
              <w:spacing w:after="210"/>
              <w:ind w:left="0" w:firstLine="0"/>
              <w:jc w:val="center"/>
              <w:rPr>
                <w:rFonts w:eastAsia="Arial"/>
                <w:szCs w:val="20"/>
                <w:lang w:val="it-IT"/>
              </w:rPr>
            </w:pPr>
            <w:r w:rsidRPr="00F040AE">
              <w:rPr>
                <w:rFonts w:eastAsia="Arial"/>
                <w:color w:val="000000" w:themeColor="text1"/>
                <w:szCs w:val="20"/>
              </w:rPr>
              <w:t>19.2%</w:t>
            </w:r>
          </w:p>
        </w:tc>
      </w:tr>
      <w:tr w:rsidR="004258B8" w14:paraId="3F460BCE" w14:textId="6AF14B77" w:rsidTr="004258B8">
        <w:trPr>
          <w:trHeight w:hRule="exact" w:val="284"/>
          <w:jc w:val="center"/>
        </w:trPr>
        <w:tc>
          <w:tcPr>
            <w:tcW w:w="1698" w:type="dxa"/>
            <w:tcBorders>
              <w:left w:val="nil"/>
              <w:bottom w:val="nil"/>
              <w:right w:val="nil"/>
            </w:tcBorders>
          </w:tcPr>
          <w:p w14:paraId="13835398" w14:textId="77777777" w:rsidR="004258B8" w:rsidRPr="00EF2C84" w:rsidRDefault="004258B8" w:rsidP="00384A54">
            <w:pPr>
              <w:spacing w:after="210"/>
              <w:ind w:left="0" w:firstLine="0"/>
              <w:jc w:val="center"/>
              <w:rPr>
                <w:rFonts w:eastAsia="Arial"/>
                <w:szCs w:val="20"/>
              </w:rPr>
            </w:pPr>
            <w:r w:rsidRPr="00CF531E">
              <w:rPr>
                <w:rFonts w:eastAsia="Arial"/>
                <w:b/>
                <w:bCs/>
                <w:szCs w:val="20"/>
                <w:lang w:val="it-IT"/>
              </w:rPr>
              <w:t xml:space="preserve">Indeterminate </w:t>
            </w:r>
            <w:r w:rsidRPr="00CF531E">
              <w:rPr>
                <w:rFonts w:eastAsia="Arial"/>
                <w:szCs w:val="20"/>
                <w:lang w:val="it-IT"/>
              </w:rPr>
              <w:t>[%]</w:t>
            </w:r>
          </w:p>
        </w:tc>
        <w:tc>
          <w:tcPr>
            <w:tcW w:w="1020" w:type="dxa"/>
            <w:tcBorders>
              <w:left w:val="double" w:sz="4" w:space="0" w:color="auto"/>
              <w:bottom w:val="nil"/>
              <w:right w:val="single" w:sz="4" w:space="0" w:color="auto"/>
            </w:tcBorders>
          </w:tcPr>
          <w:p w14:paraId="3DA6EE75" w14:textId="10BEFCF7" w:rsidR="004258B8" w:rsidRPr="00CF531E" w:rsidRDefault="004258B8" w:rsidP="00384A54">
            <w:pPr>
              <w:spacing w:after="210"/>
              <w:ind w:left="0" w:firstLine="0"/>
              <w:jc w:val="center"/>
              <w:rPr>
                <w:rFonts w:eastAsia="Arial"/>
                <w:szCs w:val="20"/>
                <w:lang w:val="it-IT"/>
              </w:rPr>
            </w:pPr>
            <w:r w:rsidRPr="00F040AE">
              <w:rPr>
                <w:rFonts w:eastAsia="Arial"/>
                <w:color w:val="000000" w:themeColor="text1"/>
                <w:szCs w:val="20"/>
              </w:rPr>
              <w:t>8.9%</w:t>
            </w:r>
          </w:p>
        </w:tc>
        <w:tc>
          <w:tcPr>
            <w:tcW w:w="1020" w:type="dxa"/>
            <w:tcBorders>
              <w:left w:val="single" w:sz="4" w:space="0" w:color="auto"/>
              <w:bottom w:val="nil"/>
              <w:right w:val="nil"/>
            </w:tcBorders>
          </w:tcPr>
          <w:p w14:paraId="4816CE14" w14:textId="09FB459C" w:rsidR="004258B8" w:rsidRPr="00CF531E" w:rsidRDefault="004258B8" w:rsidP="00384A54">
            <w:pPr>
              <w:spacing w:after="210"/>
              <w:ind w:left="0" w:firstLine="0"/>
              <w:jc w:val="center"/>
              <w:rPr>
                <w:rFonts w:eastAsia="Arial"/>
                <w:szCs w:val="20"/>
                <w:lang w:val="it-IT"/>
              </w:rPr>
            </w:pPr>
            <w:r w:rsidRPr="00F040AE">
              <w:rPr>
                <w:rFonts w:eastAsia="Arial"/>
                <w:color w:val="000000" w:themeColor="text1"/>
                <w:szCs w:val="20"/>
              </w:rPr>
              <w:t>4.3%</w:t>
            </w:r>
          </w:p>
        </w:tc>
      </w:tr>
    </w:tbl>
    <w:p w14:paraId="70351234" w14:textId="2BA5742E" w:rsidR="00142100" w:rsidRDefault="00142100" w:rsidP="00A11C98">
      <w:pPr>
        <w:spacing w:after="210"/>
        <w:rPr>
          <w:rFonts w:ascii="Arial" w:eastAsia="Arial" w:hAnsi="Arial" w:cs="Arial"/>
          <w:sz w:val="22"/>
          <w:szCs w:val="22"/>
        </w:rPr>
      </w:pPr>
    </w:p>
    <w:p w14:paraId="06285977" w14:textId="2526CACE" w:rsidR="00DD0909" w:rsidRPr="00B753CF" w:rsidRDefault="00572FCA" w:rsidP="00B753CF">
      <w:pPr>
        <w:rPr>
          <w:rFonts w:ascii="Arial" w:eastAsia="Arial" w:hAnsi="Arial" w:cs="Arial"/>
          <w:b/>
          <w:i/>
          <w:sz w:val="22"/>
          <w:szCs w:val="22"/>
        </w:rPr>
      </w:pPr>
      <w:r w:rsidRPr="00B753CF">
        <w:rPr>
          <w:rFonts w:ascii="Arial" w:eastAsia="Arial" w:hAnsi="Arial" w:cs="Arial"/>
          <w:b/>
          <w:i/>
          <w:sz w:val="22"/>
          <w:szCs w:val="22"/>
        </w:rPr>
        <w:t xml:space="preserve">3.2 </w:t>
      </w:r>
      <w:r w:rsidR="00AF1F24" w:rsidRPr="00B753CF">
        <w:rPr>
          <w:rFonts w:ascii="Arial" w:eastAsia="Arial" w:hAnsi="Arial" w:cs="Arial"/>
          <w:b/>
          <w:i/>
          <w:sz w:val="22"/>
          <w:szCs w:val="22"/>
        </w:rPr>
        <w:t>Model fine-tuning</w:t>
      </w:r>
    </w:p>
    <w:p w14:paraId="5BEBD623" w14:textId="77777777" w:rsidR="00913354" w:rsidRDefault="00913354" w:rsidP="00913354"/>
    <w:p w14:paraId="383939F8" w14:textId="77777777" w:rsidR="00123004" w:rsidRDefault="7AD5D132" w:rsidP="001B1711">
      <w:pPr>
        <w:spacing w:after="189"/>
        <w:ind w:left="-15" w:firstLine="15"/>
        <w:rPr>
          <w:rFonts w:ascii="Arial" w:eastAsia="Arial" w:hAnsi="Arial" w:cs="Arial"/>
          <w:sz w:val="22"/>
          <w:szCs w:val="22"/>
        </w:rPr>
      </w:pPr>
      <w:r w:rsidRPr="04300B43">
        <w:rPr>
          <w:rFonts w:ascii="Arial" w:eastAsia="Arial" w:hAnsi="Arial" w:cs="Arial"/>
          <w:sz w:val="22"/>
          <w:szCs w:val="22"/>
        </w:rPr>
        <w:t xml:space="preserve">The </w:t>
      </w:r>
      <w:r w:rsidR="5CD1C490" w:rsidRPr="04300B43">
        <w:rPr>
          <w:rFonts w:ascii="Arial" w:eastAsia="Arial" w:hAnsi="Arial" w:cs="Arial"/>
          <w:sz w:val="22"/>
          <w:szCs w:val="22"/>
        </w:rPr>
        <w:t>repeated</w:t>
      </w:r>
      <w:r w:rsidRPr="04300B43">
        <w:rPr>
          <w:rFonts w:ascii="Arial" w:eastAsia="Arial" w:hAnsi="Arial" w:cs="Arial"/>
          <w:sz w:val="22"/>
          <w:szCs w:val="22"/>
        </w:rPr>
        <w:t xml:space="preserve"> 5-fold cross-validation identified 10</w:t>
      </w:r>
      <w:r w:rsidR="04B2BCD5" w:rsidRPr="04300B43">
        <w:rPr>
          <w:rFonts w:ascii="Arial" w:eastAsia="Arial" w:hAnsi="Arial" w:cs="Arial"/>
          <w:sz w:val="22"/>
          <w:szCs w:val="22"/>
          <w:vertAlign w:val="superscript"/>
        </w:rPr>
        <w:t>-</w:t>
      </w:r>
      <w:r w:rsidR="20309371" w:rsidRPr="04300B43">
        <w:rPr>
          <w:rFonts w:ascii="Arial" w:eastAsia="Arial" w:hAnsi="Arial" w:cs="Arial"/>
          <w:sz w:val="22"/>
          <w:szCs w:val="22"/>
          <w:vertAlign w:val="superscript"/>
        </w:rPr>
        <w:t>5</w:t>
      </w:r>
      <w:r w:rsidRPr="04300B43">
        <w:rPr>
          <w:rFonts w:ascii="Arial" w:eastAsia="Arial" w:hAnsi="Arial" w:cs="Arial"/>
          <w:sz w:val="22"/>
          <w:szCs w:val="22"/>
        </w:rPr>
        <w:t xml:space="preserve"> as the optimal learning rate</w:t>
      </w:r>
      <w:r w:rsidR="2103B978" w:rsidRPr="04300B43">
        <w:rPr>
          <w:rFonts w:ascii="Arial" w:eastAsia="Arial" w:hAnsi="Arial" w:cs="Arial"/>
          <w:sz w:val="22"/>
          <w:szCs w:val="22"/>
        </w:rPr>
        <w:t xml:space="preserve">, which </w:t>
      </w:r>
      <w:r w:rsidR="00123004" w:rsidRPr="04300B43">
        <w:rPr>
          <w:rFonts w:ascii="Arial" w:eastAsia="Arial" w:hAnsi="Arial" w:cs="Arial"/>
          <w:sz w:val="22"/>
          <w:szCs w:val="22"/>
        </w:rPr>
        <w:t>was associated with</w:t>
      </w:r>
      <w:r w:rsidRPr="04300B43">
        <w:rPr>
          <w:rFonts w:ascii="Arial" w:eastAsia="Arial" w:hAnsi="Arial" w:cs="Arial"/>
          <w:sz w:val="22"/>
          <w:szCs w:val="22"/>
        </w:rPr>
        <w:t xml:space="preserve"> a </w:t>
      </w:r>
      <w:r w:rsidR="0CE38044" w:rsidRPr="04300B43">
        <w:rPr>
          <w:rFonts w:ascii="Arial" w:eastAsia="Arial" w:hAnsi="Arial" w:cs="Arial"/>
          <w:sz w:val="22"/>
          <w:szCs w:val="22"/>
        </w:rPr>
        <w:t>consistent</w:t>
      </w:r>
      <w:r w:rsidRPr="04300B43">
        <w:rPr>
          <w:rFonts w:ascii="Arial" w:eastAsia="Arial" w:hAnsi="Arial" w:cs="Arial"/>
          <w:sz w:val="22"/>
          <w:szCs w:val="22"/>
        </w:rPr>
        <w:t xml:space="preserve"> decline in validation loss </w:t>
      </w:r>
      <w:r w:rsidR="534B7E08" w:rsidRPr="04300B43">
        <w:rPr>
          <w:rFonts w:ascii="Arial" w:eastAsia="Arial" w:hAnsi="Arial" w:cs="Arial"/>
          <w:sz w:val="22"/>
          <w:szCs w:val="22"/>
        </w:rPr>
        <w:t xml:space="preserve">in all </w:t>
      </w:r>
      <w:r w:rsidR="5CD1C490" w:rsidRPr="04300B43">
        <w:rPr>
          <w:rFonts w:ascii="Arial" w:eastAsia="Arial" w:hAnsi="Arial" w:cs="Arial"/>
          <w:sz w:val="22"/>
          <w:szCs w:val="22"/>
        </w:rPr>
        <w:t>repetitions</w:t>
      </w:r>
      <w:r w:rsidR="0A6F1413" w:rsidRPr="04300B43">
        <w:rPr>
          <w:rFonts w:ascii="Arial" w:eastAsia="Arial" w:hAnsi="Arial" w:cs="Arial"/>
          <w:sz w:val="22"/>
          <w:szCs w:val="22"/>
        </w:rPr>
        <w:t>.</w:t>
      </w:r>
      <w:r w:rsidR="2D6391C8" w:rsidRPr="04300B43">
        <w:rPr>
          <w:rFonts w:ascii="Arial" w:eastAsia="Arial" w:hAnsi="Arial" w:cs="Arial"/>
          <w:sz w:val="22"/>
          <w:szCs w:val="22"/>
        </w:rPr>
        <w:t xml:space="preserve"> </w:t>
      </w:r>
      <w:r w:rsidRPr="04300B43">
        <w:rPr>
          <w:rFonts w:ascii="Arial" w:eastAsia="Arial" w:hAnsi="Arial" w:cs="Arial"/>
          <w:sz w:val="22"/>
          <w:szCs w:val="22"/>
        </w:rPr>
        <w:t xml:space="preserve">Based on the average Macro F1 score in the validation set, the model was fine-tuned for </w:t>
      </w:r>
      <w:r w:rsidR="1CCC157A" w:rsidRPr="04300B43">
        <w:rPr>
          <w:rFonts w:ascii="Arial" w:eastAsia="Arial" w:hAnsi="Arial" w:cs="Arial"/>
          <w:sz w:val="22"/>
          <w:szCs w:val="22"/>
        </w:rPr>
        <w:t>35</w:t>
      </w:r>
      <w:r w:rsidRPr="04300B43">
        <w:rPr>
          <w:rFonts w:ascii="Arial" w:eastAsia="Arial" w:hAnsi="Arial" w:cs="Arial"/>
          <w:sz w:val="22"/>
          <w:szCs w:val="22"/>
        </w:rPr>
        <w:t xml:space="preserve"> epochs.</w:t>
      </w:r>
      <w:r w:rsidR="523D70D4" w:rsidRPr="04300B43">
        <w:rPr>
          <w:rFonts w:ascii="Arial" w:eastAsia="Arial" w:hAnsi="Arial" w:cs="Arial"/>
          <w:sz w:val="22"/>
          <w:szCs w:val="22"/>
        </w:rPr>
        <w:t xml:space="preserve"> </w:t>
      </w:r>
    </w:p>
    <w:p w14:paraId="41030F07" w14:textId="44869A56" w:rsidR="00C9778F" w:rsidRPr="00B80AED" w:rsidRDefault="507E9B72" w:rsidP="001B1711">
      <w:pPr>
        <w:spacing w:after="189"/>
        <w:ind w:left="-15" w:firstLine="15"/>
        <w:rPr>
          <w:rFonts w:ascii="Arial" w:eastAsia="Arial" w:hAnsi="Arial" w:cs="Arial"/>
          <w:sz w:val="22"/>
          <w:szCs w:val="22"/>
        </w:rPr>
      </w:pPr>
      <w:r w:rsidRPr="5BC8760C">
        <w:rPr>
          <w:rFonts w:ascii="Arial" w:eastAsia="Arial" w:hAnsi="Arial" w:cs="Arial"/>
          <w:sz w:val="22"/>
          <w:szCs w:val="22"/>
        </w:rPr>
        <w:t>Prior to</w:t>
      </w:r>
      <w:r w:rsidR="66EF849F" w:rsidRPr="5BC8760C">
        <w:rPr>
          <w:rFonts w:ascii="Arial" w:eastAsia="Arial" w:hAnsi="Arial" w:cs="Arial"/>
          <w:sz w:val="22"/>
          <w:szCs w:val="22"/>
        </w:rPr>
        <w:t xml:space="preserve"> fine-tuning, the pre-trained model achieved a </w:t>
      </w:r>
      <w:r w:rsidR="00861CE5">
        <w:rPr>
          <w:rFonts w:ascii="Arial" w:eastAsia="Arial" w:hAnsi="Arial" w:cs="Arial"/>
          <w:sz w:val="22"/>
          <w:szCs w:val="22"/>
        </w:rPr>
        <w:t>M</w:t>
      </w:r>
      <w:r w:rsidR="66EF849F" w:rsidRPr="5BC8760C">
        <w:rPr>
          <w:rFonts w:ascii="Arial" w:eastAsia="Arial" w:hAnsi="Arial" w:cs="Arial"/>
          <w:sz w:val="22"/>
          <w:szCs w:val="22"/>
        </w:rPr>
        <w:t>acro F1</w:t>
      </w:r>
      <w:r w:rsidR="0047551A">
        <w:rPr>
          <w:rFonts w:ascii="Arial" w:eastAsia="Arial" w:hAnsi="Arial" w:cs="Arial"/>
          <w:sz w:val="22"/>
          <w:szCs w:val="22"/>
        </w:rPr>
        <w:t>-S</w:t>
      </w:r>
      <w:r w:rsidR="66EF849F" w:rsidRPr="5BC8760C">
        <w:rPr>
          <w:rFonts w:ascii="Arial" w:eastAsia="Arial" w:hAnsi="Arial" w:cs="Arial"/>
          <w:sz w:val="22"/>
          <w:szCs w:val="22"/>
        </w:rPr>
        <w:t>core of 78.0±4.9%</w:t>
      </w:r>
      <w:r w:rsidR="00F856CE">
        <w:rPr>
          <w:rFonts w:ascii="Arial" w:eastAsia="Arial" w:hAnsi="Arial" w:cs="Arial"/>
          <w:sz w:val="22"/>
          <w:szCs w:val="22"/>
        </w:rPr>
        <w:t xml:space="preserve"> o</w:t>
      </w:r>
      <w:r w:rsidR="00F856CE" w:rsidRPr="00F856CE">
        <w:rPr>
          <w:rFonts w:ascii="Arial" w:eastAsia="Arial" w:hAnsi="Arial" w:cs="Arial"/>
          <w:sz w:val="22"/>
          <w:szCs w:val="22"/>
        </w:rPr>
        <w:t>n the validation set containing the annotations made by the clinicians, hence</w:t>
      </w:r>
      <w:r w:rsidR="66EF849F" w:rsidRPr="5BC8760C">
        <w:rPr>
          <w:rFonts w:ascii="Arial" w:eastAsia="Arial" w:hAnsi="Arial" w:cs="Arial"/>
          <w:sz w:val="22"/>
          <w:szCs w:val="22"/>
        </w:rPr>
        <w:t xml:space="preserve"> showing the effectiveness of the pre-training step. After fine-tuning, this score increased to 91.9±2.5% averaging across validation set repetitions. Notably, this performance—representing the agreement between the DNN and the annotators—is comparable to the inter-rater agreement between two expert clinicians</w:t>
      </w:r>
      <w:r w:rsidR="57B8FA91" w:rsidRPr="5BC8760C">
        <w:rPr>
          <w:rFonts w:ascii="Arial" w:eastAsia="Arial" w:hAnsi="Arial" w:cs="Arial"/>
          <w:sz w:val="22"/>
          <w:szCs w:val="22"/>
        </w:rPr>
        <w:t xml:space="preserve">. </w:t>
      </w:r>
    </w:p>
    <w:p w14:paraId="1C3D7819" w14:textId="77777777" w:rsidR="00913354" w:rsidRPr="00913354" w:rsidRDefault="00913354" w:rsidP="003E5C9B">
      <w:pPr>
        <w:ind w:left="0" w:firstLine="0"/>
      </w:pPr>
    </w:p>
    <w:p w14:paraId="42D67F8D" w14:textId="6B2AE6CD" w:rsidR="00370E77" w:rsidRPr="00B753CF" w:rsidRDefault="00572FCA" w:rsidP="00B753CF">
      <w:pPr>
        <w:rPr>
          <w:rFonts w:ascii="Arial" w:eastAsia="Arial" w:hAnsi="Arial" w:cs="Arial"/>
          <w:b/>
          <w:i/>
          <w:sz w:val="22"/>
          <w:szCs w:val="22"/>
        </w:rPr>
      </w:pPr>
      <w:r w:rsidRPr="00B753CF">
        <w:rPr>
          <w:rFonts w:ascii="Arial" w:eastAsia="Arial" w:hAnsi="Arial" w:cs="Arial"/>
          <w:b/>
          <w:i/>
          <w:sz w:val="22"/>
          <w:szCs w:val="22"/>
        </w:rPr>
        <w:t xml:space="preserve">3.3 </w:t>
      </w:r>
      <w:r w:rsidR="00AF1F24" w:rsidRPr="00B753CF">
        <w:rPr>
          <w:rFonts w:ascii="Arial" w:eastAsia="Arial" w:hAnsi="Arial" w:cs="Arial"/>
          <w:b/>
          <w:i/>
          <w:sz w:val="22"/>
          <w:szCs w:val="22"/>
        </w:rPr>
        <w:t xml:space="preserve">Model Test </w:t>
      </w:r>
    </w:p>
    <w:p w14:paraId="7EED9B8A" w14:textId="77777777" w:rsidR="009F58E8" w:rsidRDefault="009F58E8" w:rsidP="009F58E8">
      <w:pPr>
        <w:spacing w:after="41" w:line="261" w:lineRule="auto"/>
        <w:ind w:left="-5" w:right="-450"/>
        <w:jc w:val="left"/>
        <w:rPr>
          <w:rFonts w:ascii="Arial" w:eastAsia="Arial" w:hAnsi="Arial" w:cs="Arial"/>
          <w:sz w:val="22"/>
          <w:szCs w:val="22"/>
        </w:rPr>
      </w:pPr>
    </w:p>
    <w:p w14:paraId="5B9CA1DE" w14:textId="2ABC7213" w:rsidR="009F58E8" w:rsidRPr="009F58E8" w:rsidRDefault="19F3E4F4" w:rsidP="001B1711">
      <w:pPr>
        <w:spacing w:after="41" w:line="261" w:lineRule="auto"/>
        <w:ind w:left="-5" w:right="117" w:firstLine="5"/>
        <w:rPr>
          <w:rFonts w:ascii="Arial" w:eastAsia="Arial" w:hAnsi="Arial" w:cs="Arial"/>
          <w:sz w:val="22"/>
          <w:szCs w:val="22"/>
        </w:rPr>
      </w:pPr>
      <w:r w:rsidRPr="5BC8760C">
        <w:rPr>
          <w:rFonts w:ascii="Arial" w:eastAsia="Arial" w:hAnsi="Arial" w:cs="Arial"/>
          <w:sz w:val="22"/>
          <w:szCs w:val="22"/>
        </w:rPr>
        <w:t xml:space="preserve">To </w:t>
      </w:r>
      <w:r w:rsidR="0CEFEE70" w:rsidRPr="5BC8760C">
        <w:rPr>
          <w:rFonts w:ascii="Arial" w:eastAsia="Arial" w:hAnsi="Arial" w:cs="Arial"/>
          <w:sz w:val="22"/>
          <w:szCs w:val="22"/>
        </w:rPr>
        <w:t>obtain an unbiased estimate of the model performance</w:t>
      </w:r>
      <w:r w:rsidR="38F21959" w:rsidRPr="5BC8760C">
        <w:rPr>
          <w:rFonts w:ascii="Arial" w:eastAsia="Arial" w:hAnsi="Arial" w:cs="Arial"/>
          <w:sz w:val="22"/>
          <w:szCs w:val="22"/>
        </w:rPr>
        <w:t xml:space="preserve">, the DNN was </w:t>
      </w:r>
      <w:r w:rsidR="395FDD24" w:rsidRPr="5BC8760C">
        <w:rPr>
          <w:rFonts w:ascii="Arial" w:eastAsia="Arial" w:hAnsi="Arial" w:cs="Arial"/>
          <w:sz w:val="22"/>
          <w:szCs w:val="22"/>
        </w:rPr>
        <w:t>evaluated on the hold-out test set</w:t>
      </w:r>
      <w:r w:rsidR="5DB98463" w:rsidRPr="5BC8760C">
        <w:rPr>
          <w:rFonts w:ascii="Arial" w:eastAsia="Arial" w:hAnsi="Arial" w:cs="Arial"/>
          <w:sz w:val="22"/>
          <w:szCs w:val="22"/>
        </w:rPr>
        <w:t xml:space="preserve">, which </w:t>
      </w:r>
      <w:r w:rsidR="06ECB2CB" w:rsidRPr="5BC8760C">
        <w:rPr>
          <w:rFonts w:ascii="Arial" w:eastAsia="Arial" w:hAnsi="Arial" w:cs="Arial"/>
          <w:sz w:val="22"/>
          <w:szCs w:val="22"/>
        </w:rPr>
        <w:t xml:space="preserve">was selected to </w:t>
      </w:r>
      <w:r w:rsidR="453B95D9" w:rsidRPr="5BC8760C">
        <w:rPr>
          <w:rFonts w:ascii="Arial" w:eastAsia="Arial" w:hAnsi="Arial" w:cs="Arial"/>
          <w:sz w:val="22"/>
          <w:szCs w:val="22"/>
        </w:rPr>
        <w:t>include</w:t>
      </w:r>
      <w:r w:rsidR="06ECB2CB" w:rsidRPr="5BC8760C">
        <w:rPr>
          <w:rFonts w:ascii="Arial" w:eastAsia="Arial" w:hAnsi="Arial" w:cs="Arial"/>
          <w:sz w:val="22"/>
          <w:szCs w:val="22"/>
        </w:rPr>
        <w:t xml:space="preserve"> traces from all centers involved in this study</w:t>
      </w:r>
      <w:r w:rsidR="3FD4F66B" w:rsidRPr="5BC8760C">
        <w:rPr>
          <w:rFonts w:ascii="Arial" w:eastAsia="Arial" w:hAnsi="Arial" w:cs="Arial"/>
          <w:sz w:val="22"/>
          <w:szCs w:val="22"/>
        </w:rPr>
        <w:t>.</w:t>
      </w:r>
      <w:r w:rsidR="6B7179C3" w:rsidRPr="5BC8760C">
        <w:rPr>
          <w:rFonts w:ascii="Arial" w:eastAsia="Arial" w:hAnsi="Arial" w:cs="Arial"/>
          <w:sz w:val="22"/>
          <w:szCs w:val="22"/>
        </w:rPr>
        <w:t xml:space="preserve"> </w:t>
      </w:r>
      <w:r w:rsidR="1F5BCD3E" w:rsidRPr="5BC8760C">
        <w:rPr>
          <w:rFonts w:ascii="Arial" w:eastAsia="Arial" w:hAnsi="Arial" w:cs="Arial"/>
          <w:sz w:val="22"/>
          <w:szCs w:val="22"/>
        </w:rPr>
        <w:t>R</w:t>
      </w:r>
      <w:r w:rsidR="4624A5DC" w:rsidRPr="5BC8760C">
        <w:rPr>
          <w:rFonts w:ascii="Arial" w:eastAsia="Arial" w:hAnsi="Arial" w:cs="Arial"/>
          <w:sz w:val="22"/>
          <w:szCs w:val="22"/>
        </w:rPr>
        <w:t xml:space="preserve">esults are summarized in Table </w:t>
      </w:r>
      <w:r w:rsidR="00CA1085">
        <w:rPr>
          <w:rFonts w:ascii="Arial" w:eastAsia="Arial" w:hAnsi="Arial" w:cs="Arial"/>
          <w:sz w:val="22"/>
          <w:szCs w:val="22"/>
        </w:rPr>
        <w:t>V</w:t>
      </w:r>
      <w:r w:rsidR="57B8FA91" w:rsidRPr="5BC8760C">
        <w:rPr>
          <w:rFonts w:ascii="Arial" w:eastAsia="Arial" w:hAnsi="Arial" w:cs="Arial"/>
          <w:sz w:val="22"/>
          <w:szCs w:val="22"/>
        </w:rPr>
        <w:t xml:space="preserve">. </w:t>
      </w:r>
    </w:p>
    <w:p w14:paraId="47148C0A" w14:textId="2EF54636" w:rsidR="006F3DD7" w:rsidRPr="003E5C9B" w:rsidRDefault="4624A5DC" w:rsidP="001B1711">
      <w:pPr>
        <w:spacing w:after="41" w:line="261" w:lineRule="auto"/>
        <w:ind w:left="-5" w:right="117" w:firstLine="5"/>
        <w:rPr>
          <w:sz w:val="21"/>
          <w:szCs w:val="21"/>
        </w:rPr>
      </w:pPr>
      <w:r w:rsidRPr="5BC8760C">
        <w:rPr>
          <w:rFonts w:ascii="Arial" w:eastAsia="Arial" w:hAnsi="Arial" w:cs="Arial"/>
          <w:sz w:val="22"/>
          <w:szCs w:val="22"/>
        </w:rPr>
        <w:t xml:space="preserve">The agreement scores were </w:t>
      </w:r>
      <w:r w:rsidR="23335509" w:rsidRPr="5BC8760C">
        <w:rPr>
          <w:rFonts w:ascii="Arial" w:eastAsia="Arial" w:hAnsi="Arial" w:cs="Arial"/>
          <w:sz w:val="22"/>
          <w:szCs w:val="22"/>
        </w:rPr>
        <w:t>obtained</w:t>
      </w:r>
      <w:r w:rsidRPr="5BC8760C">
        <w:rPr>
          <w:rFonts w:ascii="Arial" w:eastAsia="Arial" w:hAnsi="Arial" w:cs="Arial"/>
          <w:sz w:val="22"/>
          <w:szCs w:val="22"/>
        </w:rPr>
        <w:t xml:space="preserve"> using the same approach previously applied </w:t>
      </w:r>
      <w:r w:rsidR="0019510F" w:rsidRPr="5BC8760C">
        <w:rPr>
          <w:rFonts w:ascii="Arial" w:eastAsia="Arial" w:hAnsi="Arial" w:cs="Arial"/>
          <w:sz w:val="22"/>
          <w:szCs w:val="22"/>
        </w:rPr>
        <w:t>to annotators</w:t>
      </w:r>
      <w:r w:rsidRPr="5BC8760C">
        <w:rPr>
          <w:rFonts w:ascii="Arial" w:eastAsia="Arial" w:hAnsi="Arial" w:cs="Arial"/>
          <w:sz w:val="22"/>
          <w:szCs w:val="22"/>
        </w:rPr>
        <w:t>. Specifically, the DNN outputs—</w:t>
      </w:r>
      <w:r w:rsidR="4F9240AD" w:rsidRPr="5BC8760C">
        <w:rPr>
          <w:rFonts w:ascii="Arial" w:eastAsia="Arial" w:hAnsi="Arial" w:cs="Arial"/>
          <w:sz w:val="22"/>
          <w:szCs w:val="22"/>
        </w:rPr>
        <w:t>which have the same length as</w:t>
      </w:r>
      <w:r w:rsidRPr="5BC8760C">
        <w:rPr>
          <w:rFonts w:ascii="Arial" w:eastAsia="Arial" w:hAnsi="Arial" w:cs="Arial"/>
          <w:sz w:val="22"/>
          <w:szCs w:val="22"/>
        </w:rPr>
        <w:t xml:space="preserve"> the FHR signals and assign each FHR sample to either the "Active" or "Quiet" class—were concatenated and compared to the annotations provided by expert clinicians.</w:t>
      </w:r>
      <w:r w:rsidR="6BB4FD4E" w:rsidRPr="5BC8760C">
        <w:rPr>
          <w:rFonts w:ascii="Arial" w:eastAsia="Arial" w:hAnsi="Arial" w:cs="Arial"/>
          <w:sz w:val="22"/>
          <w:szCs w:val="22"/>
        </w:rPr>
        <w:t xml:space="preserve"> The portions </w:t>
      </w:r>
      <w:r w:rsidR="1BC5C684" w:rsidRPr="5BC8760C">
        <w:rPr>
          <w:rFonts w:ascii="Arial" w:eastAsia="Arial" w:hAnsi="Arial" w:cs="Arial"/>
          <w:sz w:val="22"/>
          <w:szCs w:val="22"/>
        </w:rPr>
        <w:t xml:space="preserve">that were </w:t>
      </w:r>
      <w:r w:rsidR="6CEB2087" w:rsidRPr="5BC8760C">
        <w:rPr>
          <w:rFonts w:ascii="Arial" w:eastAsia="Arial" w:hAnsi="Arial" w:cs="Arial"/>
          <w:sz w:val="22"/>
          <w:szCs w:val="22"/>
        </w:rPr>
        <w:t>marked as “Indeterminate” by the clinicians were not included</w:t>
      </w:r>
      <w:r w:rsidR="758AA701" w:rsidRPr="5BC8760C">
        <w:rPr>
          <w:rFonts w:ascii="Arial" w:eastAsia="Arial" w:hAnsi="Arial" w:cs="Arial"/>
          <w:sz w:val="22"/>
          <w:szCs w:val="22"/>
        </w:rPr>
        <w:t xml:space="preserve"> in the evaluation</w:t>
      </w:r>
      <w:r w:rsidR="08A82244" w:rsidRPr="5BC8760C">
        <w:rPr>
          <w:rFonts w:ascii="Arial" w:eastAsia="Arial" w:hAnsi="Arial" w:cs="Arial"/>
          <w:sz w:val="22"/>
          <w:szCs w:val="22"/>
        </w:rPr>
        <w:t xml:space="preserve"> since they cannot be assigned to any class</w:t>
      </w:r>
      <w:r w:rsidR="57B8FA91" w:rsidRPr="5BC8760C">
        <w:rPr>
          <w:rFonts w:ascii="Arial" w:eastAsia="Arial" w:hAnsi="Arial" w:cs="Arial"/>
          <w:sz w:val="22"/>
          <w:szCs w:val="22"/>
        </w:rPr>
        <w:t xml:space="preserve">. </w:t>
      </w:r>
    </w:p>
    <w:p w14:paraId="002970F8" w14:textId="64F81A7E" w:rsidR="003779B7" w:rsidRDefault="5C0E3877" w:rsidP="001B1711">
      <w:pPr>
        <w:spacing w:after="41" w:line="261" w:lineRule="auto"/>
        <w:ind w:left="0" w:right="117" w:firstLine="0"/>
        <w:rPr>
          <w:rFonts w:ascii="Arial" w:eastAsia="Arial" w:hAnsi="Arial" w:cs="Arial"/>
          <w:sz w:val="22"/>
          <w:szCs w:val="22"/>
        </w:rPr>
      </w:pPr>
      <w:r w:rsidRPr="03674CF8">
        <w:rPr>
          <w:rFonts w:ascii="Arial" w:eastAsia="Arial" w:hAnsi="Arial" w:cs="Arial"/>
          <w:sz w:val="22"/>
          <w:szCs w:val="22"/>
        </w:rPr>
        <w:t>On both datasets, the DNN reach</w:t>
      </w:r>
      <w:r w:rsidR="203EE02E" w:rsidRPr="03674CF8">
        <w:rPr>
          <w:rFonts w:ascii="Arial" w:eastAsia="Arial" w:hAnsi="Arial" w:cs="Arial"/>
          <w:sz w:val="22"/>
          <w:szCs w:val="22"/>
        </w:rPr>
        <w:t>ed</w:t>
      </w:r>
      <w:r w:rsidRPr="03674CF8">
        <w:rPr>
          <w:rFonts w:ascii="Arial" w:eastAsia="Arial" w:hAnsi="Arial" w:cs="Arial"/>
          <w:sz w:val="22"/>
          <w:szCs w:val="22"/>
        </w:rPr>
        <w:t xml:space="preserve"> a</w:t>
      </w:r>
      <w:r w:rsidR="2FD0A019" w:rsidRPr="03674CF8">
        <w:rPr>
          <w:rFonts w:ascii="Arial" w:eastAsia="Arial" w:hAnsi="Arial" w:cs="Arial"/>
          <w:sz w:val="22"/>
          <w:szCs w:val="22"/>
        </w:rPr>
        <w:t xml:space="preserve"> Macro F1-</w:t>
      </w:r>
      <w:r w:rsidR="00197C57">
        <w:rPr>
          <w:rFonts w:ascii="Arial" w:eastAsia="Arial" w:hAnsi="Arial" w:cs="Arial"/>
          <w:sz w:val="22"/>
          <w:szCs w:val="22"/>
        </w:rPr>
        <w:t>S</w:t>
      </w:r>
      <w:r w:rsidR="2FD0A019" w:rsidRPr="03674CF8">
        <w:rPr>
          <w:rFonts w:ascii="Arial" w:eastAsia="Arial" w:hAnsi="Arial" w:cs="Arial"/>
          <w:sz w:val="22"/>
          <w:szCs w:val="22"/>
        </w:rPr>
        <w:t xml:space="preserve">core and Balanced accuracy </w:t>
      </w:r>
      <w:r w:rsidR="002529BD" w:rsidRPr="03674CF8">
        <w:rPr>
          <w:rFonts w:ascii="Arial" w:eastAsia="Arial" w:hAnsi="Arial" w:cs="Arial"/>
          <w:sz w:val="22"/>
          <w:szCs w:val="22"/>
        </w:rPr>
        <w:t>close or superior to</w:t>
      </w:r>
      <w:r w:rsidR="2FD0A019" w:rsidRPr="03674CF8">
        <w:rPr>
          <w:rFonts w:ascii="Arial" w:eastAsia="Arial" w:hAnsi="Arial" w:cs="Arial"/>
          <w:sz w:val="22"/>
          <w:szCs w:val="22"/>
        </w:rPr>
        <w:t xml:space="preserve"> 90%</w:t>
      </w:r>
      <w:r w:rsidR="438052AB" w:rsidRPr="03674CF8">
        <w:rPr>
          <w:rFonts w:ascii="Arial" w:eastAsia="Arial" w:hAnsi="Arial" w:cs="Arial"/>
          <w:sz w:val="22"/>
          <w:szCs w:val="22"/>
        </w:rPr>
        <w:t>, consistent with intra-annotator variability.</w:t>
      </w:r>
      <w:r w:rsidR="00421454">
        <w:rPr>
          <w:rFonts w:ascii="Arial" w:eastAsia="Arial" w:hAnsi="Arial" w:cs="Arial"/>
          <w:sz w:val="22"/>
          <w:szCs w:val="22"/>
        </w:rPr>
        <w:t xml:space="preserve"> Considering the overall </w:t>
      </w:r>
      <w:r w:rsidR="003779B7">
        <w:rPr>
          <w:rFonts w:ascii="Arial" w:eastAsia="Arial" w:hAnsi="Arial" w:cs="Arial"/>
          <w:sz w:val="22"/>
          <w:szCs w:val="22"/>
        </w:rPr>
        <w:t xml:space="preserve">distribution of the DNN predictions, </w:t>
      </w:r>
      <w:r w:rsidR="0024299C">
        <w:rPr>
          <w:rFonts w:ascii="Arial" w:eastAsia="Arial" w:hAnsi="Arial" w:cs="Arial"/>
          <w:sz w:val="22"/>
          <w:szCs w:val="22"/>
        </w:rPr>
        <w:t>it should be noted that the percentage of</w:t>
      </w:r>
      <w:r w:rsidR="003B1143">
        <w:rPr>
          <w:rFonts w:ascii="Arial" w:eastAsia="Arial" w:hAnsi="Arial" w:cs="Arial"/>
          <w:sz w:val="22"/>
          <w:szCs w:val="22"/>
        </w:rPr>
        <w:t xml:space="preserve"> “Active” is very close to the gold-standard in both datasets, while the “Quiet” class </w:t>
      </w:r>
      <w:r w:rsidR="00D4729C">
        <w:rPr>
          <w:rFonts w:ascii="Arial" w:eastAsia="Arial" w:hAnsi="Arial" w:cs="Arial"/>
          <w:sz w:val="22"/>
          <w:szCs w:val="22"/>
        </w:rPr>
        <w:t>is overestimated</w:t>
      </w:r>
      <w:r w:rsidR="00905D23" w:rsidRPr="00905D23">
        <w:rPr>
          <w:rFonts w:ascii="Arial" w:eastAsia="Arial" w:hAnsi="Arial" w:cs="Arial"/>
          <w:sz w:val="22"/>
          <w:szCs w:val="22"/>
        </w:rPr>
        <w:t xml:space="preserve"> with respect to the gold standard</w:t>
      </w:r>
      <w:r w:rsidR="00D4729C">
        <w:rPr>
          <w:rFonts w:ascii="Arial" w:eastAsia="Arial" w:hAnsi="Arial" w:cs="Arial"/>
          <w:sz w:val="22"/>
          <w:szCs w:val="22"/>
        </w:rPr>
        <w:t xml:space="preserve">, suggesting that the model tends to assign “Quiet” to </w:t>
      </w:r>
      <w:r w:rsidR="00905D23" w:rsidRPr="00905D23">
        <w:rPr>
          <w:rFonts w:ascii="Arial" w:eastAsia="Arial" w:hAnsi="Arial" w:cs="Arial"/>
          <w:sz w:val="22"/>
          <w:szCs w:val="22"/>
        </w:rPr>
        <w:t xml:space="preserve">signal segments which were marked as </w:t>
      </w:r>
      <w:r w:rsidR="00D4729C">
        <w:rPr>
          <w:rFonts w:ascii="Arial" w:eastAsia="Arial" w:hAnsi="Arial" w:cs="Arial"/>
          <w:sz w:val="22"/>
          <w:szCs w:val="22"/>
        </w:rPr>
        <w:t xml:space="preserve">“indeterminate” </w:t>
      </w:r>
      <w:r w:rsidR="00905D23" w:rsidRPr="00905D23">
        <w:rPr>
          <w:rFonts w:ascii="Arial" w:eastAsia="Arial" w:hAnsi="Arial" w:cs="Arial"/>
          <w:sz w:val="22"/>
          <w:szCs w:val="22"/>
        </w:rPr>
        <w:t>, either because clinicians disagreed or because the signal segments was of low quality.</w:t>
      </w:r>
    </w:p>
    <w:p w14:paraId="4875541C" w14:textId="77777777" w:rsidR="00B753CF" w:rsidRPr="00131264" w:rsidRDefault="00B753CF" w:rsidP="00674DDC">
      <w:pPr>
        <w:spacing w:after="41" w:line="261" w:lineRule="auto"/>
        <w:ind w:left="0" w:right="117" w:firstLine="0"/>
        <w:rPr>
          <w:rFonts w:ascii="Arial" w:eastAsia="Arial" w:hAnsi="Arial" w:cs="Arial"/>
          <w:sz w:val="22"/>
          <w:szCs w:val="22"/>
        </w:rPr>
      </w:pPr>
    </w:p>
    <w:p w14:paraId="5228FA1E" w14:textId="6122E8CC" w:rsidR="00142DB2" w:rsidRPr="00EC47FD" w:rsidRDefault="00142DB2" w:rsidP="00142DB2">
      <w:pPr>
        <w:pStyle w:val="Caption"/>
        <w:keepNext/>
        <w:jc w:val="center"/>
        <w:rPr>
          <w:i w:val="0"/>
          <w:iCs w:val="0"/>
          <w:color w:val="000000"/>
          <w:sz w:val="20"/>
          <w:szCs w:val="24"/>
        </w:rPr>
      </w:pPr>
      <w:r w:rsidRPr="00EC47FD">
        <w:rPr>
          <w:i w:val="0"/>
          <w:iCs w:val="0"/>
          <w:color w:val="000000"/>
          <w:sz w:val="20"/>
          <w:szCs w:val="24"/>
        </w:rPr>
        <w:t xml:space="preserve">Table </w:t>
      </w:r>
      <w:r w:rsidR="00CA1085">
        <w:rPr>
          <w:i w:val="0"/>
          <w:iCs w:val="0"/>
          <w:color w:val="000000"/>
          <w:sz w:val="20"/>
          <w:szCs w:val="24"/>
        </w:rPr>
        <w:t>V</w:t>
      </w:r>
      <w:r w:rsidR="00EC47FD" w:rsidRPr="00EC47FD">
        <w:rPr>
          <w:i w:val="0"/>
          <w:iCs w:val="0"/>
          <w:color w:val="000000"/>
          <w:sz w:val="20"/>
          <w:szCs w:val="24"/>
        </w:rPr>
        <w:t xml:space="preserve"> </w:t>
      </w:r>
      <w:bookmarkStart w:id="8" w:name="_Hlk195111987"/>
      <w:r w:rsidR="00EC47FD" w:rsidRPr="00EC47FD">
        <w:rPr>
          <w:i w:val="0"/>
          <w:iCs w:val="0"/>
          <w:color w:val="000000"/>
          <w:sz w:val="20"/>
          <w:szCs w:val="24"/>
        </w:rPr>
        <w:t xml:space="preserve">Performance evaluation </w:t>
      </w:r>
      <w:bookmarkEnd w:id="8"/>
      <w:r w:rsidR="00EC47FD" w:rsidRPr="00EC47FD">
        <w:rPr>
          <w:i w:val="0"/>
          <w:iCs w:val="0"/>
          <w:color w:val="000000"/>
          <w:sz w:val="20"/>
          <w:szCs w:val="24"/>
        </w:rPr>
        <w:t>on the hold-out test set</w:t>
      </w:r>
      <w:r w:rsidR="00FE1ECE">
        <w:rPr>
          <w:i w:val="0"/>
          <w:iCs w:val="0"/>
          <w:color w:val="000000"/>
          <w:sz w:val="20"/>
          <w:szCs w:val="24"/>
        </w:rPr>
        <w:t>s</w:t>
      </w:r>
    </w:p>
    <w:tbl>
      <w:tblPr>
        <w:tblStyle w:val="TableGrid0"/>
        <w:tblW w:w="0" w:type="auto"/>
        <w:jc w:val="center"/>
        <w:tblLayout w:type="fixed"/>
        <w:tblLook w:val="04A0" w:firstRow="1" w:lastRow="0" w:firstColumn="1" w:lastColumn="0" w:noHBand="0" w:noVBand="1"/>
      </w:tblPr>
      <w:tblGrid>
        <w:gridCol w:w="2263"/>
        <w:gridCol w:w="1701"/>
        <w:gridCol w:w="1701"/>
      </w:tblGrid>
      <w:tr w:rsidR="00837DD4" w14:paraId="02119BA4" w14:textId="068EB1C9" w:rsidTr="5BC8760C">
        <w:trPr>
          <w:jc w:val="center"/>
        </w:trPr>
        <w:tc>
          <w:tcPr>
            <w:tcW w:w="2263" w:type="dxa"/>
            <w:tcBorders>
              <w:top w:val="nil"/>
              <w:left w:val="nil"/>
            </w:tcBorders>
          </w:tcPr>
          <w:p w14:paraId="749F660F" w14:textId="77777777" w:rsidR="00837DD4" w:rsidRPr="00DD754B" w:rsidRDefault="00837DD4" w:rsidP="003D516A">
            <w:pPr>
              <w:pStyle w:val="Heading1"/>
              <w:ind w:left="0" w:right="0" w:firstLine="0"/>
              <w:rPr>
                <w:noProof/>
              </w:rPr>
            </w:pPr>
          </w:p>
        </w:tc>
        <w:tc>
          <w:tcPr>
            <w:tcW w:w="1701" w:type="dxa"/>
            <w:tcBorders>
              <w:top w:val="nil"/>
            </w:tcBorders>
          </w:tcPr>
          <w:p w14:paraId="2B471814" w14:textId="0FDE71B8" w:rsidR="00837DD4" w:rsidRPr="00DD754B" w:rsidRDefault="00837DD4" w:rsidP="00CF10EA">
            <w:pPr>
              <w:pStyle w:val="Heading1"/>
              <w:ind w:left="0" w:right="0" w:firstLine="0"/>
              <w:jc w:val="center"/>
              <w:rPr>
                <w:noProof/>
              </w:rPr>
            </w:pPr>
            <w:r w:rsidRPr="00DD754B">
              <w:rPr>
                <w:noProof/>
              </w:rPr>
              <w:t>NAPAMI</w:t>
            </w:r>
          </w:p>
        </w:tc>
        <w:tc>
          <w:tcPr>
            <w:tcW w:w="1701" w:type="dxa"/>
            <w:tcBorders>
              <w:top w:val="nil"/>
              <w:right w:val="nil"/>
            </w:tcBorders>
          </w:tcPr>
          <w:p w14:paraId="6173899C" w14:textId="63BD569D" w:rsidR="00837DD4" w:rsidRPr="00DD754B" w:rsidRDefault="00837DD4" w:rsidP="00CF10EA">
            <w:pPr>
              <w:pStyle w:val="Heading1"/>
              <w:ind w:left="0" w:right="0" w:firstLine="0"/>
              <w:jc w:val="center"/>
              <w:rPr>
                <w:noProof/>
              </w:rPr>
            </w:pPr>
            <w:r w:rsidRPr="00DD754B">
              <w:rPr>
                <w:noProof/>
              </w:rPr>
              <w:t>PASS</w:t>
            </w:r>
          </w:p>
        </w:tc>
      </w:tr>
      <w:tr w:rsidR="00837DD4" w14:paraId="68966367" w14:textId="1A3DD4DA" w:rsidTr="5BC8760C">
        <w:trPr>
          <w:jc w:val="center"/>
        </w:trPr>
        <w:tc>
          <w:tcPr>
            <w:tcW w:w="2263" w:type="dxa"/>
            <w:tcBorders>
              <w:left w:val="nil"/>
            </w:tcBorders>
          </w:tcPr>
          <w:p w14:paraId="788C84D1" w14:textId="063A5161" w:rsidR="00837DD4" w:rsidRPr="00DD754B" w:rsidRDefault="00837DD4" w:rsidP="003D516A">
            <w:pPr>
              <w:pStyle w:val="Heading1"/>
              <w:ind w:left="0" w:right="0" w:firstLine="0"/>
              <w:rPr>
                <w:noProof/>
              </w:rPr>
            </w:pPr>
            <w:r w:rsidRPr="00DD754B">
              <w:rPr>
                <w:noProof/>
              </w:rPr>
              <w:t>Macro F1-</w:t>
            </w:r>
            <w:r w:rsidR="00197C57">
              <w:rPr>
                <w:noProof/>
              </w:rPr>
              <w:t>S</w:t>
            </w:r>
            <w:r w:rsidRPr="00DD754B">
              <w:rPr>
                <w:noProof/>
              </w:rPr>
              <w:t>core</w:t>
            </w:r>
          </w:p>
        </w:tc>
        <w:tc>
          <w:tcPr>
            <w:tcW w:w="1701" w:type="dxa"/>
          </w:tcPr>
          <w:p w14:paraId="511B81D7" w14:textId="0681E12C" w:rsidR="00837DD4" w:rsidRPr="00DD754B" w:rsidRDefault="00837DD4" w:rsidP="00CF10EA">
            <w:pPr>
              <w:pStyle w:val="Heading1"/>
              <w:ind w:left="0" w:right="0" w:firstLine="0"/>
              <w:jc w:val="center"/>
              <w:rPr>
                <w:b w:val="0"/>
                <w:bCs/>
                <w:noProof/>
              </w:rPr>
            </w:pPr>
            <w:r w:rsidRPr="00DD754B">
              <w:rPr>
                <w:b w:val="0"/>
                <w:bCs/>
                <w:noProof/>
              </w:rPr>
              <w:t>9</w:t>
            </w:r>
            <w:r w:rsidR="00F35CB1">
              <w:rPr>
                <w:b w:val="0"/>
                <w:bCs/>
                <w:noProof/>
              </w:rPr>
              <w:t>2</w:t>
            </w:r>
            <w:r w:rsidRPr="00DD754B">
              <w:rPr>
                <w:b w:val="0"/>
                <w:bCs/>
                <w:noProof/>
              </w:rPr>
              <w:t>.</w:t>
            </w:r>
            <w:r w:rsidR="00F35CB1">
              <w:rPr>
                <w:b w:val="0"/>
                <w:bCs/>
                <w:noProof/>
              </w:rPr>
              <w:t>6</w:t>
            </w:r>
            <w:r w:rsidRPr="00DD754B">
              <w:rPr>
                <w:b w:val="0"/>
                <w:bCs/>
                <w:noProof/>
              </w:rPr>
              <w:t>%</w:t>
            </w:r>
          </w:p>
        </w:tc>
        <w:tc>
          <w:tcPr>
            <w:tcW w:w="1701" w:type="dxa"/>
            <w:tcBorders>
              <w:right w:val="nil"/>
            </w:tcBorders>
          </w:tcPr>
          <w:p w14:paraId="2750FC5C" w14:textId="41D4674F" w:rsidR="00837DD4" w:rsidRPr="00DD754B" w:rsidRDefault="00C62BCA" w:rsidP="00CF10EA">
            <w:pPr>
              <w:pStyle w:val="Heading1"/>
              <w:spacing w:line="360" w:lineRule="auto"/>
              <w:ind w:left="0" w:right="0" w:firstLine="0"/>
              <w:jc w:val="center"/>
              <w:rPr>
                <w:b w:val="0"/>
                <w:bCs/>
                <w:noProof/>
              </w:rPr>
            </w:pPr>
            <w:r>
              <w:rPr>
                <w:b w:val="0"/>
                <w:bCs/>
                <w:noProof/>
              </w:rPr>
              <w:t>89</w:t>
            </w:r>
            <w:r w:rsidR="00837DD4" w:rsidRPr="00DD754B">
              <w:rPr>
                <w:b w:val="0"/>
                <w:bCs/>
                <w:noProof/>
              </w:rPr>
              <w:t>.6%</w:t>
            </w:r>
          </w:p>
        </w:tc>
      </w:tr>
      <w:tr w:rsidR="00837DD4" w14:paraId="16585193" w14:textId="6D410A9F" w:rsidTr="5BC8760C">
        <w:trPr>
          <w:jc w:val="center"/>
        </w:trPr>
        <w:tc>
          <w:tcPr>
            <w:tcW w:w="2263" w:type="dxa"/>
            <w:tcBorders>
              <w:left w:val="nil"/>
            </w:tcBorders>
          </w:tcPr>
          <w:p w14:paraId="6C7059BB" w14:textId="17DB9FB5" w:rsidR="00837DD4" w:rsidRPr="00DD754B" w:rsidRDefault="00837DD4" w:rsidP="003D516A">
            <w:pPr>
              <w:pStyle w:val="Heading1"/>
              <w:ind w:left="0" w:right="0" w:firstLine="0"/>
              <w:rPr>
                <w:noProof/>
              </w:rPr>
            </w:pPr>
            <w:r w:rsidRPr="00DD754B">
              <w:rPr>
                <w:noProof/>
              </w:rPr>
              <w:t>Balanced Accuracy</w:t>
            </w:r>
          </w:p>
        </w:tc>
        <w:tc>
          <w:tcPr>
            <w:tcW w:w="1701" w:type="dxa"/>
          </w:tcPr>
          <w:p w14:paraId="73415751" w14:textId="4C8816F9" w:rsidR="00837DD4" w:rsidRPr="00DD754B" w:rsidRDefault="00837DD4" w:rsidP="00CF10EA">
            <w:pPr>
              <w:pStyle w:val="Heading1"/>
              <w:ind w:left="0" w:right="0" w:firstLine="0"/>
              <w:jc w:val="center"/>
              <w:rPr>
                <w:b w:val="0"/>
                <w:bCs/>
                <w:noProof/>
              </w:rPr>
            </w:pPr>
            <w:r w:rsidRPr="00DD754B">
              <w:rPr>
                <w:b w:val="0"/>
                <w:bCs/>
                <w:noProof/>
              </w:rPr>
              <w:t>9</w:t>
            </w:r>
            <w:r w:rsidR="00EE764D">
              <w:rPr>
                <w:b w:val="0"/>
                <w:bCs/>
                <w:noProof/>
              </w:rPr>
              <w:t>2</w:t>
            </w:r>
            <w:r w:rsidRPr="00DD754B">
              <w:rPr>
                <w:b w:val="0"/>
                <w:bCs/>
                <w:noProof/>
              </w:rPr>
              <w:t>.</w:t>
            </w:r>
            <w:r w:rsidR="00EE764D">
              <w:rPr>
                <w:b w:val="0"/>
                <w:bCs/>
                <w:noProof/>
              </w:rPr>
              <w:t>6</w:t>
            </w:r>
            <w:r w:rsidRPr="00DD754B">
              <w:rPr>
                <w:b w:val="0"/>
                <w:bCs/>
                <w:noProof/>
              </w:rPr>
              <w:t>%</w:t>
            </w:r>
          </w:p>
        </w:tc>
        <w:tc>
          <w:tcPr>
            <w:tcW w:w="1701" w:type="dxa"/>
            <w:tcBorders>
              <w:right w:val="nil"/>
            </w:tcBorders>
          </w:tcPr>
          <w:p w14:paraId="2CBFAB73" w14:textId="13D873CD" w:rsidR="00837DD4" w:rsidRPr="00DD754B" w:rsidRDefault="00837DD4" w:rsidP="00CF10EA">
            <w:pPr>
              <w:pStyle w:val="Heading1"/>
              <w:ind w:left="0" w:right="0" w:firstLine="0"/>
              <w:jc w:val="center"/>
              <w:rPr>
                <w:b w:val="0"/>
                <w:bCs/>
                <w:noProof/>
              </w:rPr>
            </w:pPr>
            <w:r w:rsidRPr="00DD754B">
              <w:rPr>
                <w:b w:val="0"/>
                <w:bCs/>
                <w:noProof/>
              </w:rPr>
              <w:t>94.</w:t>
            </w:r>
            <w:r w:rsidR="00836430">
              <w:rPr>
                <w:b w:val="0"/>
                <w:bCs/>
                <w:noProof/>
              </w:rPr>
              <w:t>5</w:t>
            </w:r>
            <w:r w:rsidRPr="00DD754B">
              <w:rPr>
                <w:b w:val="0"/>
                <w:bCs/>
                <w:noProof/>
              </w:rPr>
              <w:t>%</w:t>
            </w:r>
          </w:p>
        </w:tc>
      </w:tr>
      <w:tr w:rsidR="00837DD4" w14:paraId="5798007D" w14:textId="4F82F2BA" w:rsidTr="5BC8760C">
        <w:trPr>
          <w:jc w:val="center"/>
        </w:trPr>
        <w:tc>
          <w:tcPr>
            <w:tcW w:w="2263" w:type="dxa"/>
            <w:tcBorders>
              <w:left w:val="nil"/>
            </w:tcBorders>
          </w:tcPr>
          <w:p w14:paraId="553E2FD2" w14:textId="16D4C9FD" w:rsidR="00837DD4" w:rsidRPr="00DD754B" w:rsidRDefault="00837DD4" w:rsidP="003D516A">
            <w:pPr>
              <w:pStyle w:val="Heading1"/>
              <w:ind w:left="0" w:right="0" w:firstLine="0"/>
              <w:rPr>
                <w:noProof/>
              </w:rPr>
            </w:pPr>
            <w:r w:rsidRPr="00DD754B">
              <w:rPr>
                <w:noProof/>
              </w:rPr>
              <w:t>True Active Rate</w:t>
            </w:r>
          </w:p>
        </w:tc>
        <w:tc>
          <w:tcPr>
            <w:tcW w:w="1701" w:type="dxa"/>
          </w:tcPr>
          <w:p w14:paraId="6DA6A8E0" w14:textId="6A791CB0" w:rsidR="00837DD4" w:rsidRPr="00DD754B" w:rsidRDefault="00837DD4" w:rsidP="00CF10EA">
            <w:pPr>
              <w:pStyle w:val="Heading1"/>
              <w:ind w:left="0" w:right="0" w:firstLine="0"/>
              <w:jc w:val="center"/>
              <w:rPr>
                <w:b w:val="0"/>
                <w:bCs/>
                <w:noProof/>
              </w:rPr>
            </w:pPr>
            <w:r w:rsidRPr="00DD754B">
              <w:rPr>
                <w:b w:val="0"/>
                <w:bCs/>
                <w:noProof/>
              </w:rPr>
              <w:t>95.</w:t>
            </w:r>
            <w:r w:rsidR="00EE764D">
              <w:rPr>
                <w:b w:val="0"/>
                <w:bCs/>
                <w:noProof/>
              </w:rPr>
              <w:t>2</w:t>
            </w:r>
            <w:r w:rsidRPr="00DD754B">
              <w:rPr>
                <w:b w:val="0"/>
                <w:bCs/>
                <w:noProof/>
              </w:rPr>
              <w:t>%</w:t>
            </w:r>
          </w:p>
        </w:tc>
        <w:tc>
          <w:tcPr>
            <w:tcW w:w="1701" w:type="dxa"/>
            <w:tcBorders>
              <w:right w:val="nil"/>
            </w:tcBorders>
          </w:tcPr>
          <w:p w14:paraId="2DA99B61" w14:textId="0FAB7E79" w:rsidR="00837DD4" w:rsidRPr="00DD754B" w:rsidRDefault="00837DD4" w:rsidP="00CF10EA">
            <w:pPr>
              <w:pStyle w:val="Heading1"/>
              <w:ind w:left="0" w:right="0" w:firstLine="0"/>
              <w:jc w:val="center"/>
              <w:rPr>
                <w:b w:val="0"/>
                <w:bCs/>
                <w:noProof/>
              </w:rPr>
            </w:pPr>
            <w:r w:rsidRPr="00DD754B">
              <w:rPr>
                <w:b w:val="0"/>
                <w:bCs/>
                <w:noProof/>
              </w:rPr>
              <w:t>92.9%</w:t>
            </w:r>
          </w:p>
        </w:tc>
      </w:tr>
      <w:tr w:rsidR="00837DD4" w14:paraId="1AF3DBDC" w14:textId="7CE2CA3F" w:rsidTr="5BC8760C">
        <w:trPr>
          <w:jc w:val="center"/>
        </w:trPr>
        <w:tc>
          <w:tcPr>
            <w:tcW w:w="2263" w:type="dxa"/>
            <w:tcBorders>
              <w:left w:val="nil"/>
            </w:tcBorders>
          </w:tcPr>
          <w:p w14:paraId="7D5791A6" w14:textId="66FDEDFE" w:rsidR="00837DD4" w:rsidRPr="00DD754B" w:rsidRDefault="00837DD4" w:rsidP="003D516A">
            <w:pPr>
              <w:pStyle w:val="Heading1"/>
              <w:ind w:left="0" w:right="0" w:firstLine="0"/>
              <w:rPr>
                <w:noProof/>
              </w:rPr>
            </w:pPr>
            <w:r w:rsidRPr="00DD754B">
              <w:rPr>
                <w:noProof/>
              </w:rPr>
              <w:t>True Quiet Rate</w:t>
            </w:r>
          </w:p>
        </w:tc>
        <w:tc>
          <w:tcPr>
            <w:tcW w:w="1701" w:type="dxa"/>
          </w:tcPr>
          <w:p w14:paraId="2375BD96" w14:textId="5FAF2843" w:rsidR="00837DD4" w:rsidRPr="00DD754B" w:rsidRDefault="00EE764D" w:rsidP="00CF10EA">
            <w:pPr>
              <w:pStyle w:val="Heading1"/>
              <w:ind w:left="0" w:right="0" w:firstLine="0"/>
              <w:jc w:val="center"/>
              <w:rPr>
                <w:b w:val="0"/>
                <w:bCs/>
                <w:noProof/>
              </w:rPr>
            </w:pPr>
            <w:r>
              <w:rPr>
                <w:b w:val="0"/>
                <w:bCs/>
                <w:noProof/>
              </w:rPr>
              <w:t>90</w:t>
            </w:r>
            <w:r w:rsidR="00837DD4" w:rsidRPr="00DD754B">
              <w:rPr>
                <w:b w:val="0"/>
                <w:bCs/>
                <w:noProof/>
              </w:rPr>
              <w:t>.</w:t>
            </w:r>
            <w:r>
              <w:rPr>
                <w:b w:val="0"/>
                <w:bCs/>
                <w:noProof/>
              </w:rPr>
              <w:t>0</w:t>
            </w:r>
            <w:r w:rsidR="00837DD4" w:rsidRPr="00DD754B">
              <w:rPr>
                <w:b w:val="0"/>
                <w:bCs/>
                <w:noProof/>
              </w:rPr>
              <w:t>%</w:t>
            </w:r>
          </w:p>
        </w:tc>
        <w:tc>
          <w:tcPr>
            <w:tcW w:w="1701" w:type="dxa"/>
            <w:tcBorders>
              <w:right w:val="nil"/>
            </w:tcBorders>
          </w:tcPr>
          <w:p w14:paraId="76F6F024" w14:textId="0DFF747D" w:rsidR="00837DD4" w:rsidRPr="00DD754B" w:rsidRDefault="00837DD4" w:rsidP="00CF10EA">
            <w:pPr>
              <w:pStyle w:val="Heading1"/>
              <w:ind w:left="0" w:right="0" w:firstLine="0"/>
              <w:jc w:val="center"/>
              <w:rPr>
                <w:b w:val="0"/>
                <w:bCs/>
                <w:noProof/>
              </w:rPr>
            </w:pPr>
            <w:r w:rsidRPr="00DD754B">
              <w:rPr>
                <w:b w:val="0"/>
                <w:bCs/>
                <w:noProof/>
              </w:rPr>
              <w:t>9</w:t>
            </w:r>
            <w:r w:rsidR="00836430">
              <w:rPr>
                <w:b w:val="0"/>
                <w:bCs/>
                <w:noProof/>
              </w:rPr>
              <w:t>7</w:t>
            </w:r>
            <w:r w:rsidRPr="00DD754B">
              <w:rPr>
                <w:b w:val="0"/>
                <w:bCs/>
                <w:noProof/>
              </w:rPr>
              <w:t>.</w:t>
            </w:r>
            <w:r w:rsidR="00836430">
              <w:rPr>
                <w:b w:val="0"/>
                <w:bCs/>
                <w:noProof/>
              </w:rPr>
              <w:t>4</w:t>
            </w:r>
            <w:r w:rsidRPr="00DD754B">
              <w:rPr>
                <w:b w:val="0"/>
                <w:bCs/>
                <w:noProof/>
              </w:rPr>
              <w:t>%</w:t>
            </w:r>
          </w:p>
        </w:tc>
      </w:tr>
      <w:tr w:rsidR="00837DD4" w14:paraId="070A452A" w14:textId="23883264" w:rsidTr="5BC8760C">
        <w:trPr>
          <w:jc w:val="center"/>
        </w:trPr>
        <w:tc>
          <w:tcPr>
            <w:tcW w:w="2263" w:type="dxa"/>
            <w:tcBorders>
              <w:left w:val="nil"/>
            </w:tcBorders>
          </w:tcPr>
          <w:p w14:paraId="18465A05" w14:textId="2AC20178" w:rsidR="00837DD4" w:rsidRPr="00DD754B" w:rsidRDefault="00837DD4" w:rsidP="003D516A">
            <w:pPr>
              <w:pStyle w:val="Heading1"/>
              <w:ind w:left="0" w:right="0" w:firstLine="0"/>
              <w:rPr>
                <w:noProof/>
              </w:rPr>
            </w:pPr>
            <w:r w:rsidRPr="00DD754B">
              <w:rPr>
                <w:noProof/>
              </w:rPr>
              <w:t>False Active Rate</w:t>
            </w:r>
          </w:p>
        </w:tc>
        <w:tc>
          <w:tcPr>
            <w:tcW w:w="1701" w:type="dxa"/>
          </w:tcPr>
          <w:p w14:paraId="3B01F6E0" w14:textId="05960673" w:rsidR="00837DD4" w:rsidRPr="00DD754B" w:rsidRDefault="00837DD4" w:rsidP="00CF10EA">
            <w:pPr>
              <w:pStyle w:val="Heading1"/>
              <w:ind w:left="0" w:right="0" w:firstLine="0"/>
              <w:jc w:val="center"/>
              <w:rPr>
                <w:b w:val="0"/>
                <w:noProof/>
              </w:rPr>
            </w:pPr>
            <w:r w:rsidRPr="00DD754B">
              <w:rPr>
                <w:b w:val="0"/>
                <w:noProof/>
              </w:rPr>
              <w:t>1</w:t>
            </w:r>
            <w:r w:rsidR="0030164E">
              <w:rPr>
                <w:b w:val="0"/>
                <w:noProof/>
              </w:rPr>
              <w:t>0</w:t>
            </w:r>
            <w:r w:rsidRPr="00DD754B">
              <w:rPr>
                <w:b w:val="0"/>
                <w:noProof/>
              </w:rPr>
              <w:t>.</w:t>
            </w:r>
            <w:r w:rsidR="0030164E">
              <w:rPr>
                <w:b w:val="0"/>
                <w:noProof/>
              </w:rPr>
              <w:t>0</w:t>
            </w:r>
            <w:r w:rsidRPr="00DD754B">
              <w:rPr>
                <w:b w:val="0"/>
                <w:noProof/>
              </w:rPr>
              <w:t>%</w:t>
            </w:r>
          </w:p>
        </w:tc>
        <w:tc>
          <w:tcPr>
            <w:tcW w:w="1701" w:type="dxa"/>
            <w:tcBorders>
              <w:right w:val="nil"/>
            </w:tcBorders>
          </w:tcPr>
          <w:p w14:paraId="5568D354" w14:textId="0BAA3238" w:rsidR="00837DD4" w:rsidRPr="00DD754B" w:rsidRDefault="00194335" w:rsidP="00CF10EA">
            <w:pPr>
              <w:pStyle w:val="Heading1"/>
              <w:ind w:left="0" w:right="0" w:firstLine="0"/>
              <w:jc w:val="center"/>
              <w:rPr>
                <w:b w:val="0"/>
                <w:noProof/>
              </w:rPr>
            </w:pPr>
            <w:r>
              <w:rPr>
                <w:b w:val="0"/>
                <w:noProof/>
              </w:rPr>
              <w:t>2</w:t>
            </w:r>
            <w:r w:rsidR="00837DD4" w:rsidRPr="00DD754B">
              <w:rPr>
                <w:b w:val="0"/>
                <w:noProof/>
              </w:rPr>
              <w:t>.</w:t>
            </w:r>
            <w:r>
              <w:rPr>
                <w:b w:val="0"/>
                <w:noProof/>
              </w:rPr>
              <w:t>6</w:t>
            </w:r>
            <w:r w:rsidR="00837DD4" w:rsidRPr="00DD754B">
              <w:rPr>
                <w:b w:val="0"/>
                <w:noProof/>
              </w:rPr>
              <w:t>%</w:t>
            </w:r>
          </w:p>
        </w:tc>
      </w:tr>
      <w:tr w:rsidR="00837DD4" w14:paraId="3F122F70" w14:textId="07FF6D0D" w:rsidTr="5BC8760C">
        <w:trPr>
          <w:jc w:val="center"/>
        </w:trPr>
        <w:tc>
          <w:tcPr>
            <w:tcW w:w="2263" w:type="dxa"/>
            <w:tcBorders>
              <w:left w:val="nil"/>
              <w:bottom w:val="double" w:sz="4" w:space="0" w:color="auto"/>
            </w:tcBorders>
          </w:tcPr>
          <w:p w14:paraId="03F071C3" w14:textId="1DE6CFE7" w:rsidR="00837DD4" w:rsidRPr="00DD754B" w:rsidRDefault="00837DD4" w:rsidP="003D516A">
            <w:pPr>
              <w:pStyle w:val="Heading1"/>
              <w:ind w:left="0" w:right="0" w:firstLine="0"/>
              <w:rPr>
                <w:noProof/>
              </w:rPr>
            </w:pPr>
            <w:r w:rsidRPr="00DD754B">
              <w:rPr>
                <w:noProof/>
              </w:rPr>
              <w:t>False Quiet Rate</w:t>
            </w:r>
          </w:p>
        </w:tc>
        <w:tc>
          <w:tcPr>
            <w:tcW w:w="1701" w:type="dxa"/>
            <w:tcBorders>
              <w:bottom w:val="double" w:sz="4" w:space="0" w:color="auto"/>
            </w:tcBorders>
          </w:tcPr>
          <w:p w14:paraId="6D07486A" w14:textId="6517910A" w:rsidR="00837DD4" w:rsidRPr="00DD754B" w:rsidRDefault="00837DD4" w:rsidP="00CF10EA">
            <w:pPr>
              <w:pStyle w:val="Heading1"/>
              <w:ind w:left="0" w:right="0" w:firstLine="0"/>
              <w:jc w:val="center"/>
              <w:rPr>
                <w:b w:val="0"/>
                <w:bCs/>
                <w:noProof/>
              </w:rPr>
            </w:pPr>
            <w:r w:rsidRPr="00DD754B">
              <w:rPr>
                <w:b w:val="0"/>
                <w:bCs/>
                <w:noProof/>
              </w:rPr>
              <w:t>4.</w:t>
            </w:r>
            <w:r w:rsidR="0030164E">
              <w:rPr>
                <w:b w:val="0"/>
                <w:bCs/>
                <w:noProof/>
              </w:rPr>
              <w:t>8</w:t>
            </w:r>
            <w:r w:rsidRPr="00DD754B">
              <w:rPr>
                <w:b w:val="0"/>
                <w:bCs/>
                <w:noProof/>
              </w:rPr>
              <w:t>%</w:t>
            </w:r>
          </w:p>
        </w:tc>
        <w:tc>
          <w:tcPr>
            <w:tcW w:w="1701" w:type="dxa"/>
            <w:tcBorders>
              <w:bottom w:val="double" w:sz="4" w:space="0" w:color="auto"/>
              <w:right w:val="nil"/>
            </w:tcBorders>
          </w:tcPr>
          <w:p w14:paraId="4B71E94B" w14:textId="3F4587BA" w:rsidR="00837DD4" w:rsidRPr="00DD754B" w:rsidRDefault="00194335" w:rsidP="00CF10EA">
            <w:pPr>
              <w:pStyle w:val="Heading1"/>
              <w:ind w:left="0" w:right="0" w:firstLine="0"/>
              <w:jc w:val="center"/>
              <w:rPr>
                <w:b w:val="0"/>
                <w:bCs/>
                <w:noProof/>
              </w:rPr>
            </w:pPr>
            <w:r>
              <w:rPr>
                <w:b w:val="0"/>
                <w:bCs/>
                <w:noProof/>
              </w:rPr>
              <w:t>8</w:t>
            </w:r>
            <w:r w:rsidR="00837DD4" w:rsidRPr="00DD754B">
              <w:rPr>
                <w:b w:val="0"/>
                <w:bCs/>
                <w:noProof/>
              </w:rPr>
              <w:t>.</w:t>
            </w:r>
            <w:r>
              <w:rPr>
                <w:b w:val="0"/>
                <w:bCs/>
                <w:noProof/>
              </w:rPr>
              <w:t>4</w:t>
            </w:r>
            <w:r w:rsidR="00837DD4" w:rsidRPr="00DD754B">
              <w:rPr>
                <w:b w:val="0"/>
                <w:bCs/>
                <w:noProof/>
              </w:rPr>
              <w:t>%</w:t>
            </w:r>
          </w:p>
        </w:tc>
      </w:tr>
      <w:tr w:rsidR="00837DD4" w14:paraId="14E50A6E" w14:textId="731A509C" w:rsidTr="5BC8760C">
        <w:trPr>
          <w:jc w:val="center"/>
        </w:trPr>
        <w:tc>
          <w:tcPr>
            <w:tcW w:w="2263" w:type="dxa"/>
            <w:tcBorders>
              <w:top w:val="double" w:sz="4" w:space="0" w:color="auto"/>
              <w:left w:val="nil"/>
            </w:tcBorders>
          </w:tcPr>
          <w:p w14:paraId="0E6ED247" w14:textId="0644FACD" w:rsidR="00837DD4" w:rsidRPr="00DD754B" w:rsidRDefault="00837DD4" w:rsidP="003D516A">
            <w:pPr>
              <w:pStyle w:val="Heading1"/>
              <w:ind w:left="0" w:right="0" w:firstLine="0"/>
              <w:rPr>
                <w:noProof/>
              </w:rPr>
            </w:pPr>
            <w:r w:rsidRPr="00DD754B">
              <w:rPr>
                <w:noProof/>
              </w:rPr>
              <w:t>Predicted Quiet Rate</w:t>
            </w:r>
          </w:p>
        </w:tc>
        <w:tc>
          <w:tcPr>
            <w:tcW w:w="1701" w:type="dxa"/>
            <w:tcBorders>
              <w:top w:val="double" w:sz="4" w:space="0" w:color="auto"/>
            </w:tcBorders>
          </w:tcPr>
          <w:p w14:paraId="539360EA" w14:textId="3D4045CD" w:rsidR="00837DD4" w:rsidRPr="00DD754B" w:rsidRDefault="50979688" w:rsidP="00CF10EA">
            <w:pPr>
              <w:pStyle w:val="Heading1"/>
              <w:ind w:left="0" w:right="0" w:firstLine="0"/>
              <w:jc w:val="center"/>
              <w:rPr>
                <w:b w:val="0"/>
                <w:noProof/>
              </w:rPr>
            </w:pPr>
            <w:r w:rsidRPr="5BC8760C">
              <w:rPr>
                <w:b w:val="0"/>
                <w:noProof/>
              </w:rPr>
              <w:t>3</w:t>
            </w:r>
            <w:r w:rsidR="41A22EB7" w:rsidRPr="5BC8760C">
              <w:rPr>
                <w:b w:val="0"/>
                <w:noProof/>
              </w:rPr>
              <w:t>1</w:t>
            </w:r>
            <w:r w:rsidRPr="5BC8760C">
              <w:rPr>
                <w:b w:val="0"/>
                <w:noProof/>
              </w:rPr>
              <w:t>.</w:t>
            </w:r>
            <w:r w:rsidR="41A22EB7" w:rsidRPr="5BC8760C">
              <w:rPr>
                <w:b w:val="0"/>
                <w:noProof/>
              </w:rPr>
              <w:t>7</w:t>
            </w:r>
            <w:r w:rsidRPr="5BC8760C">
              <w:rPr>
                <w:b w:val="0"/>
                <w:noProof/>
              </w:rPr>
              <w:t>%</w:t>
            </w:r>
          </w:p>
        </w:tc>
        <w:tc>
          <w:tcPr>
            <w:tcW w:w="1701" w:type="dxa"/>
            <w:tcBorders>
              <w:top w:val="double" w:sz="4" w:space="0" w:color="auto"/>
              <w:right w:val="nil"/>
            </w:tcBorders>
          </w:tcPr>
          <w:p w14:paraId="57F9CEBE" w14:textId="096232DD" w:rsidR="00837DD4" w:rsidRPr="00DD754B" w:rsidRDefault="50979688" w:rsidP="00CF10EA">
            <w:pPr>
              <w:pStyle w:val="Heading1"/>
              <w:ind w:left="0" w:right="0" w:firstLine="0"/>
              <w:jc w:val="center"/>
              <w:rPr>
                <w:b w:val="0"/>
                <w:noProof/>
              </w:rPr>
            </w:pPr>
            <w:r w:rsidRPr="5BC8760C">
              <w:rPr>
                <w:b w:val="0"/>
                <w:noProof/>
              </w:rPr>
              <w:t>2</w:t>
            </w:r>
            <w:r w:rsidR="449D8361" w:rsidRPr="5BC8760C">
              <w:rPr>
                <w:b w:val="0"/>
                <w:noProof/>
              </w:rPr>
              <w:t>5</w:t>
            </w:r>
            <w:r w:rsidRPr="5BC8760C">
              <w:rPr>
                <w:b w:val="0"/>
                <w:noProof/>
              </w:rPr>
              <w:t>.</w:t>
            </w:r>
            <w:r w:rsidR="449D8361" w:rsidRPr="5BC8760C">
              <w:rPr>
                <w:b w:val="0"/>
                <w:noProof/>
              </w:rPr>
              <w:t>9</w:t>
            </w:r>
            <w:r w:rsidRPr="5BC8760C">
              <w:rPr>
                <w:b w:val="0"/>
                <w:noProof/>
              </w:rPr>
              <w:t>%</w:t>
            </w:r>
          </w:p>
        </w:tc>
      </w:tr>
      <w:tr w:rsidR="00837DD4" w14:paraId="06B2DBB2" w14:textId="3CE30462" w:rsidTr="5BC8760C">
        <w:trPr>
          <w:jc w:val="center"/>
        </w:trPr>
        <w:tc>
          <w:tcPr>
            <w:tcW w:w="2263" w:type="dxa"/>
            <w:tcBorders>
              <w:left w:val="nil"/>
              <w:bottom w:val="nil"/>
            </w:tcBorders>
          </w:tcPr>
          <w:p w14:paraId="31CDCED1" w14:textId="5748B1A9" w:rsidR="00837DD4" w:rsidRPr="00DD754B" w:rsidRDefault="25A226FC" w:rsidP="003D516A">
            <w:pPr>
              <w:pStyle w:val="Heading1"/>
              <w:ind w:left="0" w:right="0" w:firstLine="0"/>
              <w:rPr>
                <w:noProof/>
              </w:rPr>
            </w:pPr>
            <w:r w:rsidRPr="72AD655A">
              <w:rPr>
                <w:noProof/>
              </w:rPr>
              <w:t>Predicted Active Rate</w:t>
            </w:r>
          </w:p>
        </w:tc>
        <w:tc>
          <w:tcPr>
            <w:tcW w:w="1701" w:type="dxa"/>
            <w:tcBorders>
              <w:bottom w:val="nil"/>
            </w:tcBorders>
          </w:tcPr>
          <w:p w14:paraId="6C2BF80B" w14:textId="07394008" w:rsidR="00837DD4" w:rsidRPr="00DD754B" w:rsidRDefault="00837DD4" w:rsidP="00CF10EA">
            <w:pPr>
              <w:pStyle w:val="Heading1"/>
              <w:ind w:left="0" w:right="0" w:firstLine="0"/>
              <w:jc w:val="center"/>
              <w:rPr>
                <w:b w:val="0"/>
                <w:bCs/>
                <w:noProof/>
              </w:rPr>
            </w:pPr>
            <w:r w:rsidRPr="00DD754B">
              <w:rPr>
                <w:b w:val="0"/>
                <w:bCs/>
                <w:noProof/>
              </w:rPr>
              <w:t>6</w:t>
            </w:r>
            <w:r w:rsidR="00B75917">
              <w:rPr>
                <w:b w:val="0"/>
                <w:bCs/>
                <w:noProof/>
              </w:rPr>
              <w:t>8</w:t>
            </w:r>
            <w:r w:rsidRPr="00DD754B">
              <w:rPr>
                <w:b w:val="0"/>
                <w:bCs/>
                <w:noProof/>
              </w:rPr>
              <w:t>.</w:t>
            </w:r>
            <w:r w:rsidR="00B75917">
              <w:rPr>
                <w:b w:val="0"/>
                <w:bCs/>
                <w:noProof/>
              </w:rPr>
              <w:t>3</w:t>
            </w:r>
            <w:r w:rsidRPr="00DD754B">
              <w:rPr>
                <w:b w:val="0"/>
                <w:bCs/>
                <w:noProof/>
              </w:rPr>
              <w:t>%</w:t>
            </w:r>
          </w:p>
        </w:tc>
        <w:tc>
          <w:tcPr>
            <w:tcW w:w="1701" w:type="dxa"/>
            <w:tcBorders>
              <w:bottom w:val="nil"/>
              <w:right w:val="nil"/>
            </w:tcBorders>
          </w:tcPr>
          <w:p w14:paraId="6DD7B308" w14:textId="60121A0A" w:rsidR="00837DD4" w:rsidRPr="00DD754B" w:rsidRDefault="25A226FC" w:rsidP="00CF10EA">
            <w:pPr>
              <w:pStyle w:val="Heading1"/>
              <w:ind w:left="0" w:right="0" w:firstLine="0"/>
              <w:jc w:val="center"/>
              <w:rPr>
                <w:b w:val="0"/>
                <w:noProof/>
              </w:rPr>
            </w:pPr>
            <w:r w:rsidRPr="72AD655A">
              <w:rPr>
                <w:b w:val="0"/>
                <w:noProof/>
              </w:rPr>
              <w:t>7</w:t>
            </w:r>
            <w:r w:rsidR="00113680">
              <w:rPr>
                <w:b w:val="0"/>
                <w:noProof/>
              </w:rPr>
              <w:t>4</w:t>
            </w:r>
            <w:r w:rsidRPr="72AD655A">
              <w:rPr>
                <w:b w:val="0"/>
                <w:noProof/>
              </w:rPr>
              <w:t>.</w:t>
            </w:r>
            <w:r w:rsidR="00113680">
              <w:rPr>
                <w:b w:val="0"/>
                <w:noProof/>
              </w:rPr>
              <w:t>1</w:t>
            </w:r>
            <w:r w:rsidRPr="72AD655A">
              <w:rPr>
                <w:b w:val="0"/>
                <w:noProof/>
              </w:rPr>
              <w:t>%</w:t>
            </w:r>
          </w:p>
        </w:tc>
      </w:tr>
    </w:tbl>
    <w:p w14:paraId="57E54B15" w14:textId="77777777" w:rsidR="00642602" w:rsidRDefault="00642602" w:rsidP="00EF39C3"/>
    <w:p w14:paraId="184DCE60" w14:textId="5A281FA8" w:rsidR="000A3899" w:rsidRDefault="1EB0581F" w:rsidP="00EA22D9">
      <w:pPr>
        <w:rPr>
          <w:rFonts w:ascii="Arial" w:eastAsia="Arial" w:hAnsi="Arial" w:cs="Arial"/>
          <w:sz w:val="22"/>
          <w:szCs w:val="22"/>
        </w:rPr>
      </w:pPr>
      <w:r w:rsidRPr="5BC8760C">
        <w:rPr>
          <w:rFonts w:ascii="Arial" w:eastAsia="Arial" w:hAnsi="Arial" w:cs="Arial"/>
          <w:sz w:val="22"/>
          <w:szCs w:val="22"/>
        </w:rPr>
        <w:t xml:space="preserve">Model performance was also evaluated on a trace-by-trace basis, with the results presented in Figure </w:t>
      </w:r>
      <w:r w:rsidR="376D69E3" w:rsidRPr="5BC8760C">
        <w:rPr>
          <w:rFonts w:ascii="Arial" w:eastAsia="Arial" w:hAnsi="Arial" w:cs="Arial"/>
          <w:sz w:val="22"/>
          <w:szCs w:val="22"/>
        </w:rPr>
        <w:t>5</w:t>
      </w:r>
      <w:r w:rsidRPr="5BC8760C">
        <w:rPr>
          <w:rFonts w:ascii="Arial" w:eastAsia="Arial" w:hAnsi="Arial" w:cs="Arial"/>
          <w:sz w:val="22"/>
          <w:szCs w:val="22"/>
        </w:rPr>
        <w:t xml:space="preserve">. </w:t>
      </w:r>
      <w:r w:rsidR="006B692D">
        <w:rPr>
          <w:rFonts w:ascii="Arial" w:eastAsia="Arial" w:hAnsi="Arial" w:cs="Arial"/>
          <w:sz w:val="22"/>
          <w:szCs w:val="22"/>
        </w:rPr>
        <w:t>A</w:t>
      </w:r>
      <w:r w:rsidR="006B692D" w:rsidRPr="5BC8760C">
        <w:rPr>
          <w:rFonts w:ascii="Arial" w:eastAsia="Arial" w:hAnsi="Arial" w:cs="Arial"/>
          <w:sz w:val="22"/>
          <w:szCs w:val="22"/>
        </w:rPr>
        <w:t>n explicative selection of prediction examples</w:t>
      </w:r>
      <w:r w:rsidR="00A42669">
        <w:rPr>
          <w:rFonts w:ascii="Arial" w:eastAsia="Arial" w:hAnsi="Arial" w:cs="Arial"/>
          <w:sz w:val="22"/>
          <w:szCs w:val="22"/>
        </w:rPr>
        <w:t xml:space="preserve"> is </w:t>
      </w:r>
      <w:r w:rsidR="00330E4D">
        <w:rPr>
          <w:rFonts w:ascii="Arial" w:eastAsia="Arial" w:hAnsi="Arial" w:cs="Arial"/>
          <w:sz w:val="22"/>
          <w:szCs w:val="22"/>
        </w:rPr>
        <w:t>shown in more detail</w:t>
      </w:r>
      <w:r w:rsidR="006B692D" w:rsidRPr="5BC8760C">
        <w:rPr>
          <w:rFonts w:ascii="Arial" w:eastAsia="Arial" w:hAnsi="Arial" w:cs="Arial"/>
          <w:sz w:val="22"/>
          <w:szCs w:val="22"/>
        </w:rPr>
        <w:t>, together with the ground truth</w:t>
      </w:r>
      <w:r w:rsidR="00330E4D">
        <w:rPr>
          <w:rFonts w:ascii="Arial" w:eastAsia="Arial" w:hAnsi="Arial" w:cs="Arial"/>
          <w:sz w:val="22"/>
          <w:szCs w:val="22"/>
        </w:rPr>
        <w:t>, in Figure 6.</w:t>
      </w:r>
      <w:r w:rsidR="00F0751B">
        <w:rPr>
          <w:rFonts w:ascii="Arial" w:eastAsia="Arial" w:hAnsi="Arial" w:cs="Arial"/>
          <w:sz w:val="22"/>
          <w:szCs w:val="22"/>
        </w:rPr>
        <w:t xml:space="preserve"> </w:t>
      </w:r>
      <w:r w:rsidR="5C82D352" w:rsidRPr="5BC8760C">
        <w:rPr>
          <w:rFonts w:ascii="Arial" w:eastAsia="Arial" w:hAnsi="Arial" w:cs="Arial"/>
          <w:sz w:val="22"/>
          <w:szCs w:val="22"/>
        </w:rPr>
        <w:t>Except for</w:t>
      </w:r>
      <w:r w:rsidR="6778A51C" w:rsidRPr="5BC8760C">
        <w:rPr>
          <w:rFonts w:ascii="Arial" w:eastAsia="Arial" w:hAnsi="Arial" w:cs="Arial"/>
          <w:sz w:val="22"/>
          <w:szCs w:val="22"/>
        </w:rPr>
        <w:t xml:space="preserve"> </w:t>
      </w:r>
      <w:r w:rsidR="296DA18D" w:rsidRPr="5BC8760C">
        <w:rPr>
          <w:rFonts w:ascii="Arial" w:eastAsia="Arial" w:hAnsi="Arial" w:cs="Arial"/>
          <w:sz w:val="22"/>
          <w:szCs w:val="22"/>
        </w:rPr>
        <w:t>isolated</w:t>
      </w:r>
      <w:r w:rsidRPr="5BC8760C">
        <w:rPr>
          <w:rFonts w:ascii="Arial" w:eastAsia="Arial" w:hAnsi="Arial" w:cs="Arial"/>
          <w:sz w:val="22"/>
          <w:szCs w:val="22"/>
        </w:rPr>
        <w:t xml:space="preserve"> </w:t>
      </w:r>
      <w:r w:rsidR="3C634E07" w:rsidRPr="5BC8760C">
        <w:rPr>
          <w:rFonts w:ascii="Arial" w:eastAsia="Arial" w:hAnsi="Arial" w:cs="Arial"/>
          <w:sz w:val="22"/>
          <w:szCs w:val="22"/>
        </w:rPr>
        <w:t>i</w:t>
      </w:r>
      <w:r w:rsidR="00815B5B">
        <w:rPr>
          <w:rFonts w:ascii="Arial" w:eastAsia="Arial" w:hAnsi="Arial" w:cs="Arial"/>
          <w:sz w:val="22"/>
          <w:szCs w:val="22"/>
        </w:rPr>
        <w:t>n</w:t>
      </w:r>
      <w:r w:rsidR="3C634E07" w:rsidRPr="5BC8760C">
        <w:rPr>
          <w:rFonts w:ascii="Arial" w:eastAsia="Arial" w:hAnsi="Arial" w:cs="Arial"/>
          <w:sz w:val="22"/>
          <w:szCs w:val="22"/>
        </w:rPr>
        <w:t>stances</w:t>
      </w:r>
      <w:r w:rsidRPr="5BC8760C">
        <w:rPr>
          <w:rFonts w:ascii="Arial" w:eastAsia="Arial" w:hAnsi="Arial" w:cs="Arial"/>
          <w:sz w:val="22"/>
          <w:szCs w:val="22"/>
        </w:rPr>
        <w:t xml:space="preserve">, the scores in both datasets consistently approach 90% </w:t>
      </w:r>
      <w:r w:rsidR="220D0BE5" w:rsidRPr="5BC8760C">
        <w:rPr>
          <w:rFonts w:ascii="Arial" w:eastAsia="Arial" w:hAnsi="Arial" w:cs="Arial"/>
          <w:sz w:val="22"/>
          <w:szCs w:val="22"/>
        </w:rPr>
        <w:t>for the</w:t>
      </w:r>
      <w:r w:rsidRPr="5BC8760C">
        <w:rPr>
          <w:rFonts w:ascii="Arial" w:eastAsia="Arial" w:hAnsi="Arial" w:cs="Arial"/>
          <w:sz w:val="22"/>
          <w:szCs w:val="22"/>
        </w:rPr>
        <w:t xml:space="preserve"> traces in the hold-out test set. </w:t>
      </w:r>
      <w:r w:rsidR="003734BC" w:rsidRPr="003734BC">
        <w:rPr>
          <w:rFonts w:ascii="Arial" w:eastAsia="Arial" w:hAnsi="Arial" w:cs="Arial"/>
          <w:sz w:val="22"/>
          <w:szCs w:val="22"/>
        </w:rPr>
        <w:t>The application of the Wilcoxon rank-sum test did not reveal</w:t>
      </w:r>
      <w:r w:rsidR="008C46C7">
        <w:rPr>
          <w:rFonts w:ascii="Arial" w:eastAsia="Arial" w:hAnsi="Arial" w:cs="Arial"/>
          <w:sz w:val="22"/>
          <w:szCs w:val="22"/>
        </w:rPr>
        <w:t xml:space="preserve"> statistical</w:t>
      </w:r>
      <w:r w:rsidR="282B2F7E" w:rsidRPr="5BC8760C">
        <w:rPr>
          <w:rFonts w:ascii="Arial" w:eastAsia="Arial" w:hAnsi="Arial" w:cs="Arial"/>
          <w:sz w:val="22"/>
          <w:szCs w:val="22"/>
        </w:rPr>
        <w:t xml:space="preserve"> </w:t>
      </w:r>
      <w:r w:rsidR="003734BC" w:rsidRPr="003734BC">
        <w:rPr>
          <w:rFonts w:ascii="Arial" w:eastAsia="Arial" w:hAnsi="Arial" w:cs="Arial"/>
          <w:sz w:val="22"/>
          <w:szCs w:val="22"/>
        </w:rPr>
        <w:t>differences</w:t>
      </w:r>
      <w:r w:rsidR="2458DC94" w:rsidRPr="5BC8760C">
        <w:rPr>
          <w:rFonts w:ascii="Arial" w:eastAsia="Arial" w:hAnsi="Arial" w:cs="Arial"/>
          <w:sz w:val="22"/>
          <w:szCs w:val="22"/>
        </w:rPr>
        <w:t xml:space="preserve"> in </w:t>
      </w:r>
      <w:r w:rsidR="00707413">
        <w:rPr>
          <w:rFonts w:ascii="Arial" w:eastAsia="Arial" w:hAnsi="Arial" w:cs="Arial"/>
          <w:sz w:val="22"/>
          <w:szCs w:val="22"/>
        </w:rPr>
        <w:t xml:space="preserve">the </w:t>
      </w:r>
      <w:r w:rsidR="2458DC94" w:rsidRPr="5BC8760C">
        <w:rPr>
          <w:rFonts w:ascii="Arial" w:eastAsia="Arial" w:hAnsi="Arial" w:cs="Arial"/>
          <w:sz w:val="22"/>
          <w:szCs w:val="22"/>
        </w:rPr>
        <w:t xml:space="preserve">scores </w:t>
      </w:r>
      <w:r w:rsidR="00707413">
        <w:rPr>
          <w:rFonts w:ascii="Arial" w:eastAsia="Arial" w:hAnsi="Arial" w:cs="Arial"/>
          <w:sz w:val="22"/>
          <w:szCs w:val="22"/>
        </w:rPr>
        <w:t>between</w:t>
      </w:r>
      <w:r w:rsidR="2458DC94" w:rsidRPr="5BC8760C">
        <w:rPr>
          <w:rFonts w:ascii="Arial" w:eastAsia="Arial" w:hAnsi="Arial" w:cs="Arial"/>
          <w:sz w:val="22"/>
          <w:szCs w:val="22"/>
        </w:rPr>
        <w:t xml:space="preserve"> the two datasets (Macro F1</w:t>
      </w:r>
      <w:r w:rsidR="0053443F">
        <w:rPr>
          <w:rFonts w:ascii="Arial" w:eastAsia="Arial" w:hAnsi="Arial" w:cs="Arial"/>
          <w:sz w:val="22"/>
          <w:szCs w:val="22"/>
        </w:rPr>
        <w:t>-S</w:t>
      </w:r>
      <w:r w:rsidR="2458DC94" w:rsidRPr="5BC8760C">
        <w:rPr>
          <w:rFonts w:ascii="Arial" w:eastAsia="Arial" w:hAnsi="Arial" w:cs="Arial"/>
          <w:sz w:val="22"/>
          <w:szCs w:val="22"/>
        </w:rPr>
        <w:t>core: p = 0.8307; Balanced Accuracy: p = 0.6781).</w:t>
      </w:r>
    </w:p>
    <w:p w14:paraId="26348276" w14:textId="77777777" w:rsidR="00EA22D9" w:rsidRPr="00EA22D9" w:rsidRDefault="00EA22D9" w:rsidP="00EA22D9">
      <w:pPr>
        <w:rPr>
          <w:rFonts w:ascii="Arial" w:eastAsia="Arial" w:hAnsi="Arial" w:cs="Arial"/>
          <w:szCs w:val="20"/>
        </w:rPr>
      </w:pPr>
    </w:p>
    <w:p w14:paraId="17A8BF4B" w14:textId="7C3A30D2" w:rsidR="00142DB2" w:rsidRDefault="001629E6" w:rsidP="00142DB2">
      <w:pPr>
        <w:keepNext/>
        <w:ind w:left="0" w:firstLine="0"/>
        <w:jc w:val="center"/>
      </w:pPr>
      <w:r>
        <w:rPr>
          <w:noProof/>
        </w:rPr>
        <w:drawing>
          <wp:inline distT="0" distB="0" distL="0" distR="0" wp14:anchorId="724DF812" wp14:editId="175C2FC7">
            <wp:extent cx="4173142" cy="2381250"/>
            <wp:effectExtent l="0" t="0" r="0" b="0"/>
            <wp:docPr id="969330997" name="Picture 9" descr="A diagram of a diagram showing different stages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30997" name="Picture 9" descr="A diagram of a diagram showing different stages of a person's body&#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82313" cy="2386483"/>
                    </a:xfrm>
                    <a:prstGeom prst="rect">
                      <a:avLst/>
                    </a:prstGeom>
                    <a:noFill/>
                    <a:ln>
                      <a:noFill/>
                    </a:ln>
                  </pic:spPr>
                </pic:pic>
              </a:graphicData>
            </a:graphic>
          </wp:inline>
        </w:drawing>
      </w:r>
    </w:p>
    <w:p w14:paraId="15694E12" w14:textId="0F9FC398" w:rsidR="00131AC5" w:rsidRPr="00EC47FD" w:rsidRDefault="32FE1B89" w:rsidP="00FE1ECE">
      <w:pPr>
        <w:pStyle w:val="Caption"/>
        <w:keepNext/>
        <w:jc w:val="center"/>
        <w:rPr>
          <w:i w:val="0"/>
          <w:iCs w:val="0"/>
          <w:color w:val="000000"/>
          <w:sz w:val="20"/>
          <w:szCs w:val="24"/>
        </w:rPr>
      </w:pPr>
      <w:r w:rsidRPr="00EC47FD">
        <w:rPr>
          <w:i w:val="0"/>
          <w:iCs w:val="0"/>
          <w:color w:val="000000"/>
          <w:sz w:val="20"/>
          <w:szCs w:val="24"/>
        </w:rPr>
        <w:t xml:space="preserve">Figure </w:t>
      </w:r>
      <w:r w:rsidRPr="00EC47FD">
        <w:rPr>
          <w:i w:val="0"/>
          <w:iCs w:val="0"/>
          <w:color w:val="000000"/>
          <w:sz w:val="20"/>
          <w:szCs w:val="24"/>
        </w:rPr>
        <w:fldChar w:fldCharType="begin"/>
      </w:r>
      <w:r w:rsidRPr="00EC47FD">
        <w:rPr>
          <w:i w:val="0"/>
          <w:iCs w:val="0"/>
          <w:color w:val="000000"/>
          <w:sz w:val="20"/>
          <w:szCs w:val="24"/>
        </w:rPr>
        <w:instrText>SEQ Figure \* ARABIC</w:instrText>
      </w:r>
      <w:r w:rsidRPr="00EC47FD">
        <w:rPr>
          <w:i w:val="0"/>
          <w:iCs w:val="0"/>
          <w:color w:val="000000"/>
          <w:sz w:val="20"/>
          <w:szCs w:val="24"/>
        </w:rPr>
        <w:fldChar w:fldCharType="separate"/>
      </w:r>
      <w:r w:rsidR="00CA06C5" w:rsidRPr="00EC47FD">
        <w:rPr>
          <w:i w:val="0"/>
          <w:iCs w:val="0"/>
          <w:color w:val="000000"/>
          <w:sz w:val="20"/>
          <w:szCs w:val="24"/>
        </w:rPr>
        <w:t>5</w:t>
      </w:r>
      <w:r w:rsidRPr="00EC47FD">
        <w:rPr>
          <w:i w:val="0"/>
          <w:iCs w:val="0"/>
          <w:color w:val="000000"/>
          <w:sz w:val="20"/>
          <w:szCs w:val="24"/>
        </w:rPr>
        <w:fldChar w:fldCharType="end"/>
      </w:r>
      <w:r w:rsidR="00005E8F">
        <w:rPr>
          <w:i w:val="0"/>
          <w:iCs w:val="0"/>
          <w:color w:val="000000"/>
          <w:sz w:val="20"/>
          <w:szCs w:val="24"/>
        </w:rPr>
        <w:t xml:space="preserve"> </w:t>
      </w:r>
      <w:r w:rsidR="00ED36CE">
        <w:rPr>
          <w:i w:val="0"/>
          <w:iCs w:val="0"/>
          <w:color w:val="000000"/>
          <w:sz w:val="20"/>
          <w:szCs w:val="24"/>
        </w:rPr>
        <w:t>T</w:t>
      </w:r>
      <w:r w:rsidR="00005E8F">
        <w:rPr>
          <w:i w:val="0"/>
          <w:iCs w:val="0"/>
          <w:color w:val="000000"/>
          <w:sz w:val="20"/>
          <w:szCs w:val="24"/>
        </w:rPr>
        <w:t>race</w:t>
      </w:r>
      <w:r w:rsidR="00ED36CE">
        <w:rPr>
          <w:i w:val="0"/>
          <w:iCs w:val="0"/>
          <w:color w:val="000000"/>
          <w:sz w:val="20"/>
          <w:szCs w:val="24"/>
        </w:rPr>
        <w:t xml:space="preserve"> by trace p</w:t>
      </w:r>
      <w:r w:rsidR="00ED36CE" w:rsidRPr="00ED36CE">
        <w:rPr>
          <w:i w:val="0"/>
          <w:iCs w:val="0"/>
          <w:color w:val="000000"/>
          <w:sz w:val="20"/>
          <w:szCs w:val="24"/>
        </w:rPr>
        <w:t>erformance evaluation</w:t>
      </w:r>
      <w:r w:rsidR="00005E8F">
        <w:rPr>
          <w:i w:val="0"/>
          <w:iCs w:val="0"/>
          <w:color w:val="000000"/>
          <w:sz w:val="20"/>
          <w:szCs w:val="24"/>
        </w:rPr>
        <w:t xml:space="preserve"> </w:t>
      </w:r>
      <w:r w:rsidR="00FE1ECE">
        <w:rPr>
          <w:i w:val="0"/>
          <w:iCs w:val="0"/>
          <w:color w:val="000000"/>
          <w:sz w:val="20"/>
          <w:szCs w:val="24"/>
        </w:rPr>
        <w:t xml:space="preserve">on </w:t>
      </w:r>
      <w:r w:rsidR="00FE1ECE" w:rsidRPr="00EC47FD">
        <w:rPr>
          <w:i w:val="0"/>
          <w:iCs w:val="0"/>
          <w:color w:val="000000"/>
          <w:sz w:val="20"/>
          <w:szCs w:val="24"/>
        </w:rPr>
        <w:t xml:space="preserve">the hold-out test </w:t>
      </w:r>
      <w:r w:rsidR="00BC4B96" w:rsidRPr="00EC47FD">
        <w:rPr>
          <w:i w:val="0"/>
          <w:iCs w:val="0"/>
          <w:color w:val="000000"/>
          <w:sz w:val="20"/>
          <w:szCs w:val="24"/>
        </w:rPr>
        <w:t>set</w:t>
      </w:r>
      <w:r w:rsidR="00BC4B96">
        <w:rPr>
          <w:i w:val="0"/>
          <w:iCs w:val="0"/>
          <w:color w:val="000000"/>
          <w:sz w:val="20"/>
          <w:szCs w:val="24"/>
        </w:rPr>
        <w:t>s.</w:t>
      </w:r>
      <w:r w:rsidR="00624636">
        <w:rPr>
          <w:i w:val="0"/>
          <w:iCs w:val="0"/>
          <w:color w:val="000000"/>
          <w:sz w:val="20"/>
          <w:szCs w:val="24"/>
        </w:rPr>
        <w:t xml:space="preserve"> </w:t>
      </w:r>
    </w:p>
    <w:p w14:paraId="0871732E" w14:textId="0E50DBB3" w:rsidR="00142DB2" w:rsidRPr="00EA22D9" w:rsidRDefault="00142DB2" w:rsidP="000A3899">
      <w:pPr>
        <w:ind w:left="0" w:firstLine="0"/>
        <w:rPr>
          <w:rFonts w:ascii="Arial" w:eastAsia="Arial" w:hAnsi="Arial" w:cs="Arial"/>
          <w:sz w:val="10"/>
          <w:szCs w:val="10"/>
        </w:rPr>
      </w:pPr>
    </w:p>
    <w:p w14:paraId="131DEDAC" w14:textId="77777777" w:rsidR="00EA22D9" w:rsidRDefault="00EA22D9" w:rsidP="00673F58">
      <w:pPr>
        <w:ind w:left="0" w:firstLine="0"/>
        <w:rPr>
          <w:rFonts w:ascii="Arial" w:eastAsia="Arial" w:hAnsi="Arial" w:cs="Arial"/>
          <w:sz w:val="22"/>
          <w:szCs w:val="22"/>
        </w:rPr>
      </w:pPr>
    </w:p>
    <w:p w14:paraId="615F82B8" w14:textId="146573F3" w:rsidR="00142DB2" w:rsidRPr="0003357B" w:rsidRDefault="00B96B9C" w:rsidP="00673F58">
      <w:pPr>
        <w:ind w:left="0" w:firstLine="0"/>
        <w:rPr>
          <w:rFonts w:ascii="Arial" w:eastAsia="Arial" w:hAnsi="Arial" w:cs="Arial"/>
          <w:sz w:val="22"/>
          <w:szCs w:val="22"/>
        </w:rPr>
      </w:pPr>
      <w:ins w:id="9" w:author="Giulio Steyde" w:date="2025-04-22T19:16:00Z" w16du:dateUtc="2025-04-22T17:16:00Z">
        <w:r w:rsidRPr="00142DB2">
          <w:rPr>
            <w:rFonts w:ascii="Arial" w:eastAsia="Arial" w:hAnsi="Arial" w:cs="Arial"/>
            <w:noProof/>
            <w:szCs w:val="22"/>
          </w:rPr>
          <mc:AlternateContent>
            <mc:Choice Requires="wps">
              <w:drawing>
                <wp:anchor distT="45720" distB="45720" distL="114300" distR="114300" simplePos="0" relativeHeight="251658241" behindDoc="0" locked="0" layoutInCell="1" allowOverlap="1" wp14:anchorId="1159156A" wp14:editId="0F6C7AA0">
                  <wp:simplePos x="0" y="0"/>
                  <wp:positionH relativeFrom="column">
                    <wp:posOffset>1905</wp:posOffset>
                  </wp:positionH>
                  <wp:positionV relativeFrom="paragraph">
                    <wp:posOffset>0</wp:posOffset>
                  </wp:positionV>
                  <wp:extent cx="5876925" cy="6591300"/>
                  <wp:effectExtent l="0" t="0" r="28575" b="19050"/>
                  <wp:wrapTopAndBottom/>
                  <wp:docPr id="1060888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6591300"/>
                          </a:xfrm>
                          <a:prstGeom prst="rect">
                            <a:avLst/>
                          </a:prstGeom>
                          <a:solidFill>
                            <a:srgbClr val="FFFFFF"/>
                          </a:solidFill>
                          <a:ln w="9525">
                            <a:solidFill>
                              <a:srgbClr val="000000"/>
                            </a:solidFill>
                            <a:miter lim="800000"/>
                            <a:headEnd/>
                            <a:tailEnd/>
                          </a:ln>
                        </wps:spPr>
                        <wps:txbx>
                          <w:txbxContent>
                            <w:p w14:paraId="0AA29FB6" w14:textId="77777777" w:rsidR="00B96B9C" w:rsidRPr="00C513F9" w:rsidRDefault="00B96B9C" w:rsidP="00B96B9C">
                              <w:pPr>
                                <w:keepNext/>
                                <w:jc w:val="center"/>
                                <w:rPr>
                                  <w:highlight w:val="yellow"/>
                                </w:rPr>
                              </w:pPr>
                              <w:r>
                                <w:rPr>
                                  <w:noProof/>
                                </w:rPr>
                                <w:drawing>
                                  <wp:inline distT="0" distB="0" distL="0" distR="0" wp14:anchorId="706EF35F" wp14:editId="6B7B8476">
                                    <wp:extent cx="5685155" cy="5022850"/>
                                    <wp:effectExtent l="0" t="0" r="0" b="6350"/>
                                    <wp:docPr id="16812531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53136"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685155" cy="5022850"/>
                                            </a:xfrm>
                                            <a:prstGeom prst="rect">
                                              <a:avLst/>
                                            </a:prstGeom>
                                          </pic:spPr>
                                        </pic:pic>
                                      </a:graphicData>
                                    </a:graphic>
                                  </wp:inline>
                                </w:drawing>
                              </w:r>
                            </w:p>
                            <w:p w14:paraId="1BD5B434" w14:textId="5071D1F6" w:rsidR="00B96B9C" w:rsidRPr="0065609E" w:rsidRDefault="00B96B9C" w:rsidP="0065609E">
                              <w:r w:rsidRPr="00606A0E">
                                <w:t xml:space="preserve">Figure </w:t>
                              </w:r>
                              <w:r w:rsidRPr="00606A0E">
                                <w:rPr>
                                  <w:i/>
                                  <w:iCs/>
                                </w:rPr>
                                <w:fldChar w:fldCharType="begin"/>
                              </w:r>
                              <w:r w:rsidRPr="00606A0E">
                                <w:instrText>SEQ Figure \* ARABIC</w:instrText>
                              </w:r>
                              <w:r w:rsidRPr="00606A0E">
                                <w:rPr>
                                  <w:i/>
                                  <w:iCs/>
                                </w:rPr>
                                <w:fldChar w:fldCharType="separate"/>
                              </w:r>
                              <w:r w:rsidRPr="00606A0E">
                                <w:t>6</w:t>
                              </w:r>
                              <w:r w:rsidRPr="00606A0E">
                                <w:rPr>
                                  <w:i/>
                                  <w:iCs/>
                                </w:rPr>
                                <w:fldChar w:fldCharType="end"/>
                              </w:r>
                              <w:r w:rsidRPr="00606A0E">
                                <w:t xml:space="preserve"> Fetal heart rate (FHR) trace alongside annotated behavioral states (top) and the network's predicted probability of the active state (bottom). The annotated states indicate periods of “Quiet” (blue), “Active” (red), and “Indeterminate” (gray). In Panel A) the network's predictions follow the expected trend, with low probabilities of the active state during the quiet phase and a gradual increase leading up to the active phase, reaching a perfect </w:t>
                              </w:r>
                              <w:r w:rsidR="002901FF">
                                <w:t xml:space="preserve">Macro </w:t>
                              </w:r>
                              <w:r w:rsidRPr="00606A0E">
                                <w:t>F1</w:t>
                              </w:r>
                              <w:r w:rsidR="00197C57">
                                <w:t>-</w:t>
                              </w:r>
                              <w:r w:rsidR="002901FF">
                                <w:t>S</w:t>
                              </w:r>
                              <w:r w:rsidRPr="00606A0E">
                                <w:t>core of 100%. In panel B), a steep transition from “Active” to “Quiet” can be observed around the 20th minute, characterized by a reduction in FHR variability and a decreasing baseline. The probability of the “Active” state then increases gradually. The zone of disagreement occurs during this transitional phase</w:t>
                              </w:r>
                              <w:r w:rsidR="001E7110">
                                <w:t xml:space="preserve"> and t</w:t>
                              </w:r>
                              <w:r w:rsidRPr="00606A0E">
                                <w:t>he</w:t>
                              </w:r>
                              <w:r w:rsidR="0065609E">
                                <w:t xml:space="preserve"> Macro F1</w:t>
                              </w:r>
                              <w:r w:rsidR="00197C57">
                                <w:t>-</w:t>
                              </w:r>
                              <w:r w:rsidR="0065609E">
                                <w:t>S</w:t>
                              </w:r>
                              <w:r w:rsidRPr="00606A0E">
                                <w:t>core is 94%. The FHR signal in panel a was sampled from the test set of NAPAMI, while the second from PASS.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59156A" id="Text Box 2" o:spid="_x0000_s1027" type="#_x0000_t202" style="position:absolute;left:0;text-align:left;margin-left:.15pt;margin-top:0;width:462.75pt;height:519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">
                  <v:textbox>
                    <w:txbxContent>
                      <w:p w14:paraId="0AA29FB6" w14:textId="77777777" w:rsidR="00B96B9C" w:rsidRPr="00C513F9" w:rsidRDefault="00B96B9C" w:rsidP="00B96B9C">
                        <w:pPr>
                          <w:keepNext/>
                          <w:jc w:val="center"/>
                          <w:rPr>
                            <w:highlight w:val="yellow"/>
                          </w:rPr>
                        </w:pPr>
                        <w:r>
                          <w:rPr>
                            <w:noProof/>
                          </w:rPr>
                          <w:drawing>
                            <wp:inline distT="0" distB="0" distL="0" distR="0" wp14:anchorId="706EF35F" wp14:editId="6B7B8476">
                              <wp:extent cx="5685155" cy="5022850"/>
                              <wp:effectExtent l="0" t="0" r="0" b="6350"/>
                              <wp:docPr id="16812531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53136"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685155" cy="5022850"/>
                                      </a:xfrm>
                                      <a:prstGeom prst="rect">
                                        <a:avLst/>
                                      </a:prstGeom>
                                    </pic:spPr>
                                  </pic:pic>
                                </a:graphicData>
                              </a:graphic>
                            </wp:inline>
                          </w:drawing>
                        </w:r>
                      </w:p>
                      <w:p w14:paraId="1BD5B434" w14:textId="5071D1F6" w:rsidR="00B96B9C" w:rsidRPr="0065609E" w:rsidRDefault="00B96B9C" w:rsidP="0065609E">
                        <w:r w:rsidRPr="00606A0E">
                          <w:t xml:space="preserve">Figure </w:t>
                        </w:r>
                        <w:r w:rsidRPr="00606A0E">
                          <w:rPr>
                            <w:i/>
                            <w:iCs/>
                          </w:rPr>
                          <w:fldChar w:fldCharType="begin"/>
                        </w:r>
                        <w:r w:rsidRPr="00606A0E">
                          <w:instrText>SEQ Figure \* ARABIC</w:instrText>
                        </w:r>
                        <w:r w:rsidRPr="00606A0E">
                          <w:rPr>
                            <w:i/>
                            <w:iCs/>
                          </w:rPr>
                          <w:fldChar w:fldCharType="separate"/>
                        </w:r>
                        <w:r w:rsidRPr="00606A0E">
                          <w:t>6</w:t>
                        </w:r>
                        <w:r w:rsidRPr="00606A0E">
                          <w:rPr>
                            <w:i/>
                            <w:iCs/>
                          </w:rPr>
                          <w:fldChar w:fldCharType="end"/>
                        </w:r>
                        <w:r w:rsidRPr="00606A0E">
                          <w:t xml:space="preserve"> Fetal heart rate (FHR) trace alongside annotated behavioral states (top) and the network's predicted probability of the active state (bottom). The annotated states indicate periods of “Quiet” (blue), “Active” (red), and “Indeterminate” (gray). In Panel A) the network's predictions follow the expected trend, with low probabilities of the active state during the quiet phase and a gradual increase leading up to the active phase, reaching a perfect </w:t>
                        </w:r>
                        <w:r w:rsidR="002901FF">
                          <w:t xml:space="preserve">Macro </w:t>
                        </w:r>
                        <w:r w:rsidRPr="00606A0E">
                          <w:t>F1</w:t>
                        </w:r>
                        <w:r w:rsidR="00197C57">
                          <w:t>-</w:t>
                        </w:r>
                        <w:r w:rsidR="002901FF">
                          <w:t>S</w:t>
                        </w:r>
                        <w:r w:rsidRPr="00606A0E">
                          <w:t>core of 100%. In panel B), a steep transition from “Active” to “Quiet” can be observed around the 20th minute, characterized by a reduction in FHR variability and a decreasing baseline. The probability of the “Active” state then increases gradually. The zone of disagreement occurs during this transitional phase</w:t>
                        </w:r>
                        <w:r w:rsidR="001E7110">
                          <w:t xml:space="preserve"> and t</w:t>
                        </w:r>
                        <w:r w:rsidRPr="00606A0E">
                          <w:t>he</w:t>
                        </w:r>
                        <w:r w:rsidR="0065609E">
                          <w:t xml:space="preserve"> Macro F1</w:t>
                        </w:r>
                        <w:r w:rsidR="00197C57">
                          <w:t>-</w:t>
                        </w:r>
                        <w:r w:rsidR="0065609E">
                          <w:t>S</w:t>
                        </w:r>
                        <w:r w:rsidRPr="00606A0E">
                          <w:t>core is 94%. The FHR signal in panel a was sampled from the test set of NAPAMI, while the second from PASS.</w:t>
                        </w:r>
                      </w:p>
                    </w:txbxContent>
                  </v:textbox>
                  <w10:wrap type="topAndBottom"/>
                </v:shape>
              </w:pict>
            </mc:Fallback>
          </mc:AlternateContent>
        </w:r>
      </w:ins>
    </w:p>
    <w:p w14:paraId="4957B252" w14:textId="77777777" w:rsidR="00EA22D9" w:rsidRPr="00EA22D9" w:rsidRDefault="00EA22D9" w:rsidP="00606A0E">
      <w:pPr>
        <w:spacing w:after="1" w:line="261" w:lineRule="auto"/>
        <w:ind w:left="-5" w:right="4895"/>
        <w:jc w:val="left"/>
        <w:rPr>
          <w:rFonts w:ascii="Arial" w:hAnsi="Arial" w:cs="Arial"/>
          <w:sz w:val="22"/>
          <w:szCs w:val="22"/>
        </w:rPr>
      </w:pPr>
    </w:p>
    <w:p w14:paraId="50810DE0" w14:textId="77777777" w:rsidR="00EA22D9" w:rsidRPr="00EA22D9" w:rsidRDefault="00EA22D9" w:rsidP="00606A0E">
      <w:pPr>
        <w:spacing w:after="1" w:line="261" w:lineRule="auto"/>
        <w:ind w:left="-5" w:right="4895"/>
        <w:jc w:val="left"/>
        <w:rPr>
          <w:rFonts w:ascii="Arial" w:hAnsi="Arial" w:cs="Arial"/>
          <w:sz w:val="22"/>
          <w:szCs w:val="22"/>
        </w:rPr>
      </w:pPr>
    </w:p>
    <w:p w14:paraId="0F27737D" w14:textId="77777777" w:rsidR="00EA22D9" w:rsidRPr="00EA22D9" w:rsidRDefault="00EA22D9" w:rsidP="00606A0E">
      <w:pPr>
        <w:spacing w:after="1" w:line="261" w:lineRule="auto"/>
        <w:ind w:left="-5" w:right="4895"/>
        <w:jc w:val="left"/>
        <w:rPr>
          <w:rFonts w:ascii="Arial" w:hAnsi="Arial" w:cs="Arial"/>
          <w:sz w:val="22"/>
          <w:szCs w:val="22"/>
        </w:rPr>
      </w:pPr>
    </w:p>
    <w:p w14:paraId="76072905" w14:textId="77777777" w:rsidR="00EA22D9" w:rsidRDefault="00EA22D9" w:rsidP="00606A0E">
      <w:pPr>
        <w:spacing w:after="1" w:line="261" w:lineRule="auto"/>
        <w:ind w:left="-5" w:right="4895"/>
        <w:jc w:val="left"/>
        <w:rPr>
          <w:rFonts w:ascii="Arial" w:hAnsi="Arial" w:cs="Arial"/>
          <w:b/>
          <w:bCs/>
          <w:sz w:val="28"/>
          <w:szCs w:val="28"/>
        </w:rPr>
      </w:pPr>
    </w:p>
    <w:p w14:paraId="04FD87BD" w14:textId="77777777" w:rsidR="00EA22D9" w:rsidRDefault="00EA22D9" w:rsidP="00606A0E">
      <w:pPr>
        <w:spacing w:after="1" w:line="261" w:lineRule="auto"/>
        <w:ind w:left="-5" w:right="4895"/>
        <w:jc w:val="left"/>
        <w:rPr>
          <w:rFonts w:ascii="Arial" w:hAnsi="Arial" w:cs="Arial"/>
          <w:b/>
          <w:bCs/>
          <w:sz w:val="28"/>
          <w:szCs w:val="28"/>
        </w:rPr>
      </w:pPr>
    </w:p>
    <w:p w14:paraId="29DA7238" w14:textId="77864B64" w:rsidR="00061135" w:rsidRPr="00606A0E" w:rsidRDefault="00572FCA" w:rsidP="00606A0E">
      <w:pPr>
        <w:spacing w:after="1" w:line="261" w:lineRule="auto"/>
        <w:ind w:left="-5" w:right="4895"/>
        <w:jc w:val="left"/>
        <w:rPr>
          <w:rFonts w:ascii="Arial" w:hAnsi="Arial" w:cs="Arial"/>
          <w:b/>
          <w:bCs/>
          <w:sz w:val="28"/>
          <w:szCs w:val="28"/>
        </w:rPr>
      </w:pPr>
      <w:r w:rsidRPr="00606A0E">
        <w:rPr>
          <w:rFonts w:ascii="Arial" w:hAnsi="Arial" w:cs="Arial"/>
          <w:b/>
          <w:bCs/>
          <w:sz w:val="28"/>
          <w:szCs w:val="28"/>
        </w:rPr>
        <w:t xml:space="preserve">4. </w:t>
      </w:r>
      <w:r w:rsidR="00370E77" w:rsidRPr="00606A0E">
        <w:rPr>
          <w:rFonts w:ascii="Arial" w:hAnsi="Arial" w:cs="Arial"/>
          <w:b/>
          <w:bCs/>
          <w:sz w:val="28"/>
          <w:szCs w:val="28"/>
        </w:rPr>
        <w:t xml:space="preserve">Discussion </w:t>
      </w:r>
    </w:p>
    <w:p w14:paraId="5EA3F997" w14:textId="11FF7414" w:rsidR="5BC8760C" w:rsidRPr="00C010B3" w:rsidRDefault="5BC8760C" w:rsidP="007908EB">
      <w:pPr>
        <w:ind w:left="0" w:firstLine="0"/>
      </w:pPr>
    </w:p>
    <w:p w14:paraId="404EB89C" w14:textId="076E62F2" w:rsidR="000F1156" w:rsidRDefault="28B55487" w:rsidP="0053443F">
      <w:pPr>
        <w:rPr>
          <w:rFonts w:ascii="Arial" w:hAnsi="Arial" w:cs="Arial"/>
          <w:sz w:val="22"/>
          <w:szCs w:val="22"/>
        </w:rPr>
      </w:pPr>
      <w:r w:rsidRPr="2DF04B58">
        <w:rPr>
          <w:rFonts w:ascii="Arial" w:hAnsi="Arial" w:cs="Arial"/>
          <w:sz w:val="22"/>
          <w:szCs w:val="22"/>
        </w:rPr>
        <w:t xml:space="preserve">The DNN </w:t>
      </w:r>
      <w:r w:rsidR="0DCE27AA" w:rsidRPr="2DF04B58">
        <w:rPr>
          <w:rFonts w:ascii="Arial" w:hAnsi="Arial" w:cs="Arial"/>
          <w:sz w:val="22"/>
          <w:szCs w:val="22"/>
        </w:rPr>
        <w:t xml:space="preserve">developed and </w:t>
      </w:r>
      <w:r w:rsidRPr="2DF04B58">
        <w:rPr>
          <w:rFonts w:ascii="Arial" w:hAnsi="Arial" w:cs="Arial"/>
          <w:sz w:val="22"/>
          <w:szCs w:val="22"/>
        </w:rPr>
        <w:t xml:space="preserve">described </w:t>
      </w:r>
      <w:r w:rsidR="0DCE27AA" w:rsidRPr="2DF04B58">
        <w:rPr>
          <w:rFonts w:ascii="Arial" w:hAnsi="Arial" w:cs="Arial"/>
          <w:sz w:val="22"/>
          <w:szCs w:val="22"/>
        </w:rPr>
        <w:t xml:space="preserve">in this paper </w:t>
      </w:r>
      <w:r w:rsidR="05111134" w:rsidRPr="2DF04B58">
        <w:rPr>
          <w:rFonts w:ascii="Arial" w:hAnsi="Arial" w:cs="Arial"/>
          <w:sz w:val="22"/>
          <w:szCs w:val="22"/>
        </w:rPr>
        <w:t xml:space="preserve">was </w:t>
      </w:r>
      <w:r w:rsidR="06CFF762" w:rsidRPr="2DF04B58">
        <w:rPr>
          <w:rFonts w:ascii="Arial" w:hAnsi="Arial" w:cs="Arial"/>
          <w:sz w:val="22"/>
          <w:szCs w:val="22"/>
        </w:rPr>
        <w:t>successfully</w:t>
      </w:r>
      <w:r w:rsidRPr="2DF04B58">
        <w:rPr>
          <w:rFonts w:ascii="Arial" w:hAnsi="Arial" w:cs="Arial"/>
          <w:sz w:val="22"/>
          <w:szCs w:val="22"/>
        </w:rPr>
        <w:t xml:space="preserve"> </w:t>
      </w:r>
      <w:r w:rsidR="59836E6F" w:rsidRPr="2DF04B58">
        <w:rPr>
          <w:rFonts w:ascii="Arial" w:hAnsi="Arial" w:cs="Arial"/>
          <w:sz w:val="22"/>
          <w:szCs w:val="22"/>
        </w:rPr>
        <w:t xml:space="preserve">trained to segment </w:t>
      </w:r>
      <w:r w:rsidR="01C0CD01" w:rsidRPr="2DF04B58">
        <w:rPr>
          <w:rFonts w:ascii="Arial" w:hAnsi="Arial" w:cs="Arial"/>
          <w:sz w:val="22"/>
          <w:szCs w:val="22"/>
        </w:rPr>
        <w:t>and autom</w:t>
      </w:r>
      <w:r w:rsidR="73D85839" w:rsidRPr="2DF04B58">
        <w:rPr>
          <w:rFonts w:ascii="Arial" w:hAnsi="Arial" w:cs="Arial"/>
          <w:sz w:val="22"/>
          <w:szCs w:val="22"/>
        </w:rPr>
        <w:t>at</w:t>
      </w:r>
      <w:r w:rsidR="0047045F">
        <w:rPr>
          <w:rFonts w:ascii="Arial" w:hAnsi="Arial" w:cs="Arial"/>
          <w:sz w:val="22"/>
          <w:szCs w:val="22"/>
        </w:rPr>
        <w:t>ically</w:t>
      </w:r>
      <w:r w:rsidR="01C0CD01" w:rsidRPr="2DF04B58">
        <w:rPr>
          <w:rFonts w:ascii="Arial" w:hAnsi="Arial" w:cs="Arial"/>
          <w:sz w:val="22"/>
          <w:szCs w:val="22"/>
        </w:rPr>
        <w:t xml:space="preserve"> label</w:t>
      </w:r>
      <w:r w:rsidRPr="2DF04B58">
        <w:rPr>
          <w:rFonts w:ascii="Arial" w:hAnsi="Arial" w:cs="Arial"/>
          <w:sz w:val="22"/>
          <w:szCs w:val="22"/>
        </w:rPr>
        <w:t xml:space="preserve"> FHR traces into</w:t>
      </w:r>
      <w:r w:rsidR="2C84682E" w:rsidRPr="2DF04B58">
        <w:rPr>
          <w:rFonts w:ascii="Arial" w:hAnsi="Arial" w:cs="Arial"/>
          <w:sz w:val="22"/>
          <w:szCs w:val="22"/>
        </w:rPr>
        <w:t xml:space="preserve"> distinct FBSs, namely</w:t>
      </w:r>
      <w:r w:rsidRPr="2DF04B58">
        <w:rPr>
          <w:rFonts w:ascii="Arial" w:hAnsi="Arial" w:cs="Arial"/>
          <w:sz w:val="22"/>
          <w:szCs w:val="22"/>
        </w:rPr>
        <w:t xml:space="preserve"> "Active" and "Quiet"</w:t>
      </w:r>
      <w:r w:rsidR="36DCCFA5" w:rsidRPr="2DF04B58">
        <w:rPr>
          <w:rFonts w:ascii="Arial" w:hAnsi="Arial" w:cs="Arial"/>
          <w:sz w:val="22"/>
          <w:szCs w:val="22"/>
        </w:rPr>
        <w:t>.</w:t>
      </w:r>
      <w:r w:rsidRPr="2DF04B58">
        <w:rPr>
          <w:rFonts w:ascii="Arial" w:hAnsi="Arial" w:cs="Arial"/>
          <w:sz w:val="22"/>
          <w:szCs w:val="22"/>
        </w:rPr>
        <w:t xml:space="preserve"> </w:t>
      </w:r>
      <w:r w:rsidR="35D4A10B" w:rsidRPr="2DF04B58">
        <w:rPr>
          <w:rFonts w:ascii="Arial" w:hAnsi="Arial" w:cs="Arial"/>
          <w:sz w:val="22"/>
          <w:szCs w:val="22"/>
        </w:rPr>
        <w:t>The model achieved expert-level performance,</w:t>
      </w:r>
      <w:r w:rsidR="6832E2AA" w:rsidRPr="2DF04B58">
        <w:rPr>
          <w:rFonts w:ascii="Arial" w:hAnsi="Arial" w:cs="Arial"/>
          <w:sz w:val="22"/>
          <w:szCs w:val="22"/>
        </w:rPr>
        <w:t xml:space="preserve"> with a Macro F1 score of approximately 90%</w:t>
      </w:r>
      <w:r w:rsidR="0E657F9A" w:rsidRPr="2DF04B58">
        <w:rPr>
          <w:rFonts w:ascii="Arial" w:hAnsi="Arial" w:cs="Arial"/>
          <w:sz w:val="22"/>
          <w:szCs w:val="22"/>
        </w:rPr>
        <w:t xml:space="preserve"> across both datasets, demonstrating a high agreement with </w:t>
      </w:r>
      <w:r w:rsidR="74E83FA9" w:rsidRPr="2DF04B58">
        <w:rPr>
          <w:rFonts w:ascii="Arial" w:hAnsi="Arial" w:cs="Arial"/>
          <w:sz w:val="22"/>
          <w:szCs w:val="22"/>
        </w:rPr>
        <w:t>expert clinician</w:t>
      </w:r>
      <w:r w:rsidR="006579D4">
        <w:rPr>
          <w:rFonts w:ascii="Arial" w:hAnsi="Arial" w:cs="Arial"/>
          <w:sz w:val="22"/>
          <w:szCs w:val="22"/>
        </w:rPr>
        <w:t>.</w:t>
      </w:r>
    </w:p>
    <w:p w14:paraId="7609D387" w14:textId="2533D3BC" w:rsidR="000F1156" w:rsidRDefault="000F1156" w:rsidP="5BC8760C">
      <w:pPr>
        <w:ind w:firstLine="416"/>
        <w:rPr>
          <w:rFonts w:ascii="Arial" w:hAnsi="Arial" w:cs="Arial"/>
          <w:sz w:val="22"/>
          <w:szCs w:val="22"/>
        </w:rPr>
      </w:pPr>
    </w:p>
    <w:p w14:paraId="219EA144" w14:textId="7259187F" w:rsidR="000F1156" w:rsidRDefault="6E506FE6" w:rsidP="0053443F">
      <w:pPr>
        <w:rPr>
          <w:rFonts w:ascii="Arial" w:eastAsia="Arial" w:hAnsi="Arial" w:cs="Arial"/>
          <w:sz w:val="22"/>
          <w:szCs w:val="22"/>
        </w:rPr>
      </w:pPr>
      <w:r w:rsidRPr="5BC8760C">
        <w:rPr>
          <w:rFonts w:ascii="Arial" w:eastAsia="Arial" w:hAnsi="Arial" w:cs="Arial"/>
          <w:sz w:val="22"/>
          <w:szCs w:val="22"/>
        </w:rPr>
        <w:t>The implemented R2AttU-Net model consistently outperformed other architectures during the pre-training phase</w:t>
      </w:r>
      <w:r w:rsidR="002435CD">
        <w:rPr>
          <w:rFonts w:ascii="Arial" w:eastAsia="Arial" w:hAnsi="Arial" w:cs="Arial"/>
          <w:sz w:val="22"/>
          <w:szCs w:val="22"/>
        </w:rPr>
        <w:t>,</w:t>
      </w:r>
      <w:r w:rsidRPr="5BC8760C">
        <w:rPr>
          <w:rFonts w:ascii="Arial" w:eastAsia="Arial" w:hAnsi="Arial" w:cs="Arial"/>
          <w:sz w:val="22"/>
          <w:szCs w:val="22"/>
        </w:rPr>
        <w:t xml:space="preserve"> achieving a </w:t>
      </w:r>
      <w:r w:rsidR="00091BA3">
        <w:rPr>
          <w:rFonts w:ascii="Arial" w:eastAsia="Arial" w:hAnsi="Arial" w:cs="Arial"/>
          <w:sz w:val="22"/>
          <w:szCs w:val="22"/>
        </w:rPr>
        <w:t>M</w:t>
      </w:r>
      <w:r w:rsidRPr="5BC8760C">
        <w:rPr>
          <w:rFonts w:ascii="Arial" w:eastAsia="Arial" w:hAnsi="Arial" w:cs="Arial"/>
          <w:sz w:val="22"/>
          <w:szCs w:val="22"/>
        </w:rPr>
        <w:t>acro F1-</w:t>
      </w:r>
      <w:r w:rsidR="00197C57">
        <w:rPr>
          <w:rFonts w:ascii="Arial" w:eastAsia="Arial" w:hAnsi="Arial" w:cs="Arial"/>
          <w:sz w:val="22"/>
          <w:szCs w:val="22"/>
        </w:rPr>
        <w:t>S</w:t>
      </w:r>
      <w:r w:rsidRPr="5BC8760C">
        <w:rPr>
          <w:rFonts w:ascii="Arial" w:eastAsia="Arial" w:hAnsi="Arial" w:cs="Arial"/>
          <w:sz w:val="22"/>
          <w:szCs w:val="22"/>
        </w:rPr>
        <w:t>core of 89.95% ± 0.17%</w:t>
      </w:r>
      <w:r w:rsidR="002435CD">
        <w:rPr>
          <w:rFonts w:ascii="Arial" w:eastAsia="Arial" w:hAnsi="Arial" w:cs="Arial"/>
          <w:sz w:val="22"/>
          <w:szCs w:val="22"/>
        </w:rPr>
        <w:t xml:space="preserve"> in imitating the HMM</w:t>
      </w:r>
      <w:r w:rsidRPr="5BC8760C">
        <w:rPr>
          <w:rFonts w:ascii="Arial" w:eastAsia="Arial" w:hAnsi="Arial" w:cs="Arial"/>
          <w:sz w:val="22"/>
          <w:szCs w:val="22"/>
        </w:rPr>
        <w:t xml:space="preserve">. Fine-tuning the pre-trained model using repeated 5-fold cross-validation and a lower learning rate of </w:t>
      </w:r>
      <w:r w:rsidR="009C0592" w:rsidRPr="04300B43">
        <w:rPr>
          <w:rFonts w:ascii="Arial" w:eastAsia="Arial" w:hAnsi="Arial" w:cs="Arial"/>
          <w:sz w:val="22"/>
          <w:szCs w:val="22"/>
        </w:rPr>
        <w:t>10</w:t>
      </w:r>
      <w:r w:rsidR="009C0592" w:rsidRPr="04300B43">
        <w:rPr>
          <w:rFonts w:ascii="Arial" w:eastAsia="Arial" w:hAnsi="Arial" w:cs="Arial"/>
          <w:sz w:val="22"/>
          <w:szCs w:val="22"/>
          <w:vertAlign w:val="superscript"/>
        </w:rPr>
        <w:t>-5</w:t>
      </w:r>
      <w:r w:rsidR="009C0592" w:rsidRPr="04300B43">
        <w:rPr>
          <w:rFonts w:ascii="Arial" w:eastAsia="Arial" w:hAnsi="Arial" w:cs="Arial"/>
          <w:sz w:val="22"/>
          <w:szCs w:val="22"/>
        </w:rPr>
        <w:t xml:space="preserve"> </w:t>
      </w:r>
      <w:r w:rsidRPr="5BC8760C">
        <w:rPr>
          <w:rFonts w:ascii="Arial" w:eastAsia="Arial" w:hAnsi="Arial" w:cs="Arial"/>
          <w:sz w:val="22"/>
          <w:szCs w:val="22"/>
        </w:rPr>
        <w:t xml:space="preserve">led to a substantial improvement in the performance, increasing the </w:t>
      </w:r>
      <w:r w:rsidR="00091BA3">
        <w:rPr>
          <w:rFonts w:ascii="Arial" w:eastAsia="Arial" w:hAnsi="Arial" w:cs="Arial"/>
          <w:sz w:val="22"/>
          <w:szCs w:val="22"/>
        </w:rPr>
        <w:t>M</w:t>
      </w:r>
      <w:r w:rsidRPr="5BC8760C">
        <w:rPr>
          <w:rFonts w:ascii="Arial" w:eastAsia="Arial" w:hAnsi="Arial" w:cs="Arial"/>
          <w:sz w:val="22"/>
          <w:szCs w:val="22"/>
        </w:rPr>
        <w:t>acro F1-</w:t>
      </w:r>
      <w:r w:rsidR="00197C57">
        <w:rPr>
          <w:rFonts w:ascii="Arial" w:eastAsia="Arial" w:hAnsi="Arial" w:cs="Arial"/>
          <w:sz w:val="22"/>
          <w:szCs w:val="22"/>
        </w:rPr>
        <w:t>S</w:t>
      </w:r>
      <w:r w:rsidRPr="5BC8760C">
        <w:rPr>
          <w:rFonts w:ascii="Arial" w:eastAsia="Arial" w:hAnsi="Arial" w:cs="Arial"/>
          <w:sz w:val="22"/>
          <w:szCs w:val="22"/>
        </w:rPr>
        <w:t xml:space="preserve">core from 78.0% ± 4.9% to 91.9% ± 2.5%, bringing the model's performance in line with inter-annotator agreement. When tested on a hold-out dataset representing all study centers, the model maintained high performance, with </w:t>
      </w:r>
      <w:r w:rsidR="00502CCF">
        <w:rPr>
          <w:rFonts w:ascii="Arial" w:eastAsia="Arial" w:hAnsi="Arial" w:cs="Arial"/>
          <w:sz w:val="22"/>
          <w:szCs w:val="22"/>
        </w:rPr>
        <w:t>M</w:t>
      </w:r>
      <w:r w:rsidRPr="5BC8760C">
        <w:rPr>
          <w:rFonts w:ascii="Arial" w:eastAsia="Arial" w:hAnsi="Arial" w:cs="Arial"/>
          <w:sz w:val="22"/>
          <w:szCs w:val="22"/>
        </w:rPr>
        <w:t>acro F1-</w:t>
      </w:r>
      <w:r w:rsidR="00197C57">
        <w:rPr>
          <w:rFonts w:ascii="Arial" w:eastAsia="Arial" w:hAnsi="Arial" w:cs="Arial"/>
          <w:sz w:val="22"/>
          <w:szCs w:val="22"/>
        </w:rPr>
        <w:t>S</w:t>
      </w:r>
      <w:r w:rsidRPr="5BC8760C">
        <w:rPr>
          <w:rFonts w:ascii="Arial" w:eastAsia="Arial" w:hAnsi="Arial" w:cs="Arial"/>
          <w:sz w:val="22"/>
          <w:szCs w:val="22"/>
        </w:rPr>
        <w:t xml:space="preserve">cores and </w:t>
      </w:r>
      <w:r w:rsidR="00197C57">
        <w:rPr>
          <w:rFonts w:ascii="Arial" w:eastAsia="Arial" w:hAnsi="Arial" w:cs="Arial"/>
          <w:sz w:val="22"/>
          <w:szCs w:val="22"/>
        </w:rPr>
        <w:t>B</w:t>
      </w:r>
      <w:r w:rsidRPr="5BC8760C">
        <w:rPr>
          <w:rFonts w:ascii="Arial" w:eastAsia="Arial" w:hAnsi="Arial" w:cs="Arial"/>
          <w:sz w:val="22"/>
          <w:szCs w:val="22"/>
        </w:rPr>
        <w:t xml:space="preserve">alanced </w:t>
      </w:r>
      <w:r w:rsidR="00057DB4">
        <w:rPr>
          <w:rFonts w:ascii="Arial" w:eastAsia="Arial" w:hAnsi="Arial" w:cs="Arial"/>
          <w:sz w:val="22"/>
          <w:szCs w:val="22"/>
        </w:rPr>
        <w:t>A</w:t>
      </w:r>
      <w:r w:rsidRPr="5BC8760C">
        <w:rPr>
          <w:rFonts w:ascii="Arial" w:eastAsia="Arial" w:hAnsi="Arial" w:cs="Arial"/>
          <w:sz w:val="22"/>
          <w:szCs w:val="22"/>
        </w:rPr>
        <w:t>ccurac</w:t>
      </w:r>
      <w:r w:rsidR="00057DB4">
        <w:rPr>
          <w:rFonts w:ascii="Arial" w:eastAsia="Arial" w:hAnsi="Arial" w:cs="Arial"/>
          <w:sz w:val="22"/>
          <w:szCs w:val="22"/>
        </w:rPr>
        <w:t>ies</w:t>
      </w:r>
      <w:r w:rsidRPr="5BC8760C">
        <w:rPr>
          <w:rFonts w:ascii="Arial" w:eastAsia="Arial" w:hAnsi="Arial" w:cs="Arial"/>
          <w:sz w:val="22"/>
          <w:szCs w:val="22"/>
        </w:rPr>
        <w:t xml:space="preserve"> close to or exceeding 90% on both datasets. Finally, a trace-by-trace evaluation confirmed the model’s consistent performance across individual signals, with no statistically significant difference between datasets. </w:t>
      </w:r>
    </w:p>
    <w:p w14:paraId="497B54D6" w14:textId="64421185" w:rsidR="000F1156" w:rsidRDefault="000F1156" w:rsidP="5BC8760C">
      <w:pPr>
        <w:ind w:firstLine="416"/>
        <w:rPr>
          <w:rFonts w:ascii="Arial" w:eastAsia="Arial" w:hAnsi="Arial" w:cs="Arial"/>
          <w:sz w:val="22"/>
          <w:szCs w:val="22"/>
        </w:rPr>
      </w:pPr>
    </w:p>
    <w:p w14:paraId="241BED16" w14:textId="13EBBF0F" w:rsidR="008F47CD" w:rsidRPr="003345BD" w:rsidRDefault="5214F574" w:rsidP="0053443F">
      <w:pPr>
        <w:rPr>
          <w:rFonts w:ascii="Arial" w:eastAsia="Arial" w:hAnsi="Arial" w:cs="Arial"/>
          <w:sz w:val="22"/>
          <w:szCs w:val="22"/>
        </w:rPr>
      </w:pPr>
      <w:r w:rsidRPr="5BC8760C">
        <w:rPr>
          <w:rFonts w:ascii="Arial" w:eastAsia="Arial" w:hAnsi="Arial" w:cs="Arial"/>
          <w:sz w:val="22"/>
          <w:szCs w:val="22"/>
        </w:rPr>
        <w:t xml:space="preserve">A key methodological advancement of the implemented model is the ability to assign state probabilities versus </w:t>
      </w:r>
      <w:r w:rsidR="230ACF24" w:rsidRPr="5BC8760C">
        <w:rPr>
          <w:rFonts w:ascii="Arial" w:eastAsia="Arial" w:hAnsi="Arial" w:cs="Arial"/>
          <w:sz w:val="22"/>
          <w:szCs w:val="22"/>
        </w:rPr>
        <w:t>a binary</w:t>
      </w:r>
      <w:r w:rsidRPr="5BC8760C">
        <w:rPr>
          <w:rFonts w:ascii="Arial" w:eastAsia="Arial" w:hAnsi="Arial" w:cs="Arial"/>
          <w:sz w:val="22"/>
          <w:szCs w:val="22"/>
        </w:rPr>
        <w:t xml:space="preserve"> classification of </w:t>
      </w:r>
      <w:r w:rsidRPr="000A603B">
        <w:rPr>
          <w:rFonts w:ascii="Arial" w:eastAsia="Arial" w:hAnsi="Arial" w:cs="Arial"/>
          <w:sz w:val="22"/>
          <w:szCs w:val="22"/>
        </w:rPr>
        <w:t>Active</w:t>
      </w:r>
      <w:r w:rsidRPr="5BC8760C">
        <w:rPr>
          <w:rFonts w:ascii="Arial" w:eastAsia="Arial" w:hAnsi="Arial" w:cs="Arial"/>
          <w:sz w:val="22"/>
          <w:szCs w:val="22"/>
        </w:rPr>
        <w:t xml:space="preserve"> and </w:t>
      </w:r>
      <w:r w:rsidRPr="000A603B">
        <w:rPr>
          <w:rFonts w:ascii="Arial" w:eastAsia="Arial" w:hAnsi="Arial" w:cs="Arial"/>
          <w:sz w:val="22"/>
          <w:szCs w:val="22"/>
        </w:rPr>
        <w:t>Quiet</w:t>
      </w:r>
      <w:r w:rsidRPr="5BC8760C">
        <w:rPr>
          <w:rFonts w:ascii="Arial" w:eastAsia="Arial" w:hAnsi="Arial" w:cs="Arial"/>
          <w:sz w:val="22"/>
          <w:szCs w:val="22"/>
        </w:rPr>
        <w:t xml:space="preserve"> state</w:t>
      </w:r>
      <w:r w:rsidR="000A603B">
        <w:rPr>
          <w:rFonts w:ascii="Arial" w:eastAsia="Arial" w:hAnsi="Arial" w:cs="Arial"/>
          <w:sz w:val="22"/>
          <w:szCs w:val="22"/>
        </w:rPr>
        <w:t>s</w:t>
      </w:r>
      <w:r w:rsidRPr="5BC8760C">
        <w:rPr>
          <w:rFonts w:ascii="Arial" w:eastAsia="Arial" w:hAnsi="Arial" w:cs="Arial"/>
          <w:sz w:val="22"/>
          <w:szCs w:val="22"/>
        </w:rPr>
        <w:t>.</w:t>
      </w:r>
      <w:r w:rsidR="04FF4ED6" w:rsidRPr="5BC8760C">
        <w:rPr>
          <w:rFonts w:ascii="Arial" w:eastAsia="Arial" w:hAnsi="Arial" w:cs="Arial"/>
          <w:sz w:val="22"/>
          <w:szCs w:val="22"/>
        </w:rPr>
        <w:t xml:space="preserve"> Assigning probabilities to each state rather than using binary classification captures the uncertainty inherent in real-world data. In </w:t>
      </w:r>
      <w:r w:rsidR="72FFA31B" w:rsidRPr="5BC8760C">
        <w:rPr>
          <w:rFonts w:ascii="Arial" w:eastAsia="Arial" w:hAnsi="Arial" w:cs="Arial"/>
          <w:sz w:val="22"/>
          <w:szCs w:val="22"/>
        </w:rPr>
        <w:t xml:space="preserve">a </w:t>
      </w:r>
      <w:r w:rsidR="04FF4ED6" w:rsidRPr="5BC8760C">
        <w:rPr>
          <w:rFonts w:ascii="Arial" w:eastAsia="Arial" w:hAnsi="Arial" w:cs="Arial"/>
          <w:sz w:val="22"/>
          <w:szCs w:val="22"/>
        </w:rPr>
        <w:t>binary classification</w:t>
      </w:r>
      <w:r w:rsidR="38EE1FA2" w:rsidRPr="5BC8760C">
        <w:rPr>
          <w:rFonts w:ascii="Arial" w:eastAsia="Arial" w:hAnsi="Arial" w:cs="Arial"/>
          <w:sz w:val="22"/>
          <w:szCs w:val="22"/>
        </w:rPr>
        <w:t xml:space="preserve"> framework</w:t>
      </w:r>
      <w:r w:rsidR="04FF4ED6" w:rsidRPr="5BC8760C">
        <w:rPr>
          <w:rFonts w:ascii="Arial" w:eastAsia="Arial" w:hAnsi="Arial" w:cs="Arial"/>
          <w:sz w:val="22"/>
          <w:szCs w:val="22"/>
        </w:rPr>
        <w:t xml:space="preserve">, each input is forced into a rigid "either-or" category, ignoring the ambiguous or transitional nature of many physiological signals—such as fetal heart rate patterns—that do not always clearly align with a single class. By contrast, a probabilistic approach provides a measure </w:t>
      </w:r>
      <w:r w:rsidR="00433232">
        <w:rPr>
          <w:rFonts w:ascii="Arial" w:eastAsia="Arial" w:hAnsi="Arial" w:cs="Arial"/>
          <w:sz w:val="22"/>
          <w:szCs w:val="22"/>
        </w:rPr>
        <w:t xml:space="preserve">of confidence </w:t>
      </w:r>
      <w:r w:rsidR="04FF4ED6" w:rsidRPr="5BC8760C">
        <w:rPr>
          <w:rFonts w:ascii="Arial" w:eastAsia="Arial" w:hAnsi="Arial" w:cs="Arial"/>
          <w:sz w:val="22"/>
          <w:szCs w:val="22"/>
        </w:rPr>
        <w:t>for each predict</w:t>
      </w:r>
      <w:r w:rsidR="208F9853" w:rsidRPr="5BC8760C">
        <w:rPr>
          <w:rFonts w:ascii="Arial" w:eastAsia="Arial" w:hAnsi="Arial" w:cs="Arial"/>
          <w:sz w:val="22"/>
          <w:szCs w:val="22"/>
        </w:rPr>
        <w:t>ed FHR sample</w:t>
      </w:r>
      <w:r w:rsidR="04FF4ED6" w:rsidRPr="5BC8760C">
        <w:rPr>
          <w:rFonts w:ascii="Arial" w:eastAsia="Arial" w:hAnsi="Arial" w:cs="Arial"/>
          <w:sz w:val="22"/>
          <w:szCs w:val="22"/>
        </w:rPr>
        <w:t xml:space="preserve">. This is particularly valuable in </w:t>
      </w:r>
      <w:r w:rsidR="754AFF62" w:rsidRPr="5BC8760C">
        <w:rPr>
          <w:rFonts w:ascii="Arial" w:eastAsia="Arial" w:hAnsi="Arial" w:cs="Arial"/>
          <w:sz w:val="22"/>
          <w:szCs w:val="22"/>
        </w:rPr>
        <w:t xml:space="preserve">instances of low </w:t>
      </w:r>
      <w:r w:rsidR="04FF4ED6" w:rsidRPr="5BC8760C">
        <w:rPr>
          <w:rFonts w:ascii="Arial" w:eastAsia="Arial" w:hAnsi="Arial" w:cs="Arial"/>
          <w:sz w:val="22"/>
          <w:szCs w:val="22"/>
        </w:rPr>
        <w:t>signal qualit</w:t>
      </w:r>
      <w:r w:rsidR="38AE6AAE" w:rsidRPr="5BC8760C">
        <w:rPr>
          <w:rFonts w:ascii="Arial" w:eastAsia="Arial" w:hAnsi="Arial" w:cs="Arial"/>
          <w:sz w:val="22"/>
          <w:szCs w:val="22"/>
        </w:rPr>
        <w:t>y</w:t>
      </w:r>
      <w:r w:rsidR="00685327">
        <w:rPr>
          <w:rFonts w:ascii="Arial" w:eastAsia="Arial" w:hAnsi="Arial" w:cs="Arial"/>
          <w:sz w:val="22"/>
          <w:szCs w:val="22"/>
        </w:rPr>
        <w:t xml:space="preserve"> or with intermediate features between the two st</w:t>
      </w:r>
      <w:r w:rsidR="008333FC">
        <w:rPr>
          <w:rFonts w:ascii="Arial" w:eastAsia="Arial" w:hAnsi="Arial" w:cs="Arial"/>
          <w:sz w:val="22"/>
          <w:szCs w:val="22"/>
        </w:rPr>
        <w:t>a</w:t>
      </w:r>
      <w:r w:rsidR="00685327">
        <w:rPr>
          <w:rFonts w:ascii="Arial" w:eastAsia="Arial" w:hAnsi="Arial" w:cs="Arial"/>
          <w:sz w:val="22"/>
          <w:szCs w:val="22"/>
        </w:rPr>
        <w:t>tes</w:t>
      </w:r>
      <w:r w:rsidR="04FF4ED6" w:rsidRPr="5BC8760C">
        <w:rPr>
          <w:rFonts w:ascii="Arial" w:eastAsia="Arial" w:hAnsi="Arial" w:cs="Arial"/>
          <w:sz w:val="22"/>
          <w:szCs w:val="22"/>
        </w:rPr>
        <w:t xml:space="preserve">, where even human experts may disagree. Additionally, probabilistic outputs allow for the integration of predictions into downstream decision-making systems that can weigh the confidence of </w:t>
      </w:r>
      <w:r w:rsidR="012A90A4" w:rsidRPr="5BC8760C">
        <w:rPr>
          <w:rFonts w:ascii="Arial" w:eastAsia="Arial" w:hAnsi="Arial" w:cs="Arial"/>
          <w:sz w:val="22"/>
          <w:szCs w:val="22"/>
        </w:rPr>
        <w:t>the</w:t>
      </w:r>
      <w:r w:rsidR="04FF4ED6" w:rsidRPr="5BC8760C">
        <w:rPr>
          <w:rFonts w:ascii="Arial" w:eastAsia="Arial" w:hAnsi="Arial" w:cs="Arial"/>
          <w:sz w:val="22"/>
          <w:szCs w:val="22"/>
        </w:rPr>
        <w:t xml:space="preserve"> model’s output, potentially improving interpretability </w:t>
      </w:r>
      <w:r w:rsidR="39B0B0C3" w:rsidRPr="5BC8760C">
        <w:rPr>
          <w:rFonts w:ascii="Arial" w:eastAsia="Arial" w:hAnsi="Arial" w:cs="Arial"/>
          <w:sz w:val="22"/>
          <w:szCs w:val="22"/>
        </w:rPr>
        <w:t xml:space="preserve">and generalizability </w:t>
      </w:r>
      <w:r w:rsidR="04FF4ED6" w:rsidRPr="5BC8760C">
        <w:rPr>
          <w:rFonts w:ascii="Arial" w:eastAsia="Arial" w:hAnsi="Arial" w:cs="Arial"/>
          <w:sz w:val="22"/>
          <w:szCs w:val="22"/>
        </w:rPr>
        <w:t>in clinical contexts.</w:t>
      </w:r>
    </w:p>
    <w:p w14:paraId="1F1AB66D" w14:textId="2EEA2EA6" w:rsidR="00C17403" w:rsidRPr="0034471D" w:rsidRDefault="50C3A41E" w:rsidP="5BC8760C">
      <w:pPr>
        <w:ind w:left="0" w:firstLine="0"/>
        <w:rPr>
          <w:rFonts w:ascii="Arial" w:hAnsi="Arial" w:cs="Arial"/>
          <w:sz w:val="22"/>
          <w:szCs w:val="22"/>
        </w:rPr>
      </w:pPr>
      <w:r w:rsidRPr="5BC8760C">
        <w:rPr>
          <w:rFonts w:ascii="Arial" w:hAnsi="Arial" w:cs="Arial"/>
          <w:sz w:val="22"/>
          <w:szCs w:val="22"/>
        </w:rPr>
        <w:t>Building on these observations, w</w:t>
      </w:r>
      <w:r w:rsidR="6E1B481A" w:rsidRPr="5BC8760C">
        <w:rPr>
          <w:rFonts w:ascii="Arial" w:hAnsi="Arial" w:cs="Arial"/>
          <w:sz w:val="22"/>
          <w:szCs w:val="22"/>
        </w:rPr>
        <w:t>e believe that t</w:t>
      </w:r>
      <w:r w:rsidR="77F50304" w:rsidRPr="5BC8760C">
        <w:rPr>
          <w:rFonts w:ascii="Arial" w:hAnsi="Arial" w:cs="Arial"/>
          <w:sz w:val="22"/>
          <w:szCs w:val="22"/>
        </w:rPr>
        <w:t xml:space="preserve">he </w:t>
      </w:r>
      <w:r w:rsidRPr="5BC8760C">
        <w:rPr>
          <w:rFonts w:ascii="Arial" w:hAnsi="Arial" w:cs="Arial"/>
          <w:sz w:val="22"/>
          <w:szCs w:val="22"/>
        </w:rPr>
        <w:t>DNN</w:t>
      </w:r>
      <w:r w:rsidR="77F50304" w:rsidRPr="5BC8760C">
        <w:rPr>
          <w:rFonts w:ascii="Arial" w:hAnsi="Arial" w:cs="Arial"/>
          <w:sz w:val="22"/>
          <w:szCs w:val="22"/>
        </w:rPr>
        <w:t xml:space="preserve"> presented has the potential to enhance the evaluation of fetal behavior states (FBS) in clinical practice by assisting </w:t>
      </w:r>
      <w:r w:rsidR="00580C81">
        <w:rPr>
          <w:rFonts w:ascii="Arial" w:hAnsi="Arial" w:cs="Arial"/>
          <w:sz w:val="22"/>
          <w:szCs w:val="22"/>
        </w:rPr>
        <w:t>healthcare providers</w:t>
      </w:r>
      <w:r w:rsidR="00580C81" w:rsidRPr="5BC8760C">
        <w:rPr>
          <w:rFonts w:ascii="Arial" w:hAnsi="Arial" w:cs="Arial"/>
          <w:sz w:val="22"/>
          <w:szCs w:val="22"/>
        </w:rPr>
        <w:t xml:space="preserve"> </w:t>
      </w:r>
      <w:r w:rsidR="77F50304" w:rsidRPr="5BC8760C">
        <w:rPr>
          <w:rFonts w:ascii="Arial" w:hAnsi="Arial" w:cs="Arial"/>
          <w:sz w:val="22"/>
          <w:szCs w:val="22"/>
        </w:rPr>
        <w:t>and ensuring objective, reproducible results.</w:t>
      </w:r>
      <w:r w:rsidR="1070F188" w:rsidRPr="5BC8760C">
        <w:rPr>
          <w:rFonts w:ascii="Arial" w:hAnsi="Arial" w:cs="Arial"/>
          <w:sz w:val="22"/>
          <w:szCs w:val="22"/>
        </w:rPr>
        <w:t xml:space="preserve"> Moreover,</w:t>
      </w:r>
      <w:r w:rsidRPr="5BC8760C">
        <w:rPr>
          <w:rFonts w:ascii="Arial" w:hAnsi="Arial" w:cs="Arial"/>
          <w:sz w:val="22"/>
          <w:szCs w:val="22"/>
        </w:rPr>
        <w:t xml:space="preserve"> it paves the way for further research.</w:t>
      </w:r>
      <w:r w:rsidR="1070F188" w:rsidRPr="5BC8760C">
        <w:rPr>
          <w:rFonts w:ascii="Arial" w:hAnsi="Arial" w:cs="Arial"/>
          <w:sz w:val="22"/>
          <w:szCs w:val="22"/>
        </w:rPr>
        <w:t xml:space="preserve"> </w:t>
      </w:r>
      <w:r w:rsidR="5BF03522" w:rsidRPr="5BC8760C">
        <w:rPr>
          <w:rFonts w:ascii="Arial" w:hAnsi="Arial" w:cs="Arial"/>
          <w:sz w:val="22"/>
          <w:szCs w:val="22"/>
        </w:rPr>
        <w:t>For instance, t</w:t>
      </w:r>
      <w:r w:rsidRPr="5BC8760C">
        <w:rPr>
          <w:rFonts w:ascii="Arial" w:hAnsi="Arial" w:cs="Arial"/>
          <w:sz w:val="22"/>
          <w:szCs w:val="22"/>
        </w:rPr>
        <w:t xml:space="preserve">he </w:t>
      </w:r>
      <w:r w:rsidR="11CC80C4" w:rsidRPr="5BC8760C">
        <w:rPr>
          <w:rFonts w:ascii="Arial" w:hAnsi="Arial" w:cs="Arial"/>
          <w:sz w:val="22"/>
          <w:szCs w:val="22"/>
        </w:rPr>
        <w:t xml:space="preserve">probabilistic output enables </w:t>
      </w:r>
      <w:r w:rsidR="789AD8F1" w:rsidRPr="5BC8760C">
        <w:rPr>
          <w:rFonts w:ascii="Arial" w:hAnsi="Arial" w:cs="Arial"/>
          <w:sz w:val="22"/>
          <w:szCs w:val="22"/>
        </w:rPr>
        <w:t xml:space="preserve">the </w:t>
      </w:r>
      <w:r w:rsidR="11CC80C4" w:rsidRPr="5BC8760C">
        <w:rPr>
          <w:rFonts w:ascii="Arial" w:hAnsi="Arial" w:cs="Arial"/>
          <w:sz w:val="22"/>
          <w:szCs w:val="22"/>
        </w:rPr>
        <w:t xml:space="preserve">stratified analysis of </w:t>
      </w:r>
      <w:r w:rsidR="36D28C09" w:rsidRPr="5BC8760C">
        <w:rPr>
          <w:rFonts w:ascii="Arial" w:hAnsi="Arial" w:cs="Arial"/>
          <w:sz w:val="22"/>
          <w:szCs w:val="22"/>
        </w:rPr>
        <w:t>F</w:t>
      </w:r>
      <w:r w:rsidR="11CC80C4" w:rsidRPr="5BC8760C">
        <w:rPr>
          <w:rFonts w:ascii="Arial" w:hAnsi="Arial" w:cs="Arial"/>
          <w:sz w:val="22"/>
          <w:szCs w:val="22"/>
        </w:rPr>
        <w:t>HR features by behavioral states, wh</w:t>
      </w:r>
      <w:r w:rsidR="4F1B1060" w:rsidRPr="5BC8760C">
        <w:rPr>
          <w:rFonts w:ascii="Arial" w:hAnsi="Arial" w:cs="Arial"/>
          <w:sz w:val="22"/>
          <w:szCs w:val="22"/>
        </w:rPr>
        <w:t xml:space="preserve">ich </w:t>
      </w:r>
      <w:r w:rsidR="66A40FC3" w:rsidRPr="5BC8760C">
        <w:rPr>
          <w:rFonts w:ascii="Arial" w:hAnsi="Arial" w:cs="Arial"/>
          <w:sz w:val="22"/>
          <w:szCs w:val="22"/>
        </w:rPr>
        <w:t xml:space="preserve">would </w:t>
      </w:r>
      <w:r w:rsidR="4F1B1060" w:rsidRPr="5BC8760C">
        <w:rPr>
          <w:rFonts w:ascii="Arial" w:hAnsi="Arial" w:cs="Arial"/>
          <w:sz w:val="22"/>
          <w:szCs w:val="22"/>
        </w:rPr>
        <w:t>be an important consideration as</w:t>
      </w:r>
      <w:r w:rsidR="00585366">
        <w:rPr>
          <w:rFonts w:ascii="Arial" w:hAnsi="Arial" w:cs="Arial"/>
          <w:sz w:val="22"/>
          <w:szCs w:val="22"/>
        </w:rPr>
        <w:t xml:space="preserve"> </w:t>
      </w:r>
      <w:r w:rsidR="00585366" w:rsidRPr="5BC8760C">
        <w:rPr>
          <w:rFonts w:ascii="Arial" w:hAnsi="Arial" w:cs="Arial"/>
          <w:sz w:val="22"/>
          <w:szCs w:val="22"/>
        </w:rPr>
        <w:t>FHR characteristics</w:t>
      </w:r>
      <w:r w:rsidR="4F1B1060" w:rsidRPr="5BC8760C">
        <w:rPr>
          <w:rFonts w:ascii="Arial" w:hAnsi="Arial" w:cs="Arial"/>
          <w:sz w:val="22"/>
          <w:szCs w:val="22"/>
        </w:rPr>
        <w:t xml:space="preserve"> </w:t>
      </w:r>
      <w:r w:rsidR="681D2E3A" w:rsidRPr="5BC8760C">
        <w:rPr>
          <w:rFonts w:ascii="Arial" w:hAnsi="Arial" w:cs="Arial"/>
          <w:sz w:val="22"/>
          <w:szCs w:val="22"/>
        </w:rPr>
        <w:t xml:space="preserve">are </w:t>
      </w:r>
      <w:r w:rsidR="27BD3858" w:rsidRPr="5BC8760C">
        <w:rPr>
          <w:rFonts w:ascii="Arial" w:hAnsi="Arial" w:cs="Arial"/>
          <w:sz w:val="22"/>
          <w:szCs w:val="22"/>
        </w:rPr>
        <w:t xml:space="preserve">strongly </w:t>
      </w:r>
      <w:r w:rsidR="681D2E3A" w:rsidRPr="5BC8760C">
        <w:rPr>
          <w:rFonts w:ascii="Arial" w:hAnsi="Arial" w:cs="Arial"/>
          <w:sz w:val="22"/>
          <w:szCs w:val="22"/>
        </w:rPr>
        <w:t>influenced by</w:t>
      </w:r>
      <w:r w:rsidR="00001DC9">
        <w:rPr>
          <w:rFonts w:ascii="Arial" w:hAnsi="Arial" w:cs="Arial"/>
          <w:sz w:val="22"/>
          <w:szCs w:val="22"/>
        </w:rPr>
        <w:t xml:space="preserve"> </w:t>
      </w:r>
      <w:r w:rsidR="00001DC9" w:rsidRPr="5BC8760C">
        <w:rPr>
          <w:rFonts w:ascii="Arial" w:hAnsi="Arial" w:cs="Arial"/>
          <w:sz w:val="22"/>
          <w:szCs w:val="22"/>
        </w:rPr>
        <w:t>FBSs</w:t>
      </w:r>
      <w:r w:rsidR="681D2E3A" w:rsidRPr="5BC8760C">
        <w:rPr>
          <w:rFonts w:ascii="Arial" w:hAnsi="Arial" w:cs="Arial"/>
          <w:sz w:val="22"/>
          <w:szCs w:val="22"/>
        </w:rPr>
        <w:t xml:space="preserve"> </w:t>
      </w:r>
      <w:sdt>
        <w:sdtPr>
          <w:rPr>
            <w:rFonts w:ascii="Arial" w:hAnsi="Arial" w:cs="Arial"/>
            <w:sz w:val="22"/>
            <w:szCs w:val="22"/>
          </w:rPr>
          <w:tag w:val="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"/>
          <w:id w:val="-249660763"/>
          <w:placeholder>
            <w:docPart w:val="DefaultPlaceholder_-1854013440"/>
          </w:placeholder>
        </w:sdtPr>
        <w:sdtEndPr/>
        <w:sdtContent>
          <w:r w:rsidR="00501242" w:rsidRPr="00501242">
            <w:rPr>
              <w:rFonts w:ascii="Arial" w:hAnsi="Arial" w:cs="Arial"/>
              <w:sz w:val="22"/>
              <w:szCs w:val="22"/>
            </w:rPr>
            <w:t>[34], [35]</w:t>
          </w:r>
        </w:sdtContent>
      </w:sdt>
      <w:r w:rsidR="00501242">
        <w:rPr>
          <w:rFonts w:ascii="Arial" w:eastAsia="Arial" w:hAnsi="Arial" w:cs="Arial"/>
          <w:sz w:val="22"/>
          <w:szCs w:val="22"/>
        </w:rPr>
        <w:t>.</w:t>
      </w:r>
      <w:r w:rsidR="000A603B" w:rsidRPr="5BC8760C">
        <w:rPr>
          <w:rFonts w:ascii="Arial" w:hAnsi="Arial" w:cs="Arial"/>
          <w:sz w:val="22"/>
          <w:szCs w:val="22"/>
        </w:rPr>
        <w:t xml:space="preserve"> </w:t>
      </w:r>
      <w:r w:rsidR="0F8F4F04" w:rsidRPr="5BC8760C">
        <w:rPr>
          <w:rFonts w:ascii="Arial" w:hAnsi="Arial" w:cs="Arial"/>
          <w:sz w:val="22"/>
          <w:szCs w:val="22"/>
        </w:rPr>
        <w:t>A</w:t>
      </w:r>
      <w:r w:rsidR="2C7A1D71" w:rsidRPr="5BC8760C">
        <w:rPr>
          <w:rFonts w:ascii="Arial" w:hAnsi="Arial" w:cs="Arial"/>
          <w:sz w:val="22"/>
          <w:szCs w:val="22"/>
        </w:rPr>
        <w:t xml:space="preserve"> </w:t>
      </w:r>
      <w:r w:rsidR="5BF03522" w:rsidRPr="5BC8760C">
        <w:rPr>
          <w:rFonts w:ascii="Arial" w:eastAsia="Arial" w:hAnsi="Arial" w:cs="Arial"/>
          <w:sz w:val="22"/>
          <w:szCs w:val="22"/>
        </w:rPr>
        <w:t>The DNN</w:t>
      </w:r>
      <w:r w:rsidR="7E9FE45D" w:rsidRPr="5BC8760C">
        <w:rPr>
          <w:rFonts w:ascii="Arial" w:eastAsia="Arial" w:hAnsi="Arial" w:cs="Arial"/>
          <w:sz w:val="22"/>
          <w:szCs w:val="22"/>
        </w:rPr>
        <w:t xml:space="preserve">'s ability to </w:t>
      </w:r>
      <w:proofErr w:type="gramStart"/>
      <w:r w:rsidR="7E9FE45D" w:rsidRPr="5BC8760C">
        <w:rPr>
          <w:rFonts w:ascii="Arial" w:eastAsia="Arial" w:hAnsi="Arial" w:cs="Arial"/>
          <w:sz w:val="22"/>
          <w:szCs w:val="22"/>
        </w:rPr>
        <w:t>extract</w:t>
      </w:r>
      <w:r w:rsidR="5BF03522" w:rsidRPr="5BC8760C">
        <w:rPr>
          <w:rFonts w:ascii="Arial" w:eastAsia="Arial" w:hAnsi="Arial" w:cs="Arial"/>
          <w:sz w:val="22"/>
          <w:szCs w:val="22"/>
        </w:rPr>
        <w:t xml:space="preserve">  context</w:t>
      </w:r>
      <w:proofErr w:type="gramEnd"/>
      <w:r w:rsidR="5BF03522" w:rsidRPr="5BC8760C">
        <w:rPr>
          <w:rFonts w:ascii="Arial" w:eastAsia="Arial" w:hAnsi="Arial" w:cs="Arial"/>
          <w:sz w:val="22"/>
          <w:szCs w:val="22"/>
        </w:rPr>
        <w:t xml:space="preserve">-sensitive morphological features and </w:t>
      </w:r>
      <w:r w:rsidR="03860DD4" w:rsidRPr="5BC8760C">
        <w:rPr>
          <w:rFonts w:ascii="Arial" w:eastAsia="Arial" w:hAnsi="Arial" w:cs="Arial"/>
          <w:sz w:val="22"/>
          <w:szCs w:val="22"/>
        </w:rPr>
        <w:t>differentiate among</w:t>
      </w:r>
      <w:r w:rsidR="5BF03522" w:rsidRPr="5BC8760C">
        <w:rPr>
          <w:rFonts w:ascii="Arial" w:eastAsia="Arial" w:hAnsi="Arial" w:cs="Arial"/>
          <w:sz w:val="22"/>
          <w:szCs w:val="22"/>
        </w:rPr>
        <w:t xml:space="preserve"> sources of variability (e.g., decelerations versus accelerations)</w:t>
      </w:r>
      <w:r w:rsidR="0D46BBB0" w:rsidRPr="5BC8760C">
        <w:rPr>
          <w:rFonts w:ascii="Arial" w:eastAsia="Arial" w:hAnsi="Arial" w:cs="Arial"/>
          <w:sz w:val="22"/>
          <w:szCs w:val="22"/>
        </w:rPr>
        <w:t xml:space="preserve"> </w:t>
      </w:r>
      <w:r w:rsidR="5BF03522" w:rsidRPr="5BC8760C">
        <w:rPr>
          <w:rFonts w:ascii="Arial" w:eastAsia="Arial" w:hAnsi="Arial" w:cs="Arial"/>
          <w:sz w:val="22"/>
          <w:szCs w:val="22"/>
        </w:rPr>
        <w:t>allows</w:t>
      </w:r>
      <w:r w:rsidR="4D10BA35" w:rsidRPr="5BC8760C">
        <w:rPr>
          <w:rFonts w:ascii="Arial" w:eastAsia="Arial" w:hAnsi="Arial" w:cs="Arial"/>
          <w:sz w:val="22"/>
          <w:szCs w:val="22"/>
        </w:rPr>
        <w:t xml:space="preserve"> </w:t>
      </w:r>
      <w:proofErr w:type="gramStart"/>
      <w:r w:rsidR="4D10BA35" w:rsidRPr="5BC8760C">
        <w:rPr>
          <w:rFonts w:ascii="Arial" w:eastAsia="Arial" w:hAnsi="Arial" w:cs="Arial"/>
          <w:sz w:val="22"/>
          <w:szCs w:val="22"/>
        </w:rPr>
        <w:t>for</w:t>
      </w:r>
      <w:r w:rsidR="5BF03522" w:rsidRPr="5BC8760C">
        <w:rPr>
          <w:rFonts w:ascii="Arial" w:eastAsia="Arial" w:hAnsi="Arial" w:cs="Arial"/>
          <w:sz w:val="22"/>
          <w:szCs w:val="22"/>
        </w:rPr>
        <w:t xml:space="preserve">  a</w:t>
      </w:r>
      <w:proofErr w:type="gramEnd"/>
      <w:r w:rsidR="5BF03522" w:rsidRPr="5BC8760C">
        <w:rPr>
          <w:rFonts w:ascii="Arial" w:eastAsia="Arial" w:hAnsi="Arial" w:cs="Arial"/>
          <w:sz w:val="22"/>
          <w:szCs w:val="22"/>
        </w:rPr>
        <w:t xml:space="preserve"> more meaningful measure of “Activity” than standard metrics like short-term variability (STV)</w:t>
      </w:r>
      <w:r w:rsidR="00FF660E">
        <w:rPr>
          <w:rFonts w:ascii="Arial" w:eastAsia="Arial" w:hAnsi="Arial" w:cs="Arial"/>
          <w:sz w:val="22"/>
          <w:szCs w:val="22"/>
        </w:rPr>
        <w:t xml:space="preserve">. </w:t>
      </w:r>
      <w:r w:rsidR="23B078EE" w:rsidRPr="5BC8760C">
        <w:rPr>
          <w:rFonts w:ascii="Arial" w:eastAsia="Arial" w:hAnsi="Arial" w:cs="Arial"/>
          <w:sz w:val="22"/>
          <w:szCs w:val="22"/>
        </w:rPr>
        <w:t xml:space="preserve">This offers </w:t>
      </w:r>
      <w:r w:rsidR="0263FA9A" w:rsidRPr="5BC8760C">
        <w:rPr>
          <w:rFonts w:ascii="Arial" w:eastAsia="Arial" w:hAnsi="Arial" w:cs="Arial"/>
          <w:sz w:val="22"/>
          <w:szCs w:val="22"/>
        </w:rPr>
        <w:t xml:space="preserve">a </w:t>
      </w:r>
      <w:r w:rsidR="23B078EE" w:rsidRPr="5BC8760C">
        <w:rPr>
          <w:rFonts w:ascii="Arial" w:eastAsia="Arial" w:hAnsi="Arial" w:cs="Arial"/>
          <w:sz w:val="22"/>
          <w:szCs w:val="22"/>
        </w:rPr>
        <w:t>novel</w:t>
      </w:r>
      <w:r w:rsidR="29D82171" w:rsidRPr="5BC8760C">
        <w:rPr>
          <w:rFonts w:ascii="Arial" w:eastAsia="Arial" w:hAnsi="Arial" w:cs="Arial"/>
          <w:sz w:val="22"/>
          <w:szCs w:val="22"/>
        </w:rPr>
        <w:t xml:space="preserve"> approach</w:t>
      </w:r>
      <w:r w:rsidR="64D26EF5" w:rsidRPr="5BC8760C">
        <w:rPr>
          <w:rFonts w:ascii="Arial" w:eastAsia="Arial" w:hAnsi="Arial" w:cs="Arial"/>
          <w:sz w:val="22"/>
          <w:szCs w:val="22"/>
        </w:rPr>
        <w:t xml:space="preserve"> to derive clinically relevant insights from FHR traces</w:t>
      </w:r>
      <w:r w:rsidR="1DF5D3C9" w:rsidRPr="5BC8760C">
        <w:rPr>
          <w:rFonts w:ascii="Arial" w:eastAsia="Arial" w:hAnsi="Arial" w:cs="Arial"/>
          <w:sz w:val="22"/>
          <w:szCs w:val="22"/>
        </w:rPr>
        <w:t>. For example, a reduced</w:t>
      </w:r>
      <w:r w:rsidR="1F83F689" w:rsidRPr="5BC8760C">
        <w:rPr>
          <w:rFonts w:ascii="Arial" w:eastAsia="Arial" w:hAnsi="Arial" w:cs="Arial"/>
          <w:sz w:val="22"/>
          <w:szCs w:val="22"/>
        </w:rPr>
        <w:t xml:space="preserve"> </w:t>
      </w:r>
      <w:r w:rsidR="16884380" w:rsidRPr="5BC8760C">
        <w:rPr>
          <w:rFonts w:ascii="Arial" w:eastAsia="Arial" w:hAnsi="Arial" w:cs="Arial"/>
          <w:sz w:val="22"/>
          <w:szCs w:val="22"/>
        </w:rPr>
        <w:t>definition of FBSs has been associated with fetal growth restriction</w:t>
      </w:r>
      <w:r w:rsidR="272ADE50" w:rsidRPr="5BC8760C">
        <w:rPr>
          <w:rFonts w:ascii="Arial" w:hAnsi="Arial" w:cs="Arial"/>
          <w:sz w:val="22"/>
          <w:szCs w:val="22"/>
        </w:rPr>
        <w:t xml:space="preserve"> </w:t>
      </w:r>
      <w:sdt>
        <w:sdtPr>
          <w:rPr>
            <w:rFonts w:ascii="Arial" w:hAnsi="Arial" w:cs="Arial"/>
            <w:sz w:val="22"/>
            <w:szCs w:val="22"/>
          </w:rPr>
          <w:tag w:val="MENDELEY_CITATION_v3_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"/>
          <w:id w:val="1653405305"/>
          <w:placeholder>
            <w:docPart w:val="DefaultPlaceholder_-1854013440"/>
          </w:placeholder>
        </w:sdtPr>
        <w:sdtEndPr/>
        <w:sdtContent>
          <w:r w:rsidR="00501242" w:rsidRPr="00501242">
            <w:rPr>
              <w:rFonts w:ascii="Arial" w:hAnsi="Arial" w:cs="Arial"/>
              <w:sz w:val="22"/>
              <w:szCs w:val="22"/>
            </w:rPr>
            <w:t>[36], [37]</w:t>
          </w:r>
        </w:sdtContent>
      </w:sdt>
      <w:r w:rsidR="0A216421" w:rsidRPr="5BC8760C">
        <w:rPr>
          <w:rFonts w:ascii="Arial" w:eastAsia="Arial" w:hAnsi="Arial" w:cs="Arial"/>
          <w:sz w:val="22"/>
          <w:szCs w:val="22"/>
        </w:rPr>
        <w:t>.</w:t>
      </w:r>
    </w:p>
    <w:p w14:paraId="39E57127" w14:textId="77777777" w:rsidR="006C4CDB" w:rsidRDefault="006C4CDB" w:rsidP="00641002">
      <w:pPr>
        <w:rPr>
          <w:rFonts w:ascii="Arial" w:hAnsi="Arial" w:cs="Arial"/>
          <w:sz w:val="22"/>
          <w:szCs w:val="22"/>
        </w:rPr>
      </w:pPr>
    </w:p>
    <w:p w14:paraId="2A85F710" w14:textId="47D7F20A" w:rsidR="53EA06C9" w:rsidRDefault="53EA06C9" w:rsidP="0053443F">
      <w:pPr>
        <w:ind w:left="0" w:firstLine="0"/>
        <w:rPr>
          <w:rFonts w:ascii="Arial" w:hAnsi="Arial" w:cs="Arial"/>
          <w:sz w:val="22"/>
          <w:szCs w:val="22"/>
        </w:rPr>
      </w:pPr>
      <w:r w:rsidRPr="5BC8760C">
        <w:rPr>
          <w:rFonts w:ascii="Arial" w:hAnsi="Arial" w:cs="Arial"/>
          <w:sz w:val="22"/>
          <w:szCs w:val="22"/>
        </w:rPr>
        <w:t xml:space="preserve">A </w:t>
      </w:r>
      <w:r w:rsidR="21422D4E" w:rsidRPr="5BC8760C">
        <w:rPr>
          <w:rFonts w:ascii="Arial" w:hAnsi="Arial" w:cs="Arial"/>
          <w:sz w:val="22"/>
          <w:szCs w:val="22"/>
        </w:rPr>
        <w:t xml:space="preserve">key </w:t>
      </w:r>
      <w:r w:rsidR="6907379A" w:rsidRPr="5BC8760C">
        <w:rPr>
          <w:rFonts w:ascii="Arial" w:hAnsi="Arial" w:cs="Arial"/>
          <w:sz w:val="22"/>
          <w:szCs w:val="22"/>
        </w:rPr>
        <w:t xml:space="preserve">strength </w:t>
      </w:r>
      <w:r w:rsidRPr="5BC8760C">
        <w:rPr>
          <w:rFonts w:ascii="Arial" w:hAnsi="Arial" w:cs="Arial"/>
          <w:sz w:val="22"/>
          <w:szCs w:val="22"/>
        </w:rPr>
        <w:t xml:space="preserve">of </w:t>
      </w:r>
      <w:r w:rsidR="2008335B" w:rsidRPr="5BC8760C">
        <w:rPr>
          <w:rFonts w:ascii="Arial" w:hAnsi="Arial" w:cs="Arial"/>
          <w:sz w:val="22"/>
          <w:szCs w:val="22"/>
        </w:rPr>
        <w:t xml:space="preserve">this </w:t>
      </w:r>
      <w:r w:rsidRPr="5BC8760C">
        <w:rPr>
          <w:rFonts w:ascii="Arial" w:hAnsi="Arial" w:cs="Arial"/>
          <w:sz w:val="22"/>
          <w:szCs w:val="22"/>
        </w:rPr>
        <w:t xml:space="preserve">work </w:t>
      </w:r>
      <w:r w:rsidR="068E4922" w:rsidRPr="5BC8760C">
        <w:rPr>
          <w:rFonts w:ascii="Arial" w:hAnsi="Arial" w:cs="Arial"/>
          <w:sz w:val="22"/>
          <w:szCs w:val="22"/>
        </w:rPr>
        <w:t>lie</w:t>
      </w:r>
      <w:r w:rsidRPr="5BC8760C">
        <w:rPr>
          <w:rFonts w:ascii="Arial" w:hAnsi="Arial" w:cs="Arial"/>
          <w:sz w:val="22"/>
          <w:szCs w:val="22"/>
        </w:rPr>
        <w:t>s</w:t>
      </w:r>
      <w:r w:rsidR="5806BFA3" w:rsidRPr="5BC8760C">
        <w:rPr>
          <w:rFonts w:ascii="Arial" w:hAnsi="Arial" w:cs="Arial"/>
          <w:sz w:val="22"/>
          <w:szCs w:val="22"/>
        </w:rPr>
        <w:t xml:space="preserve"> in</w:t>
      </w:r>
      <w:r w:rsidRPr="5BC8760C">
        <w:rPr>
          <w:rFonts w:ascii="Arial" w:hAnsi="Arial" w:cs="Arial"/>
          <w:sz w:val="22"/>
          <w:szCs w:val="22"/>
        </w:rPr>
        <w:t xml:space="preserve"> </w:t>
      </w:r>
      <w:r w:rsidR="23E2D86C" w:rsidRPr="5BC8760C">
        <w:rPr>
          <w:rFonts w:ascii="Arial" w:hAnsi="Arial" w:cs="Arial"/>
          <w:sz w:val="22"/>
          <w:szCs w:val="22"/>
        </w:rPr>
        <w:t xml:space="preserve">the robustness and diversity of </w:t>
      </w:r>
      <w:r w:rsidR="78698D43" w:rsidRPr="5BC8760C">
        <w:rPr>
          <w:rFonts w:ascii="Arial" w:hAnsi="Arial" w:cs="Arial"/>
          <w:sz w:val="22"/>
          <w:szCs w:val="22"/>
        </w:rPr>
        <w:t xml:space="preserve">the </w:t>
      </w:r>
      <w:r w:rsidR="23E2D86C" w:rsidRPr="5BC8760C">
        <w:rPr>
          <w:rFonts w:ascii="Arial" w:hAnsi="Arial" w:cs="Arial"/>
          <w:sz w:val="22"/>
          <w:szCs w:val="22"/>
        </w:rPr>
        <w:t xml:space="preserve">training data used to develop </w:t>
      </w:r>
      <w:proofErr w:type="gramStart"/>
      <w:r w:rsidRPr="5BC8760C">
        <w:rPr>
          <w:rFonts w:ascii="Arial" w:hAnsi="Arial" w:cs="Arial"/>
          <w:sz w:val="22"/>
          <w:szCs w:val="22"/>
        </w:rPr>
        <w:t>the</w:t>
      </w:r>
      <w:r w:rsidR="00D34794">
        <w:rPr>
          <w:rFonts w:ascii="Arial" w:hAnsi="Arial" w:cs="Arial"/>
          <w:sz w:val="22"/>
          <w:szCs w:val="22"/>
        </w:rPr>
        <w:t xml:space="preserve"> </w:t>
      </w:r>
      <w:r w:rsidRPr="5BC8760C">
        <w:rPr>
          <w:rFonts w:ascii="Arial" w:hAnsi="Arial" w:cs="Arial"/>
          <w:sz w:val="22"/>
          <w:szCs w:val="22"/>
        </w:rPr>
        <w:t>DNN</w:t>
      </w:r>
      <w:proofErr w:type="gramEnd"/>
      <w:r w:rsidR="57CC02BA" w:rsidRPr="5BC8760C">
        <w:rPr>
          <w:rFonts w:ascii="Arial" w:hAnsi="Arial" w:cs="Arial"/>
          <w:sz w:val="22"/>
          <w:szCs w:val="22"/>
        </w:rPr>
        <w:t xml:space="preserve">. </w:t>
      </w:r>
      <w:r w:rsidR="71A90EB4" w:rsidRPr="5BC8760C">
        <w:rPr>
          <w:rFonts w:ascii="Arial" w:hAnsi="Arial" w:cs="Arial"/>
          <w:sz w:val="22"/>
          <w:szCs w:val="22"/>
        </w:rPr>
        <w:t xml:space="preserve">Recordings </w:t>
      </w:r>
      <w:r w:rsidRPr="5BC8760C">
        <w:rPr>
          <w:rFonts w:ascii="Arial" w:hAnsi="Arial" w:cs="Arial"/>
          <w:sz w:val="22"/>
          <w:szCs w:val="22"/>
        </w:rPr>
        <w:t>were collected across multiple countries, using different cardiotocograph</w:t>
      </w:r>
      <w:r w:rsidR="7ADF8D9A" w:rsidRPr="5BC8760C">
        <w:rPr>
          <w:rFonts w:ascii="Arial" w:hAnsi="Arial" w:cs="Arial"/>
          <w:sz w:val="22"/>
          <w:szCs w:val="22"/>
        </w:rPr>
        <w:t xml:space="preserve"> devices</w:t>
      </w:r>
      <w:r w:rsidRPr="5BC8760C">
        <w:rPr>
          <w:rFonts w:ascii="Arial" w:hAnsi="Arial" w:cs="Arial"/>
          <w:sz w:val="22"/>
          <w:szCs w:val="22"/>
        </w:rPr>
        <w:t xml:space="preserve">, and annotated by clinicians with </w:t>
      </w:r>
      <w:r w:rsidR="7679D511" w:rsidRPr="5BC8760C">
        <w:rPr>
          <w:rFonts w:ascii="Arial" w:hAnsi="Arial" w:cs="Arial"/>
          <w:sz w:val="22"/>
          <w:szCs w:val="22"/>
        </w:rPr>
        <w:t xml:space="preserve">varied </w:t>
      </w:r>
      <w:r w:rsidR="4BCD0688" w:rsidRPr="5BC8760C">
        <w:rPr>
          <w:rFonts w:ascii="Arial" w:hAnsi="Arial" w:cs="Arial"/>
          <w:sz w:val="22"/>
          <w:szCs w:val="22"/>
        </w:rPr>
        <w:t>training</w:t>
      </w:r>
      <w:r w:rsidR="43C30D21" w:rsidRPr="5BC8760C">
        <w:rPr>
          <w:rFonts w:ascii="Arial" w:hAnsi="Arial" w:cs="Arial"/>
          <w:sz w:val="22"/>
          <w:szCs w:val="22"/>
        </w:rPr>
        <w:t xml:space="preserve"> backgrounds.</w:t>
      </w:r>
      <w:r w:rsidRPr="5BC8760C">
        <w:rPr>
          <w:rFonts w:ascii="Arial" w:hAnsi="Arial" w:cs="Arial"/>
          <w:sz w:val="22"/>
          <w:szCs w:val="22"/>
        </w:rPr>
        <w:t xml:space="preserve"> </w:t>
      </w:r>
      <w:r w:rsidR="363F9668" w:rsidRPr="5BC8760C">
        <w:rPr>
          <w:rFonts w:ascii="Arial" w:hAnsi="Arial" w:cs="Arial"/>
          <w:sz w:val="22"/>
          <w:szCs w:val="22"/>
        </w:rPr>
        <w:t xml:space="preserve">The dataset spans a </w:t>
      </w:r>
      <w:r w:rsidR="722F363E" w:rsidRPr="5BC8760C">
        <w:rPr>
          <w:rFonts w:ascii="Arial" w:hAnsi="Arial" w:cs="Arial"/>
          <w:sz w:val="22"/>
          <w:szCs w:val="22"/>
        </w:rPr>
        <w:t xml:space="preserve">broad </w:t>
      </w:r>
      <w:r w:rsidRPr="5BC8760C">
        <w:rPr>
          <w:rFonts w:ascii="Arial" w:hAnsi="Arial" w:cs="Arial"/>
          <w:sz w:val="22"/>
          <w:szCs w:val="22"/>
        </w:rPr>
        <w:t>gestational age</w:t>
      </w:r>
      <w:r w:rsidR="5ED26D96" w:rsidRPr="5BC8760C">
        <w:rPr>
          <w:rFonts w:ascii="Arial" w:hAnsi="Arial" w:cs="Arial"/>
          <w:sz w:val="22"/>
          <w:szCs w:val="22"/>
        </w:rPr>
        <w:t xml:space="preserve"> range</w:t>
      </w:r>
      <w:r w:rsidRPr="5BC8760C">
        <w:rPr>
          <w:rFonts w:ascii="Arial" w:hAnsi="Arial" w:cs="Arial"/>
          <w:sz w:val="22"/>
          <w:szCs w:val="22"/>
        </w:rPr>
        <w:t xml:space="preserve"> </w:t>
      </w:r>
      <w:r w:rsidR="3DFE8E6A" w:rsidRPr="5BC8760C">
        <w:rPr>
          <w:rFonts w:ascii="Arial" w:hAnsi="Arial" w:cs="Arial"/>
          <w:sz w:val="22"/>
          <w:szCs w:val="22"/>
        </w:rPr>
        <w:t>(</w:t>
      </w:r>
      <w:r w:rsidRPr="5BC8760C">
        <w:rPr>
          <w:rFonts w:ascii="Arial" w:hAnsi="Arial" w:cs="Arial"/>
          <w:sz w:val="22"/>
          <w:szCs w:val="22"/>
        </w:rPr>
        <w:t>34</w:t>
      </w:r>
      <w:r w:rsidR="1A156E2E" w:rsidRPr="5BC8760C">
        <w:rPr>
          <w:rFonts w:ascii="Arial" w:hAnsi="Arial" w:cs="Arial"/>
          <w:sz w:val="22"/>
          <w:szCs w:val="22"/>
        </w:rPr>
        <w:t>-42</w:t>
      </w:r>
      <w:r w:rsidR="5D766121" w:rsidRPr="5BC8760C">
        <w:rPr>
          <w:rFonts w:ascii="Arial" w:hAnsi="Arial" w:cs="Arial"/>
          <w:sz w:val="22"/>
          <w:szCs w:val="22"/>
        </w:rPr>
        <w:t xml:space="preserve"> </w:t>
      </w:r>
      <w:r w:rsidRPr="5BC8760C">
        <w:rPr>
          <w:rFonts w:ascii="Arial" w:hAnsi="Arial" w:cs="Arial"/>
          <w:sz w:val="22"/>
          <w:szCs w:val="22"/>
        </w:rPr>
        <w:t>week</w:t>
      </w:r>
      <w:r w:rsidR="45764570" w:rsidRPr="5BC8760C">
        <w:rPr>
          <w:rFonts w:ascii="Arial" w:hAnsi="Arial" w:cs="Arial"/>
          <w:sz w:val="22"/>
          <w:szCs w:val="22"/>
        </w:rPr>
        <w:t>s),</w:t>
      </w:r>
      <w:r w:rsidRPr="5BC8760C">
        <w:rPr>
          <w:rFonts w:ascii="Arial" w:hAnsi="Arial" w:cs="Arial"/>
          <w:sz w:val="22"/>
          <w:szCs w:val="22"/>
        </w:rPr>
        <w:t xml:space="preserve"> contribut</w:t>
      </w:r>
      <w:r w:rsidR="79237D94" w:rsidRPr="5BC8760C">
        <w:rPr>
          <w:rFonts w:ascii="Arial" w:hAnsi="Arial" w:cs="Arial"/>
          <w:sz w:val="22"/>
          <w:szCs w:val="22"/>
        </w:rPr>
        <w:t>ing</w:t>
      </w:r>
      <w:r w:rsidRPr="5BC8760C">
        <w:rPr>
          <w:rFonts w:ascii="Arial" w:hAnsi="Arial" w:cs="Arial"/>
          <w:sz w:val="22"/>
          <w:szCs w:val="22"/>
        </w:rPr>
        <w:t xml:space="preserve"> to the model's generalizability</w:t>
      </w:r>
      <w:r w:rsidR="6D45564A" w:rsidRPr="5BC8760C">
        <w:rPr>
          <w:rFonts w:ascii="Arial" w:hAnsi="Arial" w:cs="Arial"/>
          <w:sz w:val="22"/>
          <w:szCs w:val="22"/>
        </w:rPr>
        <w:t xml:space="preserve"> across populations and </w:t>
      </w:r>
      <w:r w:rsidR="44F9C5C6" w:rsidRPr="5BC8760C">
        <w:rPr>
          <w:rFonts w:ascii="Arial" w:hAnsi="Arial" w:cs="Arial"/>
          <w:sz w:val="22"/>
          <w:szCs w:val="22"/>
        </w:rPr>
        <w:t>clinical settings</w:t>
      </w:r>
      <w:r w:rsidRPr="5BC8760C">
        <w:rPr>
          <w:rFonts w:ascii="Arial" w:hAnsi="Arial" w:cs="Arial"/>
          <w:sz w:val="22"/>
          <w:szCs w:val="22"/>
        </w:rPr>
        <w:t>.</w:t>
      </w:r>
      <w:r w:rsidR="1B88CDFA" w:rsidRPr="5BC8760C">
        <w:rPr>
          <w:rFonts w:ascii="Arial" w:hAnsi="Arial" w:cs="Arial"/>
          <w:sz w:val="22"/>
          <w:szCs w:val="22"/>
        </w:rPr>
        <w:t xml:space="preserve"> While </w:t>
      </w:r>
      <w:r w:rsidR="28E56E99" w:rsidRPr="5BC8760C">
        <w:rPr>
          <w:rFonts w:ascii="Arial" w:hAnsi="Arial" w:cs="Arial"/>
          <w:sz w:val="22"/>
          <w:szCs w:val="22"/>
        </w:rPr>
        <w:t>fetal movement patterns</w:t>
      </w:r>
      <w:r w:rsidR="2F344D2F" w:rsidRPr="5BC8760C">
        <w:rPr>
          <w:rFonts w:ascii="Arial" w:hAnsi="Arial" w:cs="Arial"/>
          <w:sz w:val="22"/>
          <w:szCs w:val="22"/>
        </w:rPr>
        <w:t xml:space="preserve"> or act</w:t>
      </w:r>
      <w:r w:rsidR="5FA20BFD" w:rsidRPr="5BC8760C">
        <w:rPr>
          <w:rFonts w:ascii="Arial" w:hAnsi="Arial" w:cs="Arial"/>
          <w:sz w:val="22"/>
          <w:szCs w:val="22"/>
        </w:rPr>
        <w:t>o</w:t>
      </w:r>
      <w:r w:rsidR="2F344D2F" w:rsidRPr="5BC8760C">
        <w:rPr>
          <w:rFonts w:ascii="Arial" w:hAnsi="Arial" w:cs="Arial"/>
          <w:sz w:val="22"/>
          <w:szCs w:val="22"/>
        </w:rPr>
        <w:t>gra</w:t>
      </w:r>
      <w:r w:rsidR="3805EA6E" w:rsidRPr="5BC8760C">
        <w:rPr>
          <w:rFonts w:ascii="Arial" w:hAnsi="Arial" w:cs="Arial"/>
          <w:sz w:val="22"/>
          <w:szCs w:val="22"/>
        </w:rPr>
        <w:t>ms are often available</w:t>
      </w:r>
      <w:r w:rsidR="1A6B633C" w:rsidRPr="5BC8760C">
        <w:rPr>
          <w:rFonts w:ascii="Arial" w:hAnsi="Arial" w:cs="Arial"/>
          <w:sz w:val="22"/>
          <w:szCs w:val="22"/>
        </w:rPr>
        <w:t xml:space="preserve"> in CTG and were referenced by the experts of this study during coding</w:t>
      </w:r>
      <w:r w:rsidR="2F344D2F" w:rsidRPr="5BC8760C">
        <w:rPr>
          <w:rFonts w:ascii="Arial" w:hAnsi="Arial" w:cs="Arial"/>
          <w:sz w:val="22"/>
          <w:szCs w:val="22"/>
        </w:rPr>
        <w:t xml:space="preserve">, we </w:t>
      </w:r>
      <w:r w:rsidR="6FEE479E" w:rsidRPr="5BC8760C">
        <w:rPr>
          <w:rFonts w:ascii="Arial" w:hAnsi="Arial" w:cs="Arial"/>
          <w:sz w:val="22"/>
          <w:szCs w:val="22"/>
        </w:rPr>
        <w:t xml:space="preserve">deliberately </w:t>
      </w:r>
      <w:r w:rsidR="2F344D2F" w:rsidRPr="5BC8760C">
        <w:rPr>
          <w:rFonts w:ascii="Arial" w:hAnsi="Arial" w:cs="Arial"/>
          <w:sz w:val="22"/>
          <w:szCs w:val="22"/>
        </w:rPr>
        <w:t>excluded th</w:t>
      </w:r>
      <w:r w:rsidR="61348BE9" w:rsidRPr="5BC8760C">
        <w:rPr>
          <w:rFonts w:ascii="Arial" w:hAnsi="Arial" w:cs="Arial"/>
          <w:sz w:val="22"/>
          <w:szCs w:val="22"/>
        </w:rPr>
        <w:t xml:space="preserve">is </w:t>
      </w:r>
      <w:r w:rsidR="6471F787" w:rsidRPr="5BC8760C">
        <w:rPr>
          <w:rFonts w:ascii="Arial" w:hAnsi="Arial" w:cs="Arial"/>
          <w:sz w:val="22"/>
          <w:szCs w:val="22"/>
        </w:rPr>
        <w:t xml:space="preserve">input </w:t>
      </w:r>
      <w:r w:rsidR="61348BE9" w:rsidRPr="5BC8760C">
        <w:rPr>
          <w:rFonts w:ascii="Arial" w:hAnsi="Arial" w:cs="Arial"/>
          <w:sz w:val="22"/>
          <w:szCs w:val="22"/>
        </w:rPr>
        <w:t xml:space="preserve">from </w:t>
      </w:r>
      <w:proofErr w:type="gramStart"/>
      <w:r w:rsidR="61348BE9" w:rsidRPr="5BC8760C">
        <w:rPr>
          <w:rFonts w:ascii="Arial" w:hAnsi="Arial" w:cs="Arial"/>
          <w:sz w:val="22"/>
          <w:szCs w:val="22"/>
        </w:rPr>
        <w:t>the DNN</w:t>
      </w:r>
      <w:proofErr w:type="gramEnd"/>
      <w:r w:rsidR="61348BE9" w:rsidRPr="5BC8760C">
        <w:rPr>
          <w:rFonts w:ascii="Arial" w:hAnsi="Arial" w:cs="Arial"/>
          <w:sz w:val="22"/>
          <w:szCs w:val="22"/>
        </w:rPr>
        <w:t xml:space="preserve"> </w:t>
      </w:r>
      <w:r w:rsidR="000D0B3C" w:rsidRPr="5BC8760C">
        <w:rPr>
          <w:rFonts w:ascii="Arial" w:hAnsi="Arial" w:cs="Arial"/>
          <w:sz w:val="22"/>
          <w:szCs w:val="22"/>
        </w:rPr>
        <w:t xml:space="preserve">due to its inconsistent availability and format across devices. Notably, </w:t>
      </w:r>
      <w:proofErr w:type="gramStart"/>
      <w:r w:rsidR="000D0B3C" w:rsidRPr="5BC8760C">
        <w:rPr>
          <w:rFonts w:ascii="Arial" w:hAnsi="Arial" w:cs="Arial"/>
          <w:sz w:val="22"/>
          <w:szCs w:val="22"/>
        </w:rPr>
        <w:t>the DNN</w:t>
      </w:r>
      <w:proofErr w:type="gramEnd"/>
      <w:r w:rsidR="000D0B3C" w:rsidRPr="5BC8760C">
        <w:rPr>
          <w:rFonts w:ascii="Arial" w:hAnsi="Arial" w:cs="Arial"/>
          <w:sz w:val="22"/>
          <w:szCs w:val="22"/>
        </w:rPr>
        <w:t xml:space="preserve"> showed strong performance using FHR data alone, un</w:t>
      </w:r>
      <w:r w:rsidR="0FF004C4" w:rsidRPr="5BC8760C">
        <w:rPr>
          <w:rFonts w:ascii="Arial" w:hAnsi="Arial" w:cs="Arial"/>
          <w:sz w:val="22"/>
          <w:szCs w:val="22"/>
        </w:rPr>
        <w:t>derscoring its potential utility in routine clinical practice.</w:t>
      </w:r>
    </w:p>
    <w:p w14:paraId="4361EB55" w14:textId="150A159F" w:rsidR="188BC9AB" w:rsidRDefault="73ACFCE6" w:rsidP="0053443F">
      <w:pPr>
        <w:ind w:right="-25"/>
        <w:rPr>
          <w:rFonts w:ascii="Arial" w:hAnsi="Arial" w:cs="Arial"/>
          <w:sz w:val="22"/>
          <w:szCs w:val="22"/>
        </w:rPr>
      </w:pPr>
      <w:r w:rsidRPr="5BC8760C">
        <w:rPr>
          <w:rFonts w:ascii="Arial" w:hAnsi="Arial" w:cs="Arial"/>
          <w:sz w:val="22"/>
          <w:szCs w:val="22"/>
        </w:rPr>
        <w:t xml:space="preserve">A limitation of the </w:t>
      </w:r>
      <w:r w:rsidR="546511E2" w:rsidRPr="5BC8760C">
        <w:rPr>
          <w:rFonts w:ascii="Arial" w:hAnsi="Arial" w:cs="Arial"/>
          <w:sz w:val="22"/>
          <w:szCs w:val="22"/>
        </w:rPr>
        <w:t xml:space="preserve">current work is that the DNN </w:t>
      </w:r>
      <w:r w:rsidR="72200FD9" w:rsidRPr="5BC8760C">
        <w:rPr>
          <w:rFonts w:ascii="Arial" w:hAnsi="Arial" w:cs="Arial"/>
          <w:sz w:val="22"/>
          <w:szCs w:val="22"/>
        </w:rPr>
        <w:t>focuses on classifying the two primary fetal states commonly assessed in clinical practice</w:t>
      </w:r>
      <w:r w:rsidR="03367559" w:rsidRPr="5BC8760C">
        <w:rPr>
          <w:rFonts w:ascii="Arial" w:hAnsi="Arial" w:cs="Arial"/>
          <w:sz w:val="22"/>
          <w:szCs w:val="22"/>
        </w:rPr>
        <w:t>: “Active” and “Quiet”</w:t>
      </w:r>
      <w:r w:rsidR="0765B9FB" w:rsidRPr="5BC8760C">
        <w:rPr>
          <w:rFonts w:ascii="Arial" w:hAnsi="Arial" w:cs="Arial"/>
          <w:sz w:val="22"/>
          <w:szCs w:val="22"/>
        </w:rPr>
        <w:t xml:space="preserve">. </w:t>
      </w:r>
      <w:r w:rsidR="008341D0">
        <w:rPr>
          <w:rFonts w:ascii="Arial" w:hAnsi="Arial" w:cs="Arial"/>
          <w:sz w:val="22"/>
          <w:szCs w:val="22"/>
        </w:rPr>
        <w:t>While t</w:t>
      </w:r>
      <w:r w:rsidR="0765B9FB" w:rsidRPr="5BC8760C">
        <w:rPr>
          <w:rFonts w:ascii="Arial" w:hAnsi="Arial" w:cs="Arial"/>
          <w:sz w:val="22"/>
          <w:szCs w:val="22"/>
        </w:rPr>
        <w:t xml:space="preserve">his simplification omits the full range of </w:t>
      </w:r>
      <w:r w:rsidR="0DEAFEFE" w:rsidRPr="5BC8760C">
        <w:rPr>
          <w:rFonts w:ascii="Arial" w:hAnsi="Arial" w:cs="Arial"/>
          <w:sz w:val="22"/>
          <w:szCs w:val="22"/>
        </w:rPr>
        <w:t>the four</w:t>
      </w:r>
      <w:r w:rsidR="4A9CEDB2" w:rsidRPr="5BC8760C">
        <w:rPr>
          <w:rFonts w:ascii="Arial" w:hAnsi="Arial" w:cs="Arial"/>
          <w:sz w:val="22"/>
          <w:szCs w:val="22"/>
        </w:rPr>
        <w:t xml:space="preserve"> states originally described by</w:t>
      </w:r>
      <w:r w:rsidR="6F2D7453" w:rsidRPr="5BC8760C">
        <w:rPr>
          <w:rFonts w:ascii="Arial" w:eastAsia="Arial" w:hAnsi="Arial" w:cs="Arial"/>
          <w:sz w:val="22"/>
          <w:szCs w:val="22"/>
        </w:rPr>
        <w:t xml:space="preserve"> </w:t>
      </w:r>
      <w:r w:rsidR="38442F5F" w:rsidRPr="5BC8760C">
        <w:rPr>
          <w:rFonts w:ascii="Arial" w:eastAsia="Arial" w:hAnsi="Arial" w:cs="Arial"/>
          <w:sz w:val="22"/>
          <w:szCs w:val="22"/>
        </w:rPr>
        <w:t>Nijhuis</w:t>
      </w:r>
      <w:r w:rsidR="00D35601">
        <w:rPr>
          <w:rFonts w:ascii="Arial" w:eastAsia="Arial" w:hAnsi="Arial" w:cs="Arial"/>
          <w:sz w:val="22"/>
          <w:szCs w:val="22"/>
        </w:rPr>
        <w:t xml:space="preserve"> et al.</w:t>
      </w:r>
      <w:r w:rsidR="38442F5F" w:rsidRPr="5BC8760C">
        <w:rPr>
          <w:rFonts w:ascii="Arial" w:eastAsia="Arial" w:hAnsi="Arial" w:cs="Arial"/>
          <w:sz w:val="22"/>
          <w:szCs w:val="22"/>
        </w:rPr>
        <w:t xml:space="preserve"> </w:t>
      </w:r>
      <w:sdt>
        <w:sdtPr>
          <w:rPr>
            <w:rFonts w:ascii="Arial" w:eastAsia="Arial" w:hAnsi="Arial" w:cs="Arial"/>
            <w:sz w:val="22"/>
            <w:szCs w:val="22"/>
          </w:rPr>
          <w:tag w:val="MENDELEY_CITATION_v3_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"/>
          <w:id w:val="1235739279"/>
          <w:placeholder>
            <w:docPart w:val="DefaultPlaceholder_-1854013440"/>
          </w:placeholder>
        </w:sdtPr>
        <w:sdtEndPr/>
        <w:sdtContent>
          <w:r w:rsidR="00501242" w:rsidRPr="00501242">
            <w:rPr>
              <w:rFonts w:ascii="Arial" w:hAnsi="Arial" w:cs="Arial"/>
              <w:sz w:val="22"/>
              <w:szCs w:val="22"/>
            </w:rPr>
            <w:t>[6]</w:t>
          </w:r>
        </w:sdtContent>
      </w:sdt>
      <w:r w:rsidR="008341D0">
        <w:rPr>
          <w:rFonts w:ascii="Arial" w:eastAsia="Arial" w:hAnsi="Arial" w:cs="Arial"/>
          <w:sz w:val="22"/>
          <w:szCs w:val="22"/>
        </w:rPr>
        <w:t>,</w:t>
      </w:r>
      <w:r w:rsidR="03367559" w:rsidRPr="5BC8760C">
        <w:rPr>
          <w:rFonts w:ascii="Arial" w:eastAsia="Arial" w:hAnsi="Arial" w:cs="Arial"/>
          <w:sz w:val="22"/>
          <w:szCs w:val="22"/>
        </w:rPr>
        <w:t xml:space="preserve"> </w:t>
      </w:r>
      <w:r w:rsidR="008341D0">
        <w:rPr>
          <w:rFonts w:ascii="Arial" w:hAnsi="Arial" w:cs="Arial"/>
          <w:sz w:val="22"/>
          <w:szCs w:val="22"/>
        </w:rPr>
        <w:t>t</w:t>
      </w:r>
      <w:r w:rsidR="00406961">
        <w:rPr>
          <w:rFonts w:ascii="Arial" w:hAnsi="Arial" w:cs="Arial"/>
          <w:sz w:val="22"/>
          <w:szCs w:val="22"/>
        </w:rPr>
        <w:t>his</w:t>
      </w:r>
      <w:r w:rsidR="4163CD69" w:rsidRPr="5BC8760C">
        <w:rPr>
          <w:rFonts w:ascii="Arial" w:hAnsi="Arial" w:cs="Arial"/>
          <w:sz w:val="22"/>
          <w:szCs w:val="22"/>
        </w:rPr>
        <w:t xml:space="preserve"> </w:t>
      </w:r>
      <w:r w:rsidR="0B2FABD2" w:rsidRPr="5BC8760C">
        <w:rPr>
          <w:rFonts w:ascii="Arial" w:hAnsi="Arial" w:cs="Arial"/>
          <w:sz w:val="22"/>
          <w:szCs w:val="22"/>
        </w:rPr>
        <w:t xml:space="preserve">choice is justified by the observation that </w:t>
      </w:r>
      <w:r w:rsidR="200C4A26" w:rsidRPr="5BC8760C">
        <w:rPr>
          <w:rFonts w:ascii="Arial" w:hAnsi="Arial" w:cs="Arial"/>
          <w:sz w:val="22"/>
          <w:szCs w:val="22"/>
        </w:rPr>
        <w:t>the state</w:t>
      </w:r>
      <w:r w:rsidR="23A29F3F" w:rsidRPr="5BC8760C">
        <w:rPr>
          <w:rFonts w:ascii="Arial" w:hAnsi="Arial" w:cs="Arial"/>
          <w:sz w:val="22"/>
          <w:szCs w:val="22"/>
        </w:rPr>
        <w:t>s</w:t>
      </w:r>
      <w:r w:rsidR="200C4A26" w:rsidRPr="5BC8760C">
        <w:rPr>
          <w:rFonts w:ascii="Arial" w:hAnsi="Arial" w:cs="Arial"/>
          <w:sz w:val="22"/>
          <w:szCs w:val="22"/>
        </w:rPr>
        <w:t xml:space="preserve"> 3F</w:t>
      </w:r>
      <w:r w:rsidR="23A29F3F" w:rsidRPr="5BC8760C">
        <w:rPr>
          <w:rFonts w:ascii="Arial" w:hAnsi="Arial" w:cs="Arial"/>
          <w:sz w:val="22"/>
          <w:szCs w:val="22"/>
        </w:rPr>
        <w:t xml:space="preserve"> and 4F</w:t>
      </w:r>
      <w:r w:rsidR="200C4A26" w:rsidRPr="5BC8760C">
        <w:rPr>
          <w:rFonts w:ascii="Arial" w:eastAsia="Arial" w:hAnsi="Arial" w:cs="Arial"/>
          <w:sz w:val="22"/>
          <w:szCs w:val="22"/>
        </w:rPr>
        <w:t xml:space="preserve"> </w:t>
      </w:r>
      <w:r w:rsidR="69B8E8D8" w:rsidRPr="5BC8760C">
        <w:rPr>
          <w:rFonts w:ascii="Arial" w:hAnsi="Arial" w:cs="Arial"/>
          <w:sz w:val="22"/>
          <w:szCs w:val="22"/>
        </w:rPr>
        <w:t xml:space="preserve">are infrequently examined </w:t>
      </w:r>
      <w:r w:rsidR="00D35601">
        <w:rPr>
          <w:rFonts w:ascii="Arial" w:hAnsi="Arial" w:cs="Arial"/>
          <w:sz w:val="22"/>
          <w:szCs w:val="22"/>
        </w:rPr>
        <w:t>as they</w:t>
      </w:r>
      <w:r w:rsidR="69B8E8D8" w:rsidRPr="5BC8760C">
        <w:rPr>
          <w:rFonts w:ascii="Arial" w:hAnsi="Arial" w:cs="Arial"/>
          <w:sz w:val="22"/>
          <w:szCs w:val="22"/>
        </w:rPr>
        <w:t xml:space="preserve"> have little significance in clinical practice</w:t>
      </w:r>
      <w:sdt>
        <w:sdtPr>
          <w:rPr>
            <w:rFonts w:ascii="Arial" w:eastAsia="Arial" w:hAnsi="Arial" w:cs="Arial"/>
            <w:sz w:val="22"/>
            <w:szCs w:val="22"/>
          </w:rPr>
          <w:tag w:val="MENDELEY_CITATION_v3_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"/>
          <w:id w:val="925299902"/>
          <w:placeholder>
            <w:docPart w:val="B8B3809C58CA4E80A34BB014CAB6A8D5"/>
          </w:placeholder>
        </w:sdtPr>
        <w:sdtEndPr/>
        <w:sdtContent>
          <w:r w:rsidR="00501242" w:rsidRPr="00501242">
            <w:rPr>
              <w:rFonts w:ascii="Arial" w:hAnsi="Arial" w:cs="Arial"/>
              <w:sz w:val="22"/>
              <w:szCs w:val="22"/>
            </w:rPr>
            <w:t>[1], [8]</w:t>
          </w:r>
        </w:sdtContent>
      </w:sdt>
      <w:r w:rsidR="00F40C6E">
        <w:rPr>
          <w:rFonts w:ascii="Arial" w:hAnsi="Arial" w:cs="Arial"/>
          <w:sz w:val="22"/>
          <w:szCs w:val="22"/>
        </w:rPr>
        <w:t>.</w:t>
      </w:r>
      <w:r w:rsidR="655BE684" w:rsidRPr="5BC8760C">
        <w:rPr>
          <w:rFonts w:ascii="Arial" w:hAnsi="Arial" w:cs="Arial"/>
          <w:sz w:val="22"/>
          <w:szCs w:val="22"/>
        </w:rPr>
        <w:t xml:space="preserve"> </w:t>
      </w:r>
      <w:r w:rsidR="1F9B1C8A" w:rsidRPr="5BC8760C">
        <w:rPr>
          <w:rFonts w:ascii="Arial" w:hAnsi="Arial" w:cs="Arial"/>
          <w:sz w:val="22"/>
          <w:szCs w:val="22"/>
        </w:rPr>
        <w:t xml:space="preserve">In addition, our model was developed and validated exclusively on FHR signals derived from ultrasound-based CTG. While this aligns with standard </w:t>
      </w:r>
      <w:r w:rsidR="70B44569" w:rsidRPr="5BC8760C">
        <w:rPr>
          <w:rFonts w:ascii="Arial" w:hAnsi="Arial" w:cs="Arial"/>
          <w:sz w:val="22"/>
          <w:szCs w:val="22"/>
        </w:rPr>
        <w:t>clinical practice, it limits immediate applicability to data obtained with different modalities.</w:t>
      </w:r>
      <w:r w:rsidR="32CD3B70" w:rsidRPr="5BC8760C">
        <w:rPr>
          <w:rFonts w:ascii="Arial" w:hAnsi="Arial" w:cs="Arial"/>
          <w:sz w:val="22"/>
          <w:szCs w:val="22"/>
        </w:rPr>
        <w:t xml:space="preserve"> </w:t>
      </w:r>
    </w:p>
    <w:p w14:paraId="0E58E77C" w14:textId="37F42859" w:rsidR="2ACC3EC3" w:rsidRDefault="2ACC3EC3">
      <w:pPr>
        <w:ind w:firstLine="416"/>
        <w:rPr>
          <w:rFonts w:ascii="Arial" w:hAnsi="Arial" w:cs="Arial"/>
          <w:sz w:val="22"/>
          <w:szCs w:val="22"/>
        </w:rPr>
      </w:pPr>
    </w:p>
    <w:p w14:paraId="3265907E" w14:textId="203321F7" w:rsidR="6156CDAD" w:rsidRDefault="6156CDAD" w:rsidP="0030724F">
      <w:r w:rsidRPr="5BC8760C">
        <w:rPr>
          <w:rFonts w:ascii="Arial" w:eastAsia="Arial" w:hAnsi="Arial" w:cs="Arial"/>
          <w:sz w:val="22"/>
          <w:szCs w:val="22"/>
        </w:rPr>
        <w:t>This work lays the foundation for significantly improving antepartum heart rate monitoring. A promising future direction is the application of the proposed model to the analysis of long</w:t>
      </w:r>
      <w:r w:rsidR="00580C81">
        <w:rPr>
          <w:rFonts w:ascii="Arial" w:eastAsia="Arial" w:hAnsi="Arial" w:cs="Arial"/>
          <w:sz w:val="22"/>
          <w:szCs w:val="22"/>
        </w:rPr>
        <w:t xml:space="preserve">er durations </w:t>
      </w:r>
      <w:r w:rsidR="00A653DF">
        <w:rPr>
          <w:rFonts w:ascii="Arial" w:eastAsia="Arial" w:hAnsi="Arial" w:cs="Arial"/>
          <w:sz w:val="22"/>
          <w:szCs w:val="22"/>
        </w:rPr>
        <w:t xml:space="preserve">of </w:t>
      </w:r>
      <w:r w:rsidR="00A653DF" w:rsidRPr="5BC8760C">
        <w:rPr>
          <w:rFonts w:ascii="Arial" w:eastAsia="Arial" w:hAnsi="Arial" w:cs="Arial"/>
          <w:sz w:val="22"/>
          <w:szCs w:val="22"/>
        </w:rPr>
        <w:t>fetal</w:t>
      </w:r>
      <w:r w:rsidRPr="5BC8760C">
        <w:rPr>
          <w:rFonts w:ascii="Arial" w:eastAsia="Arial" w:hAnsi="Arial" w:cs="Arial"/>
          <w:sz w:val="22"/>
          <w:szCs w:val="22"/>
        </w:rPr>
        <w:t xml:space="preserve"> heart rate (FHR) recordings, now made feasible by the advent of wearable technologies capable of collecting FHR data outside clinical settings. Applying the model’s probabilistic outputs over extended monitoring periods enables the extraction of an objective distribution of fetal behavioral states</w:t>
      </w:r>
      <w:r w:rsidR="008E1AE4">
        <w:rPr>
          <w:rFonts w:ascii="Arial" w:eastAsia="Arial" w:hAnsi="Arial" w:cs="Arial"/>
          <w:sz w:val="22"/>
          <w:szCs w:val="22"/>
        </w:rPr>
        <w:t xml:space="preserve"> - </w:t>
      </w:r>
      <w:r w:rsidRPr="5BC8760C">
        <w:rPr>
          <w:rFonts w:ascii="Arial" w:eastAsia="Arial" w:hAnsi="Arial" w:cs="Arial"/>
          <w:sz w:val="22"/>
          <w:szCs w:val="22"/>
        </w:rPr>
        <w:t xml:space="preserve">such as </w:t>
      </w:r>
      <w:r w:rsidRPr="000A603B">
        <w:rPr>
          <w:rFonts w:ascii="Arial" w:eastAsia="Arial" w:hAnsi="Arial" w:cs="Arial"/>
          <w:sz w:val="22"/>
          <w:szCs w:val="22"/>
        </w:rPr>
        <w:t>Active</w:t>
      </w:r>
      <w:r w:rsidRPr="5BC8760C">
        <w:rPr>
          <w:rFonts w:ascii="Arial" w:eastAsia="Arial" w:hAnsi="Arial" w:cs="Arial"/>
          <w:sz w:val="22"/>
          <w:szCs w:val="22"/>
        </w:rPr>
        <w:t xml:space="preserve"> and </w:t>
      </w:r>
      <w:r w:rsidR="005A3F3C" w:rsidRPr="000A603B">
        <w:rPr>
          <w:rFonts w:ascii="Arial" w:eastAsia="Arial" w:hAnsi="Arial" w:cs="Arial"/>
          <w:sz w:val="22"/>
          <w:szCs w:val="22"/>
        </w:rPr>
        <w:t>Quiet</w:t>
      </w:r>
      <w:r w:rsidR="005A3F3C">
        <w:rPr>
          <w:rFonts w:ascii="Arial" w:eastAsia="Arial" w:hAnsi="Arial" w:cs="Arial"/>
          <w:sz w:val="22"/>
          <w:szCs w:val="22"/>
        </w:rPr>
        <w:t xml:space="preserve"> - </w:t>
      </w:r>
      <w:r w:rsidRPr="5BC8760C">
        <w:rPr>
          <w:rFonts w:ascii="Arial" w:eastAsia="Arial" w:hAnsi="Arial" w:cs="Arial"/>
          <w:sz w:val="22"/>
          <w:szCs w:val="22"/>
        </w:rPr>
        <w:t>which are believed to reflect underlying neurological maturation across gestation. This longitudinal quantification of state distributions could serve as a novel, non-invasive biomarker of fetal wellbeing, offering a more dynamic and physiologically grounded alternative to traditional static measures across clinical domains. Furthermore, integrating fetal behavioral states into fetal growth assessments allows for the stratification of growth curves by state, supporting the development of personalized and developmentally sensitive benchmarks. Such an approach recognizes that deviations in behavioral state organization and transitions may signal early indicators of developmental concerns, even when standard physiological parameters remain within normal ranges.</w:t>
      </w:r>
    </w:p>
    <w:p w14:paraId="03DF7971" w14:textId="1BA48F13" w:rsidR="5BC8760C" w:rsidRPr="00A52DF6" w:rsidRDefault="5BC8760C" w:rsidP="5BC8760C"/>
    <w:p w14:paraId="28548750" w14:textId="77777777" w:rsidR="00B753CF" w:rsidRDefault="00B753CF" w:rsidP="0023729F">
      <w:pPr>
        <w:spacing w:after="41" w:line="261" w:lineRule="auto"/>
        <w:ind w:left="0" w:right="8076" w:firstLine="0"/>
        <w:jc w:val="left"/>
      </w:pPr>
    </w:p>
    <w:p w14:paraId="6CF3F8BE" w14:textId="2D2BE91C" w:rsidR="005C1705" w:rsidRDefault="005C1705" w:rsidP="0023729F">
      <w:pPr>
        <w:spacing w:after="41" w:line="261" w:lineRule="auto"/>
        <w:ind w:left="0" w:right="8076" w:firstLine="0"/>
        <w:jc w:val="left"/>
      </w:pPr>
      <w:r>
        <w:br w:type="page"/>
      </w:r>
    </w:p>
    <w:p w14:paraId="06983A7C" w14:textId="6A400006" w:rsidR="00DD0909" w:rsidRDefault="43D332AB">
      <w:pPr>
        <w:spacing w:after="209" w:line="400" w:lineRule="auto"/>
        <w:ind w:left="284" w:right="4895" w:hanging="299"/>
        <w:jc w:val="left"/>
      </w:pPr>
      <w:r w:rsidRPr="1E58A61C">
        <w:rPr>
          <w:b/>
          <w:bCs/>
          <w:sz w:val="24"/>
        </w:rPr>
        <w:t>CRediT authorship contribution statement</w:t>
      </w:r>
    </w:p>
    <w:p w14:paraId="799AF36F" w14:textId="1469EA9C" w:rsidR="001D354B" w:rsidRPr="00482D49" w:rsidRDefault="001D354B" w:rsidP="1E58A61C">
      <w:pPr>
        <w:spacing w:after="209" w:line="400" w:lineRule="auto"/>
        <w:ind w:left="284" w:right="4895" w:hanging="299"/>
        <w:jc w:val="left"/>
        <w:rPr>
          <w:rFonts w:ascii="Arial" w:eastAsia="Arial" w:hAnsi="Arial" w:cs="Arial"/>
          <w:sz w:val="22"/>
          <w:szCs w:val="22"/>
        </w:rPr>
      </w:pPr>
      <w:r w:rsidRPr="03674CF8">
        <w:rPr>
          <w:rFonts w:ascii="Arial" w:eastAsia="Arial" w:hAnsi="Arial" w:cs="Arial"/>
          <w:sz w:val="22"/>
          <w:szCs w:val="22"/>
        </w:rPr>
        <w:t>Giulio Steyde</w:t>
      </w:r>
      <w:r w:rsidR="00FB6248" w:rsidRPr="03674CF8">
        <w:rPr>
          <w:rFonts w:ascii="Arial" w:eastAsia="Arial" w:hAnsi="Arial" w:cs="Arial"/>
          <w:sz w:val="22"/>
          <w:szCs w:val="22"/>
        </w:rPr>
        <w:t xml:space="preserve"> (GS)</w:t>
      </w:r>
    </w:p>
    <w:p w14:paraId="0B27E3E1" w14:textId="77777777" w:rsidR="008C560E" w:rsidRPr="00C010B3" w:rsidRDefault="008C560E" w:rsidP="008C560E">
      <w:pPr>
        <w:spacing w:after="209" w:line="400" w:lineRule="auto"/>
        <w:ind w:left="284" w:right="4895" w:hanging="299"/>
        <w:jc w:val="left"/>
        <w:rPr>
          <w:rFonts w:ascii="Arial" w:eastAsia="Arial" w:hAnsi="Arial" w:cs="Arial"/>
          <w:sz w:val="22"/>
          <w:szCs w:val="22"/>
        </w:rPr>
      </w:pPr>
      <w:r w:rsidRPr="00C010B3">
        <w:rPr>
          <w:rFonts w:ascii="Arial" w:eastAsia="Arial" w:hAnsi="Arial" w:cs="Arial"/>
          <w:sz w:val="22"/>
          <w:szCs w:val="22"/>
        </w:rPr>
        <w:t>Isabelle Mueller (IM)</w:t>
      </w:r>
    </w:p>
    <w:p w14:paraId="145DE0B8" w14:textId="77777777" w:rsidR="008C560E" w:rsidRDefault="008C560E" w:rsidP="008C560E">
      <w:pPr>
        <w:spacing w:after="209" w:line="400" w:lineRule="auto"/>
        <w:ind w:left="284" w:right="4895" w:hanging="299"/>
        <w:jc w:val="left"/>
        <w:rPr>
          <w:rFonts w:ascii="Arial" w:eastAsia="Arial" w:hAnsi="Arial" w:cs="Arial"/>
          <w:sz w:val="22"/>
          <w:szCs w:val="22"/>
        </w:rPr>
      </w:pPr>
      <w:r w:rsidRPr="00C010B3">
        <w:rPr>
          <w:rFonts w:ascii="Arial" w:eastAsia="Arial" w:hAnsi="Arial" w:cs="Arial"/>
          <w:sz w:val="22"/>
          <w:szCs w:val="22"/>
        </w:rPr>
        <w:t>Margaret Shair (MS)</w:t>
      </w:r>
    </w:p>
    <w:p w14:paraId="74DE31C2" w14:textId="310B1CBB" w:rsidR="008C560E" w:rsidRPr="008C560E" w:rsidRDefault="008C560E" w:rsidP="1E58A61C">
      <w:pPr>
        <w:spacing w:after="209" w:line="400" w:lineRule="auto"/>
        <w:ind w:left="284" w:right="4895" w:hanging="299"/>
        <w:jc w:val="left"/>
        <w:rPr>
          <w:rFonts w:ascii="Arial" w:eastAsia="Arial" w:hAnsi="Arial" w:cs="Arial"/>
          <w:sz w:val="22"/>
          <w:szCs w:val="22"/>
          <w:lang w:val="it-IT"/>
        </w:rPr>
      </w:pPr>
      <w:r>
        <w:rPr>
          <w:rFonts w:ascii="Arial" w:eastAsia="Arial" w:hAnsi="Arial" w:cs="Arial"/>
          <w:sz w:val="22"/>
          <w:szCs w:val="22"/>
          <w:lang w:val="it-IT"/>
        </w:rPr>
        <w:t>Edoardo Spairani (ES)</w:t>
      </w:r>
    </w:p>
    <w:p w14:paraId="352E65D6" w14:textId="7F8A39F4" w:rsidR="00FB6248" w:rsidRDefault="00FB6248" w:rsidP="1E58A61C">
      <w:pPr>
        <w:spacing w:after="209" w:line="400" w:lineRule="auto"/>
        <w:ind w:left="284" w:right="4895" w:hanging="299"/>
        <w:jc w:val="left"/>
        <w:rPr>
          <w:rFonts w:ascii="Arial" w:eastAsia="Arial" w:hAnsi="Arial" w:cs="Arial"/>
          <w:sz w:val="22"/>
          <w:szCs w:val="22"/>
          <w:lang w:val="it-IT"/>
        </w:rPr>
      </w:pPr>
      <w:r w:rsidRPr="00FB6248">
        <w:rPr>
          <w:rFonts w:ascii="Arial" w:eastAsia="Arial" w:hAnsi="Arial" w:cs="Arial"/>
          <w:sz w:val="22"/>
          <w:szCs w:val="22"/>
          <w:lang w:val="it-IT"/>
        </w:rPr>
        <w:t>Luca Subitoni (LS)</w:t>
      </w:r>
    </w:p>
    <w:p w14:paraId="6E883AEA" w14:textId="4E564AEB" w:rsidR="0074527D" w:rsidRDefault="00A724FC" w:rsidP="008C560E">
      <w:pPr>
        <w:spacing w:after="209" w:line="400" w:lineRule="auto"/>
        <w:ind w:left="284" w:right="4895" w:hanging="299"/>
        <w:jc w:val="left"/>
        <w:rPr>
          <w:rFonts w:ascii="Arial" w:eastAsia="Arial" w:hAnsi="Arial" w:cs="Arial"/>
          <w:sz w:val="22"/>
          <w:szCs w:val="22"/>
          <w:lang w:val="it-IT"/>
        </w:rPr>
      </w:pPr>
      <w:r w:rsidRPr="00A724FC">
        <w:rPr>
          <w:rFonts w:ascii="Arial" w:eastAsia="Arial" w:hAnsi="Arial" w:cs="Arial"/>
          <w:sz w:val="22"/>
          <w:szCs w:val="22"/>
          <w:lang w:val="it-IT"/>
        </w:rPr>
        <w:t>Marta C</w:t>
      </w:r>
      <w:r>
        <w:rPr>
          <w:rFonts w:ascii="Arial" w:eastAsia="Arial" w:hAnsi="Arial" w:cs="Arial"/>
          <w:sz w:val="22"/>
          <w:szCs w:val="22"/>
          <w:lang w:val="it-IT"/>
        </w:rPr>
        <w:t>ampanile (MC)</w:t>
      </w:r>
    </w:p>
    <w:p w14:paraId="70833C98" w14:textId="4E119ED3" w:rsidR="00697C37" w:rsidRDefault="00697C37" w:rsidP="008C560E">
      <w:pPr>
        <w:spacing w:after="209" w:line="400" w:lineRule="auto"/>
        <w:ind w:left="0" w:right="4895" w:firstLine="0"/>
        <w:jc w:val="left"/>
        <w:rPr>
          <w:rFonts w:ascii="Arial" w:eastAsia="Arial" w:hAnsi="Arial" w:cs="Arial"/>
          <w:sz w:val="22"/>
          <w:szCs w:val="22"/>
          <w:lang w:val="it-IT"/>
        </w:rPr>
      </w:pPr>
      <w:r>
        <w:rPr>
          <w:rFonts w:ascii="Arial" w:eastAsia="Arial" w:hAnsi="Arial" w:cs="Arial"/>
          <w:sz w:val="22"/>
          <w:szCs w:val="22"/>
          <w:lang w:val="it-IT"/>
        </w:rPr>
        <w:t>Giovanni Magenes (GM)</w:t>
      </w:r>
    </w:p>
    <w:p w14:paraId="678F77BD" w14:textId="691806E3" w:rsidR="008C560E" w:rsidRPr="007056D7" w:rsidRDefault="008C560E" w:rsidP="008C560E">
      <w:pPr>
        <w:spacing w:after="209" w:line="400" w:lineRule="auto"/>
        <w:ind w:left="284" w:right="4895" w:hanging="299"/>
        <w:jc w:val="left"/>
        <w:rPr>
          <w:rFonts w:ascii="Arial" w:eastAsia="Arial" w:hAnsi="Arial" w:cs="Arial"/>
          <w:sz w:val="22"/>
          <w:szCs w:val="22"/>
        </w:rPr>
      </w:pPr>
      <w:proofErr w:type="spellStart"/>
      <w:r w:rsidRPr="007056D7">
        <w:rPr>
          <w:rFonts w:ascii="Arial" w:eastAsia="Arial" w:hAnsi="Arial" w:cs="Arial"/>
          <w:sz w:val="22"/>
          <w:szCs w:val="22"/>
        </w:rPr>
        <w:t>Nicolò</w:t>
      </w:r>
      <w:proofErr w:type="spellEnd"/>
      <w:r w:rsidRPr="007056D7">
        <w:rPr>
          <w:rFonts w:ascii="Arial" w:eastAsia="Arial" w:hAnsi="Arial" w:cs="Arial"/>
          <w:sz w:val="22"/>
          <w:szCs w:val="22"/>
        </w:rPr>
        <w:t xml:space="preserve"> Pini (NP)</w:t>
      </w:r>
    </w:p>
    <w:p w14:paraId="2F345241" w14:textId="4EB0C527" w:rsidR="003D1F8D" w:rsidRPr="007056D7" w:rsidRDefault="003D1F8D" w:rsidP="1E58A61C">
      <w:pPr>
        <w:spacing w:after="209" w:line="400" w:lineRule="auto"/>
        <w:ind w:left="284" w:right="4895" w:hanging="299"/>
        <w:jc w:val="left"/>
        <w:rPr>
          <w:rFonts w:ascii="Arial" w:eastAsia="Arial" w:hAnsi="Arial" w:cs="Arial"/>
          <w:sz w:val="22"/>
          <w:szCs w:val="22"/>
        </w:rPr>
      </w:pPr>
      <w:r w:rsidRPr="007056D7">
        <w:rPr>
          <w:rFonts w:ascii="Arial" w:eastAsia="Arial" w:hAnsi="Arial" w:cs="Arial"/>
          <w:sz w:val="22"/>
          <w:szCs w:val="22"/>
        </w:rPr>
        <w:t>William P Fifer (WPF)</w:t>
      </w:r>
    </w:p>
    <w:p w14:paraId="5C0F2A94" w14:textId="2F2C645C" w:rsidR="001D354B" w:rsidRPr="00FB6248" w:rsidRDefault="000E53F3" w:rsidP="1E58A61C">
      <w:pPr>
        <w:spacing w:after="209" w:line="400" w:lineRule="auto"/>
        <w:ind w:left="284" w:right="4895" w:hanging="299"/>
        <w:jc w:val="left"/>
        <w:rPr>
          <w:rFonts w:ascii="Arial" w:eastAsia="Arial" w:hAnsi="Arial" w:cs="Arial"/>
          <w:sz w:val="22"/>
          <w:szCs w:val="22"/>
          <w:lang w:val="it-IT"/>
        </w:rPr>
      </w:pPr>
      <w:r>
        <w:rPr>
          <w:rFonts w:ascii="Arial" w:eastAsia="Arial" w:hAnsi="Arial" w:cs="Arial"/>
          <w:sz w:val="22"/>
          <w:szCs w:val="22"/>
          <w:lang w:val="it-IT"/>
        </w:rPr>
        <w:t>Maria Gabriella Signorini (MGS)</w:t>
      </w:r>
    </w:p>
    <w:tbl>
      <w:tblPr>
        <w:tblW w:w="0" w:type="auto"/>
        <w:tblLayout w:type="fixed"/>
        <w:tblLook w:val="0600" w:firstRow="0" w:lastRow="0" w:firstColumn="0" w:lastColumn="0" w:noHBand="1" w:noVBand="1"/>
      </w:tblPr>
      <w:tblGrid>
        <w:gridCol w:w="1691"/>
        <w:gridCol w:w="5249"/>
        <w:gridCol w:w="1865"/>
      </w:tblGrid>
      <w:tr w:rsidR="1E58A61C" w14:paraId="0F3D68AC" w14:textId="77777777" w:rsidTr="1E58A61C">
        <w:trPr>
          <w:trHeight w:val="34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11E80D73" w14:textId="77315B04" w:rsidR="1E58A61C" w:rsidRDefault="1E58A61C" w:rsidP="1E58A61C">
            <w:pPr>
              <w:spacing w:after="0" w:line="276" w:lineRule="auto"/>
              <w:jc w:val="center"/>
            </w:pPr>
            <w:r w:rsidRPr="1E58A61C">
              <w:rPr>
                <w:rFonts w:ascii="Arial" w:eastAsia="Arial" w:hAnsi="Arial" w:cs="Arial"/>
                <w:sz w:val="22"/>
                <w:szCs w:val="22"/>
                <w:lang w:val="en"/>
              </w:rPr>
              <w:t>Term</w:t>
            </w:r>
          </w:p>
        </w:tc>
        <w:tc>
          <w:tcPr>
            <w:tcW w:w="52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636AE9AB" w14:textId="23BF7A44" w:rsidR="1E58A61C" w:rsidRDefault="1E58A61C" w:rsidP="1E58A61C">
            <w:pPr>
              <w:spacing w:after="0" w:line="276" w:lineRule="auto"/>
              <w:jc w:val="center"/>
            </w:pPr>
            <w:r w:rsidRPr="1E58A61C">
              <w:rPr>
                <w:rFonts w:ascii="Arial" w:eastAsia="Arial" w:hAnsi="Arial" w:cs="Arial"/>
                <w:sz w:val="22"/>
                <w:szCs w:val="22"/>
                <w:lang w:val="en"/>
              </w:rPr>
              <w:t>Definition</w:t>
            </w:r>
          </w:p>
        </w:tc>
        <w:tc>
          <w:tcPr>
            <w:tcW w:w="1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298C38E6" w14:textId="4ED31B68" w:rsidR="1E58A61C" w:rsidRDefault="1E58A61C" w:rsidP="1E58A61C">
            <w:pPr>
              <w:spacing w:after="0" w:line="276" w:lineRule="auto"/>
              <w:jc w:val="center"/>
            </w:pPr>
            <w:r w:rsidRPr="1E58A61C">
              <w:rPr>
                <w:rFonts w:ascii="Arial" w:eastAsia="Arial" w:hAnsi="Arial" w:cs="Arial"/>
                <w:sz w:val="22"/>
                <w:szCs w:val="22"/>
                <w:lang w:val="en"/>
              </w:rPr>
              <w:t>Criterion Met</w:t>
            </w:r>
          </w:p>
        </w:tc>
      </w:tr>
      <w:tr w:rsidR="1E58A61C" w:rsidRPr="00697C37" w14:paraId="5008B565" w14:textId="77777777" w:rsidTr="1E58A61C">
        <w:trPr>
          <w:trHeight w:val="58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559262B6" w14:textId="2161BF0A" w:rsidR="1E58A61C" w:rsidRDefault="1E58A61C" w:rsidP="1E58A61C">
            <w:pPr>
              <w:spacing w:after="0" w:line="276" w:lineRule="auto"/>
            </w:pPr>
            <w:r w:rsidRPr="1E58A61C">
              <w:rPr>
                <w:rFonts w:ascii="Arial" w:eastAsia="Arial" w:hAnsi="Arial" w:cs="Arial"/>
                <w:szCs w:val="20"/>
                <w:lang w:val="en"/>
              </w:rPr>
              <w:t>Conceptualization</w:t>
            </w:r>
          </w:p>
        </w:tc>
        <w:tc>
          <w:tcPr>
            <w:tcW w:w="52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15B26F2B" w14:textId="218659FF" w:rsidR="1E58A61C" w:rsidRDefault="1E58A61C" w:rsidP="1E58A61C">
            <w:pPr>
              <w:spacing w:after="0" w:line="276" w:lineRule="auto"/>
            </w:pPr>
            <w:proofErr w:type="gramStart"/>
            <w:r w:rsidRPr="1E58A61C">
              <w:rPr>
                <w:rFonts w:ascii="Arial" w:eastAsia="Arial" w:hAnsi="Arial" w:cs="Arial"/>
                <w:szCs w:val="20"/>
              </w:rPr>
              <w:t>Ideas;</w:t>
            </w:r>
            <w:proofErr w:type="gramEnd"/>
            <w:r w:rsidR="00F30906">
              <w:rPr>
                <w:rFonts w:ascii="Arial" w:eastAsia="Arial" w:hAnsi="Arial" w:cs="Arial"/>
                <w:szCs w:val="20"/>
              </w:rPr>
              <w:t xml:space="preserve"> </w:t>
            </w:r>
            <w:r w:rsidRPr="1E58A61C">
              <w:rPr>
                <w:rFonts w:ascii="Arial" w:eastAsia="Arial" w:hAnsi="Arial" w:cs="Arial"/>
                <w:szCs w:val="20"/>
              </w:rPr>
              <w:t>formulation or evolution of overarching research goals and aims</w:t>
            </w:r>
          </w:p>
        </w:tc>
        <w:tc>
          <w:tcPr>
            <w:tcW w:w="1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1EBF35AB" w14:textId="6385F75C" w:rsidR="1E58A61C" w:rsidRPr="00697C37" w:rsidRDefault="1E58A61C" w:rsidP="1E58A61C">
            <w:pPr>
              <w:spacing w:after="0" w:line="276" w:lineRule="auto"/>
              <w:rPr>
                <w:rFonts w:ascii="Arial" w:eastAsia="Arial" w:hAnsi="Arial" w:cs="Arial"/>
                <w:szCs w:val="20"/>
              </w:rPr>
            </w:pPr>
            <w:r w:rsidRPr="00697C37">
              <w:rPr>
                <w:rFonts w:ascii="Arial" w:eastAsia="Arial" w:hAnsi="Arial" w:cs="Arial"/>
                <w:szCs w:val="20"/>
              </w:rPr>
              <w:t xml:space="preserve"> </w:t>
            </w:r>
            <w:r w:rsidR="003D1F8D" w:rsidRPr="00697C37">
              <w:rPr>
                <w:rFonts w:ascii="Arial" w:eastAsia="Arial" w:hAnsi="Arial" w:cs="Arial"/>
                <w:szCs w:val="20"/>
              </w:rPr>
              <w:t xml:space="preserve">IM, </w:t>
            </w:r>
            <w:r w:rsidR="0F4754AF" w:rsidRPr="00697C37">
              <w:rPr>
                <w:rFonts w:ascii="Arial" w:eastAsia="Arial" w:hAnsi="Arial" w:cs="Arial"/>
                <w:szCs w:val="20"/>
              </w:rPr>
              <w:t>NP</w:t>
            </w:r>
            <w:r w:rsidR="001D354B" w:rsidRPr="00697C37">
              <w:rPr>
                <w:rFonts w:ascii="Arial" w:eastAsia="Arial" w:hAnsi="Arial" w:cs="Arial"/>
                <w:szCs w:val="20"/>
              </w:rPr>
              <w:t>, GS</w:t>
            </w:r>
            <w:r w:rsidR="003D1F8D" w:rsidRPr="00697C37">
              <w:rPr>
                <w:rFonts w:ascii="Arial" w:eastAsia="Arial" w:hAnsi="Arial" w:cs="Arial"/>
                <w:szCs w:val="20"/>
              </w:rPr>
              <w:t>, WPF</w:t>
            </w:r>
            <w:r w:rsidR="00697C37" w:rsidRPr="00697C37">
              <w:rPr>
                <w:rFonts w:ascii="Arial" w:eastAsia="Arial" w:hAnsi="Arial" w:cs="Arial"/>
                <w:szCs w:val="20"/>
              </w:rPr>
              <w:t>, GM, ES</w:t>
            </w:r>
            <w:r w:rsidR="000E53F3">
              <w:rPr>
                <w:rFonts w:ascii="Arial" w:eastAsia="Arial" w:hAnsi="Arial" w:cs="Arial"/>
                <w:szCs w:val="20"/>
              </w:rPr>
              <w:t>, MGS</w:t>
            </w:r>
          </w:p>
        </w:tc>
      </w:tr>
      <w:tr w:rsidR="1E58A61C" w14:paraId="6837E56E" w14:textId="77777777" w:rsidTr="1E58A61C">
        <w:trPr>
          <w:trHeight w:val="33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1BBFBFB8" w14:textId="5AD42495" w:rsidR="1E58A61C" w:rsidRDefault="1E58A61C" w:rsidP="1E58A61C">
            <w:pPr>
              <w:spacing w:after="0" w:line="276" w:lineRule="auto"/>
            </w:pPr>
            <w:r w:rsidRPr="1E58A61C">
              <w:rPr>
                <w:rFonts w:ascii="Arial" w:eastAsia="Arial" w:hAnsi="Arial" w:cs="Arial"/>
                <w:szCs w:val="20"/>
                <w:lang w:val="en"/>
              </w:rPr>
              <w:t>Methodology</w:t>
            </w:r>
          </w:p>
        </w:tc>
        <w:tc>
          <w:tcPr>
            <w:tcW w:w="52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65CE369C" w14:textId="50F15FBA" w:rsidR="1E58A61C" w:rsidRDefault="1E58A61C" w:rsidP="1E58A61C">
            <w:pPr>
              <w:spacing w:after="0" w:line="276" w:lineRule="auto"/>
            </w:pPr>
            <w:r w:rsidRPr="1E58A61C">
              <w:rPr>
                <w:rFonts w:ascii="Arial" w:eastAsia="Arial" w:hAnsi="Arial" w:cs="Arial"/>
                <w:szCs w:val="20"/>
              </w:rPr>
              <w:t>Development or design of methodology; creation of models</w:t>
            </w:r>
          </w:p>
        </w:tc>
        <w:tc>
          <w:tcPr>
            <w:tcW w:w="1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6DF1699E" w14:textId="4B9815D5" w:rsidR="1E58A61C" w:rsidRDefault="1E58A61C" w:rsidP="1E58A61C">
            <w:pPr>
              <w:spacing w:after="0" w:line="276" w:lineRule="auto"/>
              <w:rPr>
                <w:rFonts w:ascii="Arial" w:eastAsia="Arial" w:hAnsi="Arial" w:cs="Arial"/>
                <w:szCs w:val="20"/>
                <w:lang w:val="en"/>
              </w:rPr>
            </w:pPr>
            <w:r w:rsidRPr="1E58A61C">
              <w:rPr>
                <w:rFonts w:ascii="Arial" w:eastAsia="Arial" w:hAnsi="Arial" w:cs="Arial"/>
                <w:szCs w:val="20"/>
                <w:lang w:val="en"/>
              </w:rPr>
              <w:t xml:space="preserve"> </w:t>
            </w:r>
            <w:r w:rsidR="1A551A73" w:rsidRPr="1E58A61C">
              <w:rPr>
                <w:rFonts w:ascii="Arial" w:eastAsia="Arial" w:hAnsi="Arial" w:cs="Arial"/>
                <w:szCs w:val="20"/>
                <w:lang w:val="en"/>
              </w:rPr>
              <w:t>NP</w:t>
            </w:r>
            <w:r w:rsidR="001D354B">
              <w:rPr>
                <w:rFonts w:ascii="Arial" w:eastAsia="Arial" w:hAnsi="Arial" w:cs="Arial"/>
                <w:szCs w:val="20"/>
                <w:lang w:val="en"/>
              </w:rPr>
              <w:t>, GS</w:t>
            </w:r>
            <w:r w:rsidR="00FB6248">
              <w:rPr>
                <w:rFonts w:ascii="Arial" w:eastAsia="Arial" w:hAnsi="Arial" w:cs="Arial"/>
                <w:szCs w:val="20"/>
                <w:lang w:val="en"/>
              </w:rPr>
              <w:t>, LS</w:t>
            </w:r>
            <w:r w:rsidR="00BD7B54">
              <w:rPr>
                <w:rFonts w:ascii="Arial" w:eastAsia="Arial" w:hAnsi="Arial" w:cs="Arial"/>
                <w:szCs w:val="20"/>
                <w:lang w:val="en"/>
              </w:rPr>
              <w:t>, ES</w:t>
            </w:r>
          </w:p>
        </w:tc>
      </w:tr>
      <w:tr w:rsidR="1E58A61C" w14:paraId="14C31C5A" w14:textId="77777777" w:rsidTr="1E58A61C">
        <w:trPr>
          <w:trHeight w:val="85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4A35DC1F" w14:textId="2CA4FE2D" w:rsidR="1E58A61C" w:rsidRDefault="1E58A61C" w:rsidP="1E58A61C">
            <w:pPr>
              <w:spacing w:after="0" w:line="276" w:lineRule="auto"/>
            </w:pPr>
            <w:r w:rsidRPr="1E58A61C">
              <w:rPr>
                <w:rFonts w:ascii="Arial" w:eastAsia="Arial" w:hAnsi="Arial" w:cs="Arial"/>
                <w:szCs w:val="20"/>
                <w:lang w:val="en"/>
              </w:rPr>
              <w:t>Software</w:t>
            </w:r>
          </w:p>
        </w:tc>
        <w:tc>
          <w:tcPr>
            <w:tcW w:w="52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075B52B1" w14:textId="131E32FE" w:rsidR="1E58A61C" w:rsidRDefault="1E58A61C" w:rsidP="1E58A61C">
            <w:pPr>
              <w:spacing w:after="0" w:line="276" w:lineRule="auto"/>
            </w:pPr>
            <w:r w:rsidRPr="1E58A61C">
              <w:rPr>
                <w:rFonts w:ascii="Arial" w:eastAsia="Arial" w:hAnsi="Arial" w:cs="Arial"/>
                <w:szCs w:val="20"/>
                <w:lang w:val="en"/>
              </w:rPr>
              <w:t>Programming, software development; designing computer programs; implementation of the computer code and supporting algorithms; testing of existing code components</w:t>
            </w:r>
          </w:p>
        </w:tc>
        <w:tc>
          <w:tcPr>
            <w:tcW w:w="1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1CC61A13" w14:textId="71410392" w:rsidR="1E58A61C" w:rsidRDefault="001D354B" w:rsidP="1E58A61C">
            <w:pPr>
              <w:spacing w:after="0" w:line="276" w:lineRule="auto"/>
              <w:rPr>
                <w:rFonts w:ascii="Arial" w:eastAsia="Arial" w:hAnsi="Arial" w:cs="Arial"/>
                <w:szCs w:val="20"/>
                <w:lang w:val="en"/>
              </w:rPr>
            </w:pPr>
            <w:r>
              <w:rPr>
                <w:rFonts w:ascii="Arial" w:eastAsia="Arial" w:hAnsi="Arial" w:cs="Arial"/>
                <w:szCs w:val="20"/>
                <w:lang w:val="en"/>
              </w:rPr>
              <w:t>GS</w:t>
            </w:r>
            <w:r w:rsidR="00FB6248">
              <w:rPr>
                <w:rFonts w:ascii="Arial" w:eastAsia="Arial" w:hAnsi="Arial" w:cs="Arial"/>
                <w:szCs w:val="20"/>
                <w:lang w:val="en"/>
              </w:rPr>
              <w:t>, LS</w:t>
            </w:r>
          </w:p>
        </w:tc>
      </w:tr>
      <w:tr w:rsidR="1E58A61C" w14:paraId="34529191" w14:textId="77777777" w:rsidTr="1E58A61C">
        <w:trPr>
          <w:trHeight w:val="85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24A6B175" w14:textId="01B0E0F2" w:rsidR="1E58A61C" w:rsidRDefault="1E58A61C" w:rsidP="1E58A61C">
            <w:pPr>
              <w:spacing w:after="0" w:line="276" w:lineRule="auto"/>
            </w:pPr>
            <w:r w:rsidRPr="1E58A61C">
              <w:rPr>
                <w:rFonts w:ascii="Arial" w:eastAsia="Arial" w:hAnsi="Arial" w:cs="Arial"/>
                <w:szCs w:val="20"/>
                <w:lang w:val="en"/>
              </w:rPr>
              <w:t>Validation</w:t>
            </w:r>
          </w:p>
        </w:tc>
        <w:tc>
          <w:tcPr>
            <w:tcW w:w="52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28DB00DA" w14:textId="7ABE7388" w:rsidR="1E58A61C" w:rsidRDefault="1E58A61C" w:rsidP="1E58A61C">
            <w:pPr>
              <w:spacing w:after="0" w:line="276" w:lineRule="auto"/>
            </w:pPr>
            <w:r w:rsidRPr="1E58A61C">
              <w:rPr>
                <w:rFonts w:ascii="Arial" w:eastAsia="Arial" w:hAnsi="Arial" w:cs="Arial"/>
                <w:szCs w:val="20"/>
                <w:lang w:val="en"/>
              </w:rPr>
              <w:t>Verification, whether as a part of the activity or separate, of the overall replication/ reproducibility of results/experiments and other research outputs</w:t>
            </w:r>
          </w:p>
        </w:tc>
        <w:tc>
          <w:tcPr>
            <w:tcW w:w="1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0BC1F398" w14:textId="69A882DF" w:rsidR="1E58A61C" w:rsidRDefault="00BD7B54" w:rsidP="1E58A61C">
            <w:pPr>
              <w:spacing w:after="0" w:line="276" w:lineRule="auto"/>
              <w:rPr>
                <w:rFonts w:ascii="Arial" w:eastAsia="Arial" w:hAnsi="Arial" w:cs="Arial"/>
                <w:szCs w:val="20"/>
                <w:lang w:val="en"/>
              </w:rPr>
            </w:pPr>
            <w:r>
              <w:rPr>
                <w:rFonts w:ascii="Arial" w:eastAsia="Arial" w:hAnsi="Arial" w:cs="Arial"/>
                <w:szCs w:val="20"/>
                <w:lang w:val="en"/>
              </w:rPr>
              <w:t>GS, LS</w:t>
            </w:r>
          </w:p>
        </w:tc>
      </w:tr>
      <w:tr w:rsidR="1E58A61C" w14:paraId="15E40A6B" w14:textId="77777777" w:rsidTr="1E58A61C">
        <w:trPr>
          <w:trHeight w:val="58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431A494D" w14:textId="6845A18E" w:rsidR="1E58A61C" w:rsidRDefault="1E58A61C" w:rsidP="1E58A61C">
            <w:pPr>
              <w:spacing w:after="0" w:line="276" w:lineRule="auto"/>
            </w:pPr>
            <w:r w:rsidRPr="1E58A61C">
              <w:rPr>
                <w:rFonts w:ascii="Arial" w:eastAsia="Arial" w:hAnsi="Arial" w:cs="Arial"/>
                <w:szCs w:val="20"/>
                <w:lang w:val="en"/>
              </w:rPr>
              <w:t>Formal analysis</w:t>
            </w:r>
          </w:p>
        </w:tc>
        <w:tc>
          <w:tcPr>
            <w:tcW w:w="52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4C336396" w14:textId="07BB2B68" w:rsidR="1E58A61C" w:rsidRDefault="1E58A61C" w:rsidP="1E58A61C">
            <w:pPr>
              <w:spacing w:after="0" w:line="276" w:lineRule="auto"/>
            </w:pPr>
            <w:r w:rsidRPr="1E58A61C">
              <w:rPr>
                <w:rFonts w:ascii="Arial" w:eastAsia="Arial" w:hAnsi="Arial" w:cs="Arial"/>
                <w:szCs w:val="20"/>
                <w:lang w:val="en"/>
              </w:rPr>
              <w:t>Application of statistical, mathematical, computational, or other formal techniques to analyze or synthesize study data</w:t>
            </w:r>
          </w:p>
        </w:tc>
        <w:tc>
          <w:tcPr>
            <w:tcW w:w="1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35358BB9" w14:textId="09BA7EC9" w:rsidR="1E58A61C" w:rsidRDefault="1E58A61C" w:rsidP="1E58A61C">
            <w:pPr>
              <w:spacing w:after="0" w:line="276" w:lineRule="auto"/>
            </w:pPr>
            <w:r w:rsidRPr="1E58A61C">
              <w:rPr>
                <w:rFonts w:ascii="Arial" w:eastAsia="Arial" w:hAnsi="Arial" w:cs="Arial"/>
                <w:szCs w:val="20"/>
                <w:lang w:val="en"/>
              </w:rPr>
              <w:t>NP</w:t>
            </w:r>
            <w:r w:rsidR="00623845">
              <w:rPr>
                <w:rFonts w:ascii="Arial" w:eastAsia="Arial" w:hAnsi="Arial" w:cs="Arial"/>
                <w:szCs w:val="20"/>
                <w:lang w:val="en"/>
              </w:rPr>
              <w:t>, GS</w:t>
            </w:r>
            <w:r w:rsidR="00FB6248">
              <w:rPr>
                <w:rFonts w:ascii="Arial" w:eastAsia="Arial" w:hAnsi="Arial" w:cs="Arial"/>
                <w:szCs w:val="20"/>
                <w:lang w:val="en"/>
              </w:rPr>
              <w:t>, LS</w:t>
            </w:r>
          </w:p>
        </w:tc>
      </w:tr>
      <w:tr w:rsidR="1E58A61C" w14:paraId="3984E230" w14:textId="77777777" w:rsidTr="1E58A61C">
        <w:trPr>
          <w:trHeight w:val="85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380E6627" w14:textId="2D0F056C" w:rsidR="1E58A61C" w:rsidRDefault="1E58A61C" w:rsidP="1E58A61C">
            <w:pPr>
              <w:spacing w:after="0" w:line="276" w:lineRule="auto"/>
            </w:pPr>
            <w:r w:rsidRPr="1E58A61C">
              <w:rPr>
                <w:rFonts w:ascii="Arial" w:eastAsia="Arial" w:hAnsi="Arial" w:cs="Arial"/>
                <w:szCs w:val="20"/>
                <w:lang w:val="en"/>
              </w:rPr>
              <w:t>Investigation</w:t>
            </w:r>
          </w:p>
        </w:tc>
        <w:tc>
          <w:tcPr>
            <w:tcW w:w="52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45BCC572" w14:textId="76C522BB" w:rsidR="1E58A61C" w:rsidRDefault="1E58A61C" w:rsidP="1E58A61C">
            <w:pPr>
              <w:spacing w:after="0" w:line="276" w:lineRule="auto"/>
            </w:pPr>
            <w:r w:rsidRPr="1E58A61C">
              <w:rPr>
                <w:rFonts w:ascii="Arial" w:eastAsia="Arial" w:hAnsi="Arial" w:cs="Arial"/>
                <w:szCs w:val="20"/>
                <w:lang w:val="en"/>
              </w:rPr>
              <w:t>Conducting a research and investigation process, specifically performing the experiments, or data/evidence collection</w:t>
            </w:r>
          </w:p>
        </w:tc>
        <w:tc>
          <w:tcPr>
            <w:tcW w:w="1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3F27071F" w14:textId="2A367C64" w:rsidR="1E58A61C" w:rsidRDefault="1E58A61C" w:rsidP="1E58A61C">
            <w:pPr>
              <w:spacing w:after="0" w:line="276" w:lineRule="auto"/>
              <w:rPr>
                <w:rFonts w:ascii="Arial" w:eastAsia="Arial" w:hAnsi="Arial" w:cs="Arial"/>
                <w:szCs w:val="20"/>
                <w:lang w:val="en"/>
              </w:rPr>
            </w:pPr>
            <w:r w:rsidRPr="1E58A61C">
              <w:rPr>
                <w:rFonts w:ascii="Arial" w:eastAsia="Arial" w:hAnsi="Arial" w:cs="Arial"/>
                <w:szCs w:val="20"/>
                <w:lang w:val="en"/>
              </w:rPr>
              <w:t xml:space="preserve"> </w:t>
            </w:r>
            <w:r w:rsidR="003D1F8D">
              <w:rPr>
                <w:rFonts w:ascii="Arial" w:eastAsia="Arial" w:hAnsi="Arial" w:cs="Arial"/>
                <w:szCs w:val="20"/>
                <w:lang w:val="en"/>
              </w:rPr>
              <w:t xml:space="preserve">IM, MS, </w:t>
            </w:r>
            <w:r w:rsidR="1EDEAA68" w:rsidRPr="1E58A61C">
              <w:rPr>
                <w:rFonts w:ascii="Arial" w:eastAsia="Arial" w:hAnsi="Arial" w:cs="Arial"/>
                <w:szCs w:val="20"/>
                <w:lang w:val="en"/>
              </w:rPr>
              <w:t>NP</w:t>
            </w:r>
            <w:r w:rsidR="00FB6248">
              <w:rPr>
                <w:rFonts w:ascii="Arial" w:eastAsia="Arial" w:hAnsi="Arial" w:cs="Arial"/>
                <w:szCs w:val="20"/>
                <w:lang w:val="en"/>
              </w:rPr>
              <w:t>, GS</w:t>
            </w:r>
            <w:r w:rsidR="00DE3CC2">
              <w:rPr>
                <w:rFonts w:ascii="Arial" w:eastAsia="Arial" w:hAnsi="Arial" w:cs="Arial"/>
                <w:szCs w:val="20"/>
                <w:lang w:val="en"/>
              </w:rPr>
              <w:t>, MC</w:t>
            </w:r>
          </w:p>
        </w:tc>
      </w:tr>
      <w:tr w:rsidR="1E58A61C" w14:paraId="562DE5F4" w14:textId="77777777" w:rsidTr="1E58A61C">
        <w:trPr>
          <w:trHeight w:val="85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6AE6F172" w14:textId="3F595C08" w:rsidR="1E58A61C" w:rsidRDefault="1E58A61C" w:rsidP="1E58A61C">
            <w:pPr>
              <w:spacing w:after="0" w:line="276" w:lineRule="auto"/>
            </w:pPr>
            <w:r w:rsidRPr="1E58A61C">
              <w:rPr>
                <w:rFonts w:ascii="Arial" w:eastAsia="Arial" w:hAnsi="Arial" w:cs="Arial"/>
                <w:szCs w:val="20"/>
                <w:lang w:val="en"/>
              </w:rPr>
              <w:t>Resources</w:t>
            </w:r>
          </w:p>
        </w:tc>
        <w:tc>
          <w:tcPr>
            <w:tcW w:w="52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02F18A94" w14:textId="0481CC4D" w:rsidR="1E58A61C" w:rsidRDefault="1E58A61C" w:rsidP="1E58A61C">
            <w:pPr>
              <w:spacing w:after="0" w:line="276" w:lineRule="auto"/>
            </w:pPr>
            <w:r w:rsidRPr="1E58A61C">
              <w:rPr>
                <w:rFonts w:ascii="Arial" w:eastAsia="Arial" w:hAnsi="Arial" w:cs="Arial"/>
                <w:szCs w:val="20"/>
                <w:lang w:val="en"/>
              </w:rPr>
              <w:t>Provision of study materials, reagents, materials, patients, laboratory samples, animals, instrumentation, computing resources, or other analysis tools</w:t>
            </w:r>
          </w:p>
        </w:tc>
        <w:tc>
          <w:tcPr>
            <w:tcW w:w="1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4DFECCDC" w14:textId="02CD80B6" w:rsidR="1E58A61C" w:rsidRDefault="1E58A61C" w:rsidP="1E58A61C">
            <w:pPr>
              <w:spacing w:after="0" w:line="276" w:lineRule="auto"/>
              <w:rPr>
                <w:rFonts w:ascii="Arial" w:eastAsia="Arial" w:hAnsi="Arial" w:cs="Arial"/>
                <w:szCs w:val="20"/>
                <w:lang w:val="en"/>
              </w:rPr>
            </w:pPr>
            <w:r w:rsidRPr="1E58A61C">
              <w:rPr>
                <w:rFonts w:ascii="Arial" w:eastAsia="Arial" w:hAnsi="Arial" w:cs="Arial"/>
                <w:szCs w:val="20"/>
                <w:lang w:val="en"/>
              </w:rPr>
              <w:t xml:space="preserve"> </w:t>
            </w:r>
            <w:r w:rsidR="003D1F8D">
              <w:rPr>
                <w:rFonts w:ascii="Arial" w:eastAsia="Arial" w:hAnsi="Arial" w:cs="Arial"/>
                <w:szCs w:val="20"/>
                <w:lang w:val="en"/>
              </w:rPr>
              <w:t xml:space="preserve">IM, </w:t>
            </w:r>
            <w:r w:rsidR="5DED8B85" w:rsidRPr="1E58A61C">
              <w:rPr>
                <w:rFonts w:ascii="Arial" w:eastAsia="Arial" w:hAnsi="Arial" w:cs="Arial"/>
                <w:szCs w:val="20"/>
                <w:lang w:val="en"/>
              </w:rPr>
              <w:t>NP</w:t>
            </w:r>
            <w:r w:rsidR="003D1F8D">
              <w:rPr>
                <w:rFonts w:ascii="Arial" w:eastAsia="Arial" w:hAnsi="Arial" w:cs="Arial"/>
                <w:szCs w:val="20"/>
                <w:lang w:val="en"/>
              </w:rPr>
              <w:t>, WPF</w:t>
            </w:r>
            <w:r w:rsidR="000E53F3">
              <w:rPr>
                <w:rFonts w:ascii="Arial" w:eastAsia="Arial" w:hAnsi="Arial" w:cs="Arial"/>
                <w:szCs w:val="20"/>
                <w:lang w:val="en"/>
              </w:rPr>
              <w:t>, GM</w:t>
            </w:r>
            <w:r w:rsidR="006826F3">
              <w:rPr>
                <w:rFonts w:ascii="Arial" w:eastAsia="Arial" w:hAnsi="Arial" w:cs="Arial"/>
                <w:szCs w:val="20"/>
                <w:lang w:val="en"/>
              </w:rPr>
              <w:t>, MGS</w:t>
            </w:r>
          </w:p>
        </w:tc>
      </w:tr>
      <w:tr w:rsidR="1E58A61C" w14:paraId="4D5F9F46" w14:textId="77777777" w:rsidTr="1E58A61C">
        <w:trPr>
          <w:trHeight w:val="111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4033CC16" w14:textId="0E402465" w:rsidR="1E58A61C" w:rsidRDefault="1E58A61C" w:rsidP="1E58A61C">
            <w:pPr>
              <w:spacing w:after="0" w:line="276" w:lineRule="auto"/>
            </w:pPr>
            <w:r w:rsidRPr="1E58A61C">
              <w:rPr>
                <w:rFonts w:ascii="Arial" w:eastAsia="Arial" w:hAnsi="Arial" w:cs="Arial"/>
                <w:szCs w:val="20"/>
                <w:lang w:val="en"/>
              </w:rPr>
              <w:t>Data Curation</w:t>
            </w:r>
          </w:p>
        </w:tc>
        <w:tc>
          <w:tcPr>
            <w:tcW w:w="52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222AFE66" w14:textId="04156A5A" w:rsidR="1E58A61C" w:rsidRDefault="1E58A61C" w:rsidP="1E58A61C">
            <w:pPr>
              <w:spacing w:after="0" w:line="276" w:lineRule="auto"/>
            </w:pPr>
            <w:r w:rsidRPr="1E58A61C">
              <w:rPr>
                <w:rFonts w:ascii="Arial" w:eastAsia="Arial" w:hAnsi="Arial" w:cs="Arial"/>
                <w:szCs w:val="20"/>
              </w:rPr>
              <w:t>Management activities to annotate (produce metadata), scrub data and maintain research data (including software code, where it is necessary for interpreting the data itself) for initial use and later reuse</w:t>
            </w:r>
          </w:p>
        </w:tc>
        <w:tc>
          <w:tcPr>
            <w:tcW w:w="1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5F2A84D3" w14:textId="1DDC0CC2" w:rsidR="1E58A61C" w:rsidRDefault="003D1F8D" w:rsidP="1E58A61C">
            <w:pPr>
              <w:spacing w:after="0" w:line="276" w:lineRule="auto"/>
            </w:pPr>
            <w:r>
              <w:rPr>
                <w:rFonts w:ascii="Arial" w:eastAsia="Arial" w:hAnsi="Arial" w:cs="Arial"/>
                <w:szCs w:val="20"/>
                <w:lang w:val="en"/>
              </w:rPr>
              <w:t xml:space="preserve">IM, MS, </w:t>
            </w:r>
            <w:r w:rsidR="1E58A61C" w:rsidRPr="1E58A61C">
              <w:rPr>
                <w:rFonts w:ascii="Arial" w:eastAsia="Arial" w:hAnsi="Arial" w:cs="Arial"/>
                <w:szCs w:val="20"/>
                <w:lang w:val="en"/>
              </w:rPr>
              <w:t>NP</w:t>
            </w:r>
            <w:r w:rsidR="00623845">
              <w:rPr>
                <w:rFonts w:ascii="Arial" w:eastAsia="Arial" w:hAnsi="Arial" w:cs="Arial"/>
                <w:szCs w:val="20"/>
                <w:lang w:val="en"/>
              </w:rPr>
              <w:t>, GS</w:t>
            </w:r>
            <w:r w:rsidR="00FB6248">
              <w:rPr>
                <w:rFonts w:ascii="Arial" w:eastAsia="Arial" w:hAnsi="Arial" w:cs="Arial"/>
                <w:szCs w:val="20"/>
                <w:lang w:val="en"/>
              </w:rPr>
              <w:t>, LS</w:t>
            </w:r>
            <w:r w:rsidR="00DB7491">
              <w:rPr>
                <w:rFonts w:ascii="Arial" w:eastAsia="Arial" w:hAnsi="Arial" w:cs="Arial"/>
                <w:szCs w:val="20"/>
                <w:lang w:val="en"/>
              </w:rPr>
              <w:t>, MC</w:t>
            </w:r>
          </w:p>
        </w:tc>
      </w:tr>
      <w:tr w:rsidR="1E58A61C" w14:paraId="69C4D6E5" w14:textId="77777777" w:rsidTr="1E58A61C">
        <w:trPr>
          <w:trHeight w:val="85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1A929749" w14:textId="346FC656" w:rsidR="1E58A61C" w:rsidRDefault="1E58A61C" w:rsidP="1E58A61C">
            <w:pPr>
              <w:spacing w:after="0" w:line="276" w:lineRule="auto"/>
            </w:pPr>
            <w:r w:rsidRPr="1E58A61C">
              <w:rPr>
                <w:rFonts w:ascii="Arial" w:eastAsia="Arial" w:hAnsi="Arial" w:cs="Arial"/>
                <w:szCs w:val="20"/>
                <w:lang w:val="en"/>
              </w:rPr>
              <w:t>Writing - Original Draft</w:t>
            </w:r>
          </w:p>
        </w:tc>
        <w:tc>
          <w:tcPr>
            <w:tcW w:w="52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78ABD2E7" w14:textId="63A2559E" w:rsidR="1E58A61C" w:rsidRDefault="1E58A61C" w:rsidP="1E58A61C">
            <w:pPr>
              <w:spacing w:after="0" w:line="276" w:lineRule="auto"/>
            </w:pPr>
            <w:r w:rsidRPr="1E58A61C">
              <w:rPr>
                <w:rFonts w:ascii="Arial" w:eastAsia="Arial" w:hAnsi="Arial" w:cs="Arial"/>
                <w:szCs w:val="20"/>
              </w:rPr>
              <w:t>Preparation, creation and/or presentation of the published work, specifically writing the initial draft (including substantive translation)</w:t>
            </w:r>
          </w:p>
        </w:tc>
        <w:tc>
          <w:tcPr>
            <w:tcW w:w="1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0031F458" w14:textId="7595750F" w:rsidR="1E58A61C" w:rsidRDefault="003D1F8D" w:rsidP="1E58A61C">
            <w:pPr>
              <w:spacing w:after="0" w:line="276" w:lineRule="auto"/>
            </w:pPr>
            <w:r>
              <w:rPr>
                <w:rFonts w:ascii="Arial" w:eastAsia="Arial" w:hAnsi="Arial" w:cs="Arial"/>
                <w:szCs w:val="20"/>
                <w:lang w:val="en"/>
              </w:rPr>
              <w:t xml:space="preserve">IM, </w:t>
            </w:r>
            <w:r w:rsidR="1E58A61C" w:rsidRPr="1E58A61C">
              <w:rPr>
                <w:rFonts w:ascii="Arial" w:eastAsia="Arial" w:hAnsi="Arial" w:cs="Arial"/>
                <w:szCs w:val="20"/>
                <w:lang w:val="en"/>
              </w:rPr>
              <w:t>NP</w:t>
            </w:r>
            <w:r w:rsidR="00623845">
              <w:rPr>
                <w:rFonts w:ascii="Arial" w:eastAsia="Arial" w:hAnsi="Arial" w:cs="Arial"/>
                <w:szCs w:val="20"/>
                <w:lang w:val="en"/>
              </w:rPr>
              <w:t>, GS</w:t>
            </w:r>
            <w:r w:rsidR="00FB6248">
              <w:rPr>
                <w:rFonts w:ascii="Arial" w:eastAsia="Arial" w:hAnsi="Arial" w:cs="Arial"/>
                <w:szCs w:val="20"/>
                <w:lang w:val="en"/>
              </w:rPr>
              <w:t>, LS</w:t>
            </w:r>
            <w:r>
              <w:rPr>
                <w:rFonts w:ascii="Arial" w:eastAsia="Arial" w:hAnsi="Arial" w:cs="Arial"/>
                <w:szCs w:val="20"/>
                <w:lang w:val="en"/>
              </w:rPr>
              <w:t>, WPF</w:t>
            </w:r>
            <w:r w:rsidR="00383517">
              <w:rPr>
                <w:rFonts w:ascii="Arial" w:eastAsia="Arial" w:hAnsi="Arial" w:cs="Arial"/>
                <w:szCs w:val="20"/>
                <w:lang w:val="en"/>
              </w:rPr>
              <w:t>, MGS</w:t>
            </w:r>
          </w:p>
        </w:tc>
      </w:tr>
      <w:tr w:rsidR="1E58A61C" w14:paraId="05C2D243" w14:textId="77777777" w:rsidTr="1E58A61C">
        <w:trPr>
          <w:trHeight w:val="111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2205468A" w14:textId="114308A0" w:rsidR="1E58A61C" w:rsidRDefault="1E58A61C" w:rsidP="1E58A61C">
            <w:pPr>
              <w:spacing w:after="0" w:line="276" w:lineRule="auto"/>
            </w:pPr>
            <w:r w:rsidRPr="1E58A61C">
              <w:rPr>
                <w:rFonts w:ascii="Arial" w:eastAsia="Arial" w:hAnsi="Arial" w:cs="Arial"/>
                <w:szCs w:val="20"/>
                <w:lang w:val="en"/>
              </w:rPr>
              <w:t>Writing - Review &amp; Editing</w:t>
            </w:r>
          </w:p>
        </w:tc>
        <w:tc>
          <w:tcPr>
            <w:tcW w:w="52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69B107B0" w14:textId="59F8E8DD" w:rsidR="1E58A61C" w:rsidRDefault="1E58A61C" w:rsidP="1E58A61C">
            <w:pPr>
              <w:spacing w:after="0" w:line="276" w:lineRule="auto"/>
            </w:pPr>
            <w:r w:rsidRPr="1E58A61C">
              <w:rPr>
                <w:rFonts w:ascii="Arial" w:eastAsia="Arial" w:hAnsi="Arial" w:cs="Arial"/>
                <w:szCs w:val="20"/>
              </w:rPr>
              <w:t xml:space="preserve">Preparation, creation and/or presentation of the published work by those from the original research group, specifically critical review, commentary or revision – including pre-or </w:t>
            </w:r>
            <w:proofErr w:type="spellStart"/>
            <w:r w:rsidRPr="1E58A61C">
              <w:rPr>
                <w:rFonts w:ascii="Arial" w:eastAsia="Arial" w:hAnsi="Arial" w:cs="Arial"/>
                <w:szCs w:val="20"/>
              </w:rPr>
              <w:t>post</w:t>
            </w:r>
            <w:r w:rsidR="00BC6D64">
              <w:rPr>
                <w:rFonts w:ascii="Arial" w:eastAsia="Arial" w:hAnsi="Arial" w:cs="Arial"/>
                <w:szCs w:val="20"/>
              </w:rPr>
              <w:t xml:space="preserve"> </w:t>
            </w:r>
            <w:r w:rsidRPr="1E58A61C">
              <w:rPr>
                <w:rFonts w:ascii="Arial" w:eastAsia="Arial" w:hAnsi="Arial" w:cs="Arial"/>
                <w:szCs w:val="20"/>
              </w:rPr>
              <w:t>publication</w:t>
            </w:r>
            <w:proofErr w:type="spellEnd"/>
            <w:r w:rsidRPr="1E58A61C">
              <w:rPr>
                <w:rFonts w:ascii="Arial" w:eastAsia="Arial" w:hAnsi="Arial" w:cs="Arial"/>
                <w:szCs w:val="20"/>
              </w:rPr>
              <w:t xml:space="preserve"> stages</w:t>
            </w:r>
          </w:p>
        </w:tc>
        <w:tc>
          <w:tcPr>
            <w:tcW w:w="1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1C8788F1" w14:textId="01579FA0" w:rsidR="1E58A61C" w:rsidRDefault="003D1F8D" w:rsidP="1E58A61C">
            <w:pPr>
              <w:spacing w:after="0" w:line="276" w:lineRule="auto"/>
            </w:pPr>
            <w:r>
              <w:rPr>
                <w:rFonts w:ascii="Arial" w:eastAsia="Arial" w:hAnsi="Arial" w:cs="Arial"/>
                <w:szCs w:val="20"/>
                <w:lang w:val="en"/>
              </w:rPr>
              <w:t xml:space="preserve">IM, </w:t>
            </w:r>
            <w:r w:rsidR="1E58A61C" w:rsidRPr="1E58A61C">
              <w:rPr>
                <w:rFonts w:ascii="Arial" w:eastAsia="Arial" w:hAnsi="Arial" w:cs="Arial"/>
                <w:szCs w:val="20"/>
                <w:lang w:val="en"/>
              </w:rPr>
              <w:t>NP</w:t>
            </w:r>
            <w:r w:rsidR="0068275E">
              <w:rPr>
                <w:rFonts w:ascii="Arial" w:eastAsia="Arial" w:hAnsi="Arial" w:cs="Arial"/>
                <w:szCs w:val="20"/>
                <w:lang w:val="en"/>
              </w:rPr>
              <w:t>, GS</w:t>
            </w:r>
            <w:r w:rsidR="00FB6248">
              <w:rPr>
                <w:rFonts w:ascii="Arial" w:eastAsia="Arial" w:hAnsi="Arial" w:cs="Arial"/>
                <w:szCs w:val="20"/>
                <w:lang w:val="en"/>
              </w:rPr>
              <w:t>, LS</w:t>
            </w:r>
            <w:r>
              <w:rPr>
                <w:rFonts w:ascii="Arial" w:eastAsia="Arial" w:hAnsi="Arial" w:cs="Arial"/>
                <w:szCs w:val="20"/>
                <w:lang w:val="en"/>
              </w:rPr>
              <w:t>, WPF</w:t>
            </w:r>
            <w:r w:rsidR="000F38C8">
              <w:rPr>
                <w:rFonts w:ascii="Arial" w:eastAsia="Arial" w:hAnsi="Arial" w:cs="Arial"/>
                <w:szCs w:val="20"/>
                <w:lang w:val="en"/>
              </w:rPr>
              <w:t>, MGS, ES, GM</w:t>
            </w:r>
            <w:r w:rsidR="00DE3CC2">
              <w:rPr>
                <w:rFonts w:ascii="Arial" w:eastAsia="Arial" w:hAnsi="Arial" w:cs="Arial"/>
                <w:szCs w:val="20"/>
                <w:lang w:val="en"/>
              </w:rPr>
              <w:t>, MC</w:t>
            </w:r>
          </w:p>
        </w:tc>
      </w:tr>
      <w:tr w:rsidR="1E58A61C" w14:paraId="09CCC9CC" w14:textId="77777777" w:rsidTr="1E58A61C">
        <w:trPr>
          <w:trHeight w:val="58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48DCEAFF" w14:textId="255CAF8F" w:rsidR="1E58A61C" w:rsidRDefault="1E58A61C" w:rsidP="1E58A61C">
            <w:pPr>
              <w:spacing w:after="0" w:line="276" w:lineRule="auto"/>
            </w:pPr>
            <w:r w:rsidRPr="1E58A61C">
              <w:rPr>
                <w:rFonts w:ascii="Arial" w:eastAsia="Arial" w:hAnsi="Arial" w:cs="Arial"/>
                <w:szCs w:val="20"/>
                <w:lang w:val="en"/>
              </w:rPr>
              <w:t>Visualization</w:t>
            </w:r>
          </w:p>
        </w:tc>
        <w:tc>
          <w:tcPr>
            <w:tcW w:w="52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09467036" w14:textId="0A1838E2" w:rsidR="1E58A61C" w:rsidRDefault="1E58A61C" w:rsidP="1E58A61C">
            <w:pPr>
              <w:spacing w:after="0" w:line="276" w:lineRule="auto"/>
            </w:pPr>
            <w:r w:rsidRPr="1E58A61C">
              <w:rPr>
                <w:rFonts w:ascii="Arial" w:eastAsia="Arial" w:hAnsi="Arial" w:cs="Arial"/>
                <w:szCs w:val="20"/>
              </w:rPr>
              <w:t>Preparation, creation and/or presentation of the published work, specifically visualization/ data presentation</w:t>
            </w:r>
          </w:p>
        </w:tc>
        <w:tc>
          <w:tcPr>
            <w:tcW w:w="1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627EA8B8" w14:textId="1A6B8704" w:rsidR="1E58A61C" w:rsidRDefault="003D1F8D" w:rsidP="1E58A61C">
            <w:pPr>
              <w:spacing w:after="0" w:line="276" w:lineRule="auto"/>
            </w:pPr>
            <w:r>
              <w:rPr>
                <w:rFonts w:ascii="Arial" w:eastAsia="Arial" w:hAnsi="Arial" w:cs="Arial"/>
                <w:szCs w:val="20"/>
                <w:lang w:val="en"/>
              </w:rPr>
              <w:t xml:space="preserve">IM, </w:t>
            </w:r>
            <w:r w:rsidR="1E58A61C" w:rsidRPr="1E58A61C">
              <w:rPr>
                <w:rFonts w:ascii="Arial" w:eastAsia="Arial" w:hAnsi="Arial" w:cs="Arial"/>
                <w:szCs w:val="20"/>
                <w:lang w:val="en"/>
              </w:rPr>
              <w:t>NP</w:t>
            </w:r>
            <w:r w:rsidR="0068275E">
              <w:rPr>
                <w:rFonts w:ascii="Arial" w:eastAsia="Arial" w:hAnsi="Arial" w:cs="Arial"/>
                <w:szCs w:val="20"/>
                <w:lang w:val="en"/>
              </w:rPr>
              <w:t>, GS</w:t>
            </w:r>
            <w:r w:rsidR="00FB6248">
              <w:rPr>
                <w:rFonts w:ascii="Arial" w:eastAsia="Arial" w:hAnsi="Arial" w:cs="Arial"/>
                <w:szCs w:val="20"/>
                <w:lang w:val="en"/>
              </w:rPr>
              <w:t>, LS</w:t>
            </w:r>
          </w:p>
        </w:tc>
      </w:tr>
      <w:tr w:rsidR="1E58A61C" w14:paraId="301E3578" w14:textId="77777777" w:rsidTr="1E58A61C">
        <w:trPr>
          <w:trHeight w:val="85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07FCD025" w14:textId="4CD182C8" w:rsidR="1E58A61C" w:rsidRDefault="1E58A61C" w:rsidP="1E58A61C">
            <w:pPr>
              <w:spacing w:after="0" w:line="276" w:lineRule="auto"/>
            </w:pPr>
            <w:r w:rsidRPr="1E58A61C">
              <w:rPr>
                <w:rFonts w:ascii="Arial" w:eastAsia="Arial" w:hAnsi="Arial" w:cs="Arial"/>
                <w:szCs w:val="20"/>
                <w:lang w:val="en"/>
              </w:rPr>
              <w:t>Supervision</w:t>
            </w:r>
          </w:p>
        </w:tc>
        <w:tc>
          <w:tcPr>
            <w:tcW w:w="52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60C6D445" w14:textId="037A1F74" w:rsidR="1E58A61C" w:rsidRDefault="1E58A61C" w:rsidP="1E58A61C">
            <w:pPr>
              <w:spacing w:after="0" w:line="276" w:lineRule="auto"/>
            </w:pPr>
            <w:r w:rsidRPr="1E58A61C">
              <w:rPr>
                <w:rFonts w:ascii="Arial" w:eastAsia="Arial" w:hAnsi="Arial" w:cs="Arial"/>
                <w:szCs w:val="20"/>
                <w:lang w:val="en"/>
              </w:rPr>
              <w:t xml:space="preserve">Oversight and leadership responsibility for </w:t>
            </w:r>
            <w:proofErr w:type="gramStart"/>
            <w:r w:rsidRPr="1E58A61C">
              <w:rPr>
                <w:rFonts w:ascii="Arial" w:eastAsia="Arial" w:hAnsi="Arial" w:cs="Arial"/>
                <w:szCs w:val="20"/>
                <w:lang w:val="en"/>
              </w:rPr>
              <w:t>the research</w:t>
            </w:r>
            <w:proofErr w:type="gramEnd"/>
            <w:r w:rsidRPr="1E58A61C">
              <w:rPr>
                <w:rFonts w:ascii="Arial" w:eastAsia="Arial" w:hAnsi="Arial" w:cs="Arial"/>
                <w:szCs w:val="20"/>
                <w:lang w:val="en"/>
              </w:rPr>
              <w:t xml:space="preserve"> activity planning and execution, including </w:t>
            </w:r>
            <w:proofErr w:type="gramStart"/>
            <w:r w:rsidRPr="1E58A61C">
              <w:rPr>
                <w:rFonts w:ascii="Arial" w:eastAsia="Arial" w:hAnsi="Arial" w:cs="Arial"/>
                <w:szCs w:val="20"/>
                <w:lang w:val="en"/>
              </w:rPr>
              <w:t>mentorship external</w:t>
            </w:r>
            <w:proofErr w:type="gramEnd"/>
            <w:r w:rsidRPr="1E58A61C">
              <w:rPr>
                <w:rFonts w:ascii="Arial" w:eastAsia="Arial" w:hAnsi="Arial" w:cs="Arial"/>
                <w:szCs w:val="20"/>
                <w:lang w:val="en"/>
              </w:rPr>
              <w:t xml:space="preserve"> to the core team</w:t>
            </w:r>
          </w:p>
        </w:tc>
        <w:tc>
          <w:tcPr>
            <w:tcW w:w="1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06D3657F" w14:textId="1827ABC6" w:rsidR="1E58A61C" w:rsidRDefault="1E58A61C" w:rsidP="1E58A61C">
            <w:pPr>
              <w:spacing w:after="0" w:line="276" w:lineRule="auto"/>
              <w:rPr>
                <w:rFonts w:ascii="Arial" w:eastAsia="Arial" w:hAnsi="Arial" w:cs="Arial"/>
                <w:szCs w:val="20"/>
                <w:lang w:val="en"/>
              </w:rPr>
            </w:pPr>
            <w:r w:rsidRPr="1E58A61C">
              <w:rPr>
                <w:rFonts w:ascii="Arial" w:eastAsia="Arial" w:hAnsi="Arial" w:cs="Arial"/>
                <w:szCs w:val="20"/>
                <w:lang w:val="en"/>
              </w:rPr>
              <w:t xml:space="preserve"> </w:t>
            </w:r>
            <w:r w:rsidR="03159018" w:rsidRPr="1E58A61C">
              <w:rPr>
                <w:rFonts w:ascii="Arial" w:eastAsia="Arial" w:hAnsi="Arial" w:cs="Arial"/>
                <w:szCs w:val="20"/>
                <w:lang w:val="en"/>
              </w:rPr>
              <w:t>NP</w:t>
            </w:r>
            <w:r w:rsidR="003D1F8D">
              <w:rPr>
                <w:rFonts w:ascii="Arial" w:eastAsia="Arial" w:hAnsi="Arial" w:cs="Arial"/>
                <w:szCs w:val="20"/>
                <w:lang w:val="en"/>
              </w:rPr>
              <w:t>, WPF</w:t>
            </w:r>
            <w:r w:rsidR="000F38C8">
              <w:rPr>
                <w:rFonts w:ascii="Arial" w:eastAsia="Arial" w:hAnsi="Arial" w:cs="Arial"/>
                <w:szCs w:val="20"/>
                <w:lang w:val="en"/>
              </w:rPr>
              <w:t>, MGS, GM</w:t>
            </w:r>
            <w:r w:rsidR="00DB7491">
              <w:rPr>
                <w:rFonts w:ascii="Arial" w:eastAsia="Arial" w:hAnsi="Arial" w:cs="Arial"/>
                <w:szCs w:val="20"/>
                <w:lang w:val="en"/>
              </w:rPr>
              <w:t>, MC</w:t>
            </w:r>
          </w:p>
        </w:tc>
      </w:tr>
      <w:tr w:rsidR="1E58A61C" w14:paraId="505D40D3" w14:textId="77777777" w:rsidTr="1E58A61C">
        <w:trPr>
          <w:trHeight w:val="58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2BA58A2F" w14:textId="2E6A905D" w:rsidR="1E58A61C" w:rsidRDefault="1E58A61C" w:rsidP="1E58A61C">
            <w:pPr>
              <w:spacing w:after="0" w:line="276" w:lineRule="auto"/>
            </w:pPr>
            <w:r w:rsidRPr="1E58A61C">
              <w:rPr>
                <w:rFonts w:ascii="Arial" w:eastAsia="Arial" w:hAnsi="Arial" w:cs="Arial"/>
                <w:szCs w:val="20"/>
                <w:lang w:val="en"/>
              </w:rPr>
              <w:t>Project administration</w:t>
            </w:r>
          </w:p>
        </w:tc>
        <w:tc>
          <w:tcPr>
            <w:tcW w:w="52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45284297" w14:textId="570A3438" w:rsidR="1E58A61C" w:rsidRDefault="1E58A61C" w:rsidP="1E58A61C">
            <w:pPr>
              <w:spacing w:after="0" w:line="276" w:lineRule="auto"/>
            </w:pPr>
            <w:r w:rsidRPr="1E58A61C">
              <w:rPr>
                <w:rFonts w:ascii="Arial" w:eastAsia="Arial" w:hAnsi="Arial" w:cs="Arial"/>
                <w:szCs w:val="20"/>
                <w:lang w:val="en"/>
              </w:rPr>
              <w:t xml:space="preserve">Management and coordination responsibility for </w:t>
            </w:r>
            <w:proofErr w:type="gramStart"/>
            <w:r w:rsidRPr="1E58A61C">
              <w:rPr>
                <w:rFonts w:ascii="Arial" w:eastAsia="Arial" w:hAnsi="Arial" w:cs="Arial"/>
                <w:szCs w:val="20"/>
                <w:lang w:val="en"/>
              </w:rPr>
              <w:t>the research</w:t>
            </w:r>
            <w:proofErr w:type="gramEnd"/>
            <w:r w:rsidRPr="1E58A61C">
              <w:rPr>
                <w:rFonts w:ascii="Arial" w:eastAsia="Arial" w:hAnsi="Arial" w:cs="Arial"/>
                <w:szCs w:val="20"/>
                <w:lang w:val="en"/>
              </w:rPr>
              <w:t xml:space="preserve"> activity planning and execution</w:t>
            </w:r>
          </w:p>
        </w:tc>
        <w:tc>
          <w:tcPr>
            <w:tcW w:w="1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1B7061B4" w14:textId="56334CDC" w:rsidR="1E58A61C" w:rsidRDefault="1E58A61C" w:rsidP="1E58A61C">
            <w:pPr>
              <w:spacing w:after="0" w:line="276" w:lineRule="auto"/>
              <w:rPr>
                <w:rFonts w:ascii="Arial" w:eastAsia="Arial" w:hAnsi="Arial" w:cs="Arial"/>
                <w:szCs w:val="20"/>
                <w:lang w:val="en"/>
              </w:rPr>
            </w:pPr>
            <w:r w:rsidRPr="1E58A61C">
              <w:rPr>
                <w:rFonts w:ascii="Arial" w:eastAsia="Arial" w:hAnsi="Arial" w:cs="Arial"/>
                <w:szCs w:val="20"/>
                <w:lang w:val="en"/>
              </w:rPr>
              <w:t xml:space="preserve"> </w:t>
            </w:r>
            <w:r w:rsidR="67C75E6D" w:rsidRPr="1E58A61C">
              <w:rPr>
                <w:rFonts w:ascii="Arial" w:eastAsia="Arial" w:hAnsi="Arial" w:cs="Arial"/>
                <w:szCs w:val="20"/>
                <w:lang w:val="en"/>
              </w:rPr>
              <w:t>NP</w:t>
            </w:r>
            <w:r w:rsidR="003D1F8D">
              <w:rPr>
                <w:rFonts w:ascii="Arial" w:eastAsia="Arial" w:hAnsi="Arial" w:cs="Arial"/>
                <w:szCs w:val="20"/>
                <w:lang w:val="en"/>
              </w:rPr>
              <w:t>, IM, WPF</w:t>
            </w:r>
            <w:r w:rsidR="000F38C8">
              <w:rPr>
                <w:rFonts w:ascii="Arial" w:eastAsia="Arial" w:hAnsi="Arial" w:cs="Arial"/>
                <w:szCs w:val="20"/>
                <w:lang w:val="en"/>
              </w:rPr>
              <w:t>, MGS</w:t>
            </w:r>
          </w:p>
        </w:tc>
      </w:tr>
      <w:tr w:rsidR="1E58A61C" w14:paraId="4BB50258" w14:textId="77777777" w:rsidTr="1E58A61C">
        <w:trPr>
          <w:trHeight w:val="58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094D1E31" w14:textId="4685B026" w:rsidR="1E58A61C" w:rsidRDefault="1E58A61C" w:rsidP="1E58A61C">
            <w:pPr>
              <w:spacing w:after="0" w:line="276" w:lineRule="auto"/>
            </w:pPr>
            <w:r w:rsidRPr="1E58A61C">
              <w:rPr>
                <w:rFonts w:ascii="Arial" w:eastAsia="Arial" w:hAnsi="Arial" w:cs="Arial"/>
                <w:szCs w:val="20"/>
                <w:lang w:val="en"/>
              </w:rPr>
              <w:t>Funding acquisition</w:t>
            </w:r>
          </w:p>
        </w:tc>
        <w:tc>
          <w:tcPr>
            <w:tcW w:w="52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531A8A27" w14:textId="2B7D6A78" w:rsidR="1E58A61C" w:rsidRDefault="1E58A61C" w:rsidP="1E58A61C">
            <w:pPr>
              <w:spacing w:after="0" w:line="276" w:lineRule="auto"/>
            </w:pPr>
            <w:r w:rsidRPr="1E58A61C">
              <w:rPr>
                <w:rFonts w:ascii="Arial" w:eastAsia="Arial" w:hAnsi="Arial" w:cs="Arial"/>
                <w:szCs w:val="20"/>
                <w:lang w:val="en"/>
              </w:rPr>
              <w:t xml:space="preserve">Acquisition of </w:t>
            </w:r>
            <w:proofErr w:type="gramStart"/>
            <w:r w:rsidRPr="1E58A61C">
              <w:rPr>
                <w:rFonts w:ascii="Arial" w:eastAsia="Arial" w:hAnsi="Arial" w:cs="Arial"/>
                <w:szCs w:val="20"/>
                <w:lang w:val="en"/>
              </w:rPr>
              <w:t>the financial</w:t>
            </w:r>
            <w:proofErr w:type="gramEnd"/>
            <w:r w:rsidRPr="1E58A61C">
              <w:rPr>
                <w:rFonts w:ascii="Arial" w:eastAsia="Arial" w:hAnsi="Arial" w:cs="Arial"/>
                <w:szCs w:val="20"/>
                <w:lang w:val="en"/>
              </w:rPr>
              <w:t xml:space="preserve"> support for the project leading to this publication</w:t>
            </w:r>
          </w:p>
        </w:tc>
        <w:tc>
          <w:tcPr>
            <w:tcW w:w="1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20" w:type="dxa"/>
              <w:right w:w="20" w:type="dxa"/>
            </w:tcMar>
          </w:tcPr>
          <w:p w14:paraId="58747713" w14:textId="6DB93085" w:rsidR="2B200517" w:rsidRDefault="2B200517" w:rsidP="1E58A61C">
            <w:pPr>
              <w:spacing w:after="0" w:line="276" w:lineRule="auto"/>
              <w:rPr>
                <w:rFonts w:ascii="Arial" w:eastAsia="Arial" w:hAnsi="Arial" w:cs="Arial"/>
                <w:szCs w:val="20"/>
                <w:lang w:val="en"/>
              </w:rPr>
            </w:pPr>
            <w:r w:rsidRPr="1E58A61C">
              <w:rPr>
                <w:rFonts w:ascii="Arial" w:eastAsia="Arial" w:hAnsi="Arial" w:cs="Arial"/>
                <w:szCs w:val="20"/>
                <w:lang w:val="en"/>
              </w:rPr>
              <w:t>NP</w:t>
            </w:r>
            <w:r w:rsidR="003D1F8D">
              <w:rPr>
                <w:rFonts w:ascii="Arial" w:eastAsia="Arial" w:hAnsi="Arial" w:cs="Arial"/>
                <w:szCs w:val="20"/>
                <w:lang w:val="en"/>
              </w:rPr>
              <w:t>, WPF</w:t>
            </w:r>
            <w:r w:rsidR="000F38C8">
              <w:rPr>
                <w:rFonts w:ascii="Arial" w:eastAsia="Arial" w:hAnsi="Arial" w:cs="Arial"/>
                <w:szCs w:val="20"/>
                <w:lang w:val="en"/>
              </w:rPr>
              <w:t>, MGS</w:t>
            </w:r>
          </w:p>
        </w:tc>
      </w:tr>
    </w:tbl>
    <w:p w14:paraId="6163587A" w14:textId="21BFF546" w:rsidR="0034471D" w:rsidRDefault="0034471D">
      <w:pPr>
        <w:spacing w:after="209" w:line="400" w:lineRule="auto"/>
        <w:ind w:left="284" w:right="4895" w:hanging="299"/>
        <w:jc w:val="left"/>
      </w:pPr>
    </w:p>
    <w:p w14:paraId="0F011F0E" w14:textId="249788D9" w:rsidR="0034471D" w:rsidRPr="005C1705" w:rsidRDefault="005C1705">
      <w:pPr>
        <w:spacing w:after="209" w:line="400" w:lineRule="auto"/>
        <w:ind w:left="284" w:right="4895" w:hanging="299"/>
        <w:jc w:val="left"/>
        <w:rPr>
          <w:b/>
          <w:bCs/>
          <w:sz w:val="24"/>
        </w:rPr>
      </w:pPr>
      <w:r w:rsidRPr="005C1705">
        <w:rPr>
          <w:b/>
          <w:bCs/>
          <w:sz w:val="24"/>
        </w:rPr>
        <w:t>Funding</w:t>
      </w:r>
    </w:p>
    <w:p w14:paraId="45C41844" w14:textId="77777777" w:rsidR="00774D7C" w:rsidRDefault="00774D7C" w:rsidP="00632417">
      <w:pPr>
        <w:spacing w:after="120" w:line="360" w:lineRule="auto"/>
        <w:ind w:left="284" w:right="4895" w:hanging="301"/>
        <w:jc w:val="left"/>
        <w:rPr>
          <w:rFonts w:ascii="Arial" w:eastAsia="Arial" w:hAnsi="Arial" w:cs="Arial"/>
          <w:sz w:val="22"/>
          <w:szCs w:val="22"/>
        </w:rPr>
      </w:pPr>
      <w:r w:rsidRPr="00606A0E">
        <w:rPr>
          <w:rFonts w:ascii="Arial" w:eastAsia="Arial" w:hAnsi="Arial" w:cs="Arial"/>
          <w:sz w:val="22"/>
          <w:szCs w:val="22"/>
        </w:rPr>
        <w:t>This work was supported by:</w:t>
      </w:r>
    </w:p>
    <w:p w14:paraId="20F05C27" w14:textId="61594929" w:rsidR="005C1705" w:rsidRDefault="00774D7C" w:rsidP="00632417">
      <w:pPr>
        <w:spacing w:after="320" w:line="240" w:lineRule="exact"/>
        <w:ind w:left="284" w:right="-23" w:hanging="301"/>
        <w:jc w:val="left"/>
        <w:rPr>
          <w:rFonts w:ascii="Arial" w:eastAsia="Arial" w:hAnsi="Arial" w:cs="Arial"/>
          <w:sz w:val="22"/>
          <w:szCs w:val="22"/>
        </w:rPr>
      </w:pPr>
      <w:r w:rsidRPr="00606A0E">
        <w:rPr>
          <w:rFonts w:ascii="Arial" w:eastAsia="Arial" w:hAnsi="Arial" w:cs="Arial"/>
          <w:sz w:val="22"/>
          <w:szCs w:val="22"/>
        </w:rPr>
        <w:t>MUSA – Multilayered Urban Sustainability Action –project, funded by the European Union – NextGenerationEU, under</w:t>
      </w:r>
      <w:r w:rsidR="00393BAD" w:rsidRPr="00606A0E">
        <w:rPr>
          <w:rFonts w:ascii="Arial" w:eastAsia="Arial" w:hAnsi="Arial" w:cs="Arial"/>
          <w:sz w:val="22"/>
          <w:szCs w:val="22"/>
        </w:rPr>
        <w:t xml:space="preserve"> </w:t>
      </w:r>
      <w:r w:rsidRPr="00606A0E">
        <w:rPr>
          <w:rFonts w:ascii="Arial" w:eastAsia="Arial" w:hAnsi="Arial" w:cs="Arial"/>
          <w:sz w:val="22"/>
          <w:szCs w:val="22"/>
        </w:rPr>
        <w:t>the National Recovery and Resilience Plan (NRRP) Mission 4 Component 2 Investment Line 1.5: Strenghtening of</w:t>
      </w:r>
      <w:r w:rsidR="00393BAD" w:rsidRPr="00606A0E">
        <w:rPr>
          <w:rFonts w:ascii="Arial" w:eastAsia="Arial" w:hAnsi="Arial" w:cs="Arial"/>
          <w:sz w:val="22"/>
          <w:szCs w:val="22"/>
        </w:rPr>
        <w:t xml:space="preserve"> </w:t>
      </w:r>
      <w:r w:rsidRPr="00606A0E">
        <w:rPr>
          <w:rFonts w:ascii="Arial" w:eastAsia="Arial" w:hAnsi="Arial" w:cs="Arial"/>
          <w:sz w:val="22"/>
          <w:szCs w:val="22"/>
        </w:rPr>
        <w:t>research structures and creation of R&amp;D “innovation ecosystems”, set up of “territorial leaders in R&amp;D</w:t>
      </w:r>
      <w:proofErr w:type="gramStart"/>
      <w:r w:rsidRPr="00606A0E">
        <w:rPr>
          <w:rFonts w:ascii="Arial" w:eastAsia="Arial" w:hAnsi="Arial" w:cs="Arial"/>
          <w:sz w:val="22"/>
          <w:szCs w:val="22"/>
        </w:rPr>
        <w:t>”;</w:t>
      </w:r>
      <w:proofErr w:type="gramEnd"/>
    </w:p>
    <w:p w14:paraId="7EA4DBFB" w14:textId="4CD0577B" w:rsidR="00987E1E" w:rsidRPr="00606A0E" w:rsidRDefault="00987E1E" w:rsidP="00987E1E">
      <w:pPr>
        <w:spacing w:after="209" w:line="400" w:lineRule="auto"/>
        <w:ind w:left="0" w:right="-25" w:firstLine="0"/>
        <w:jc w:val="left"/>
        <w:rPr>
          <w:rFonts w:ascii="Arial" w:eastAsia="Arial" w:hAnsi="Arial" w:cs="Arial"/>
          <w:sz w:val="22"/>
          <w:szCs w:val="22"/>
        </w:rPr>
      </w:pPr>
      <w:r w:rsidRPr="006661A2">
        <w:rPr>
          <w:rFonts w:ascii="Arial" w:eastAsia="Arial" w:hAnsi="Arial" w:cs="Arial"/>
          <w:sz w:val="22"/>
          <w:szCs w:val="22"/>
        </w:rPr>
        <w:t xml:space="preserve">MIUR PRIN Project Call 2017 “ICT4MOMs” </w:t>
      </w:r>
      <w:r>
        <w:rPr>
          <w:rFonts w:ascii="Arial" w:eastAsia="Arial" w:hAnsi="Arial" w:cs="Arial"/>
          <w:sz w:val="22"/>
          <w:szCs w:val="22"/>
        </w:rPr>
        <w:t xml:space="preserve">Grant </w:t>
      </w:r>
      <w:proofErr w:type="gramStart"/>
      <w:r w:rsidRPr="006661A2">
        <w:rPr>
          <w:rFonts w:ascii="Arial" w:eastAsia="Arial" w:hAnsi="Arial" w:cs="Arial"/>
          <w:sz w:val="22"/>
          <w:szCs w:val="22"/>
        </w:rPr>
        <w:t>2017RR5EW3</w:t>
      </w:r>
      <w:r>
        <w:rPr>
          <w:rFonts w:ascii="Arial" w:eastAsia="Arial" w:hAnsi="Arial" w:cs="Arial"/>
          <w:sz w:val="22"/>
          <w:szCs w:val="22"/>
        </w:rPr>
        <w:t>;</w:t>
      </w:r>
      <w:proofErr w:type="gramEnd"/>
    </w:p>
    <w:p w14:paraId="3654A014" w14:textId="730DF687" w:rsidR="00ED78CB" w:rsidRPr="00606A0E" w:rsidRDefault="00ED78CB" w:rsidP="00632417">
      <w:pPr>
        <w:spacing w:after="320" w:line="240" w:lineRule="exact"/>
        <w:ind w:left="284" w:right="-23" w:hanging="301"/>
        <w:jc w:val="left"/>
        <w:rPr>
          <w:rFonts w:ascii="Arial" w:eastAsia="Arial" w:hAnsi="Arial" w:cs="Arial"/>
          <w:sz w:val="22"/>
          <w:szCs w:val="22"/>
        </w:rPr>
      </w:pPr>
      <w:r w:rsidRPr="00606A0E">
        <w:rPr>
          <w:rFonts w:ascii="Arial" w:eastAsia="Arial" w:hAnsi="Arial" w:cs="Arial"/>
          <w:sz w:val="22"/>
          <w:szCs w:val="22"/>
        </w:rPr>
        <w:t>National Institute of Child Health and Human Development (NICHD) Grant U01HD055155 “Prenatal Alcohol in Sudden Infant Death Syndrome and Stillbirth (PASS) Network”</w:t>
      </w:r>
    </w:p>
    <w:p w14:paraId="581BEE5A" w14:textId="64AABD92" w:rsidR="00ED78CB" w:rsidRPr="00606A0E" w:rsidRDefault="00ED78CB" w:rsidP="00632417">
      <w:pPr>
        <w:spacing w:after="320" w:line="240" w:lineRule="exact"/>
        <w:ind w:left="284" w:right="-23" w:hanging="301"/>
        <w:jc w:val="left"/>
        <w:rPr>
          <w:rFonts w:ascii="Arial" w:eastAsia="Arial" w:hAnsi="Arial" w:cs="Arial"/>
          <w:sz w:val="22"/>
          <w:szCs w:val="22"/>
        </w:rPr>
      </w:pPr>
      <w:r w:rsidRPr="00606A0E">
        <w:rPr>
          <w:rFonts w:ascii="Arial" w:eastAsia="Arial" w:hAnsi="Arial" w:cs="Arial"/>
          <w:sz w:val="22"/>
          <w:szCs w:val="22"/>
        </w:rPr>
        <w:t>National Institute of Alcohol Abuse and Alcoholism (NIAAA) Grant R01AA029159 “Neurodevelopmental Effects of Prenatal Exposure to Maternal Drinking, Smoking and Adverse Psychological Factors: Deep Phenotyping of Infant CNS and ANS Function”</w:t>
      </w:r>
      <w:r w:rsidR="008E1AE4">
        <w:rPr>
          <w:rFonts w:ascii="Arial" w:eastAsia="Arial" w:hAnsi="Arial" w:cs="Arial"/>
          <w:sz w:val="22"/>
          <w:szCs w:val="22"/>
        </w:rPr>
        <w:t>.</w:t>
      </w:r>
    </w:p>
    <w:p w14:paraId="2A80B491" w14:textId="77777777" w:rsidR="005C1705" w:rsidRDefault="005C1705">
      <w:pPr>
        <w:spacing w:after="209" w:line="400" w:lineRule="auto"/>
        <w:ind w:left="284" w:right="4895" w:hanging="299"/>
        <w:jc w:val="left"/>
      </w:pPr>
    </w:p>
    <w:p w14:paraId="4C09B74A" w14:textId="77777777" w:rsidR="00632417" w:rsidRDefault="00632417">
      <w:pPr>
        <w:spacing w:after="209" w:line="400" w:lineRule="auto"/>
        <w:ind w:left="284" w:right="4895" w:hanging="299"/>
        <w:jc w:val="left"/>
      </w:pPr>
    </w:p>
    <w:p w14:paraId="6177577D" w14:textId="17DAF423" w:rsidR="0034471D" w:rsidRPr="00632417" w:rsidRDefault="00C012FE" w:rsidP="00C012FE">
      <w:pPr>
        <w:pStyle w:val="Heading1"/>
        <w:rPr>
          <w:sz w:val="28"/>
          <w:szCs w:val="32"/>
        </w:rPr>
      </w:pPr>
      <w:r w:rsidRPr="00632417">
        <w:rPr>
          <w:sz w:val="28"/>
          <w:szCs w:val="32"/>
        </w:rPr>
        <w:t>References</w:t>
      </w:r>
    </w:p>
    <w:p w14:paraId="71E9E9A6" w14:textId="7A5868F0" w:rsidR="00C012FE" w:rsidRPr="00C012FE" w:rsidRDefault="00C012FE" w:rsidP="00C012FE"/>
    <w:sdt>
      <w:sdtPr>
        <w:tag w:val="MENDELEY_BIBLIOGRAPHY"/>
        <w:id w:val="-1167015108"/>
        <w:placeholder>
          <w:docPart w:val="4A0732A530E4487CB0FDECA2CB2ACED6"/>
        </w:placeholder>
      </w:sdtPr>
      <w:sdtEndPr/>
      <w:sdtContent>
        <w:p w14:paraId="5190AE9C" w14:textId="77777777" w:rsidR="00501242" w:rsidRDefault="00501242">
          <w:pPr>
            <w:autoSpaceDE w:val="0"/>
            <w:autoSpaceDN w:val="0"/>
            <w:ind w:hanging="640"/>
            <w:divId w:val="187259715"/>
            <w:rPr>
              <w:rFonts w:eastAsia="Times New Roman"/>
              <w:kern w:val="0"/>
              <w:sz w:val="24"/>
              <w14:ligatures w14:val="none"/>
            </w:rPr>
          </w:pPr>
          <w:r>
            <w:rPr>
              <w:rFonts w:eastAsia="Times New Roman"/>
            </w:rPr>
            <w:t>[1]</w:t>
          </w:r>
          <w:r>
            <w:rPr>
              <w:rFonts w:eastAsia="Times New Roman"/>
            </w:rPr>
            <w:tab/>
            <w:t xml:space="preserve">C. Einspieler, D. Prayer, and P. B. Marschik, “Fetal movements: the origin of human behaviour,” </w:t>
          </w:r>
          <w:r>
            <w:rPr>
              <w:rFonts w:eastAsia="Times New Roman"/>
              <w:i/>
              <w:iCs/>
            </w:rPr>
            <w:t>Dev Med Child Neurol</w:t>
          </w:r>
          <w:r>
            <w:rPr>
              <w:rFonts w:eastAsia="Times New Roman"/>
            </w:rPr>
            <w:t>, vol. 63, no. 10, pp. 1142–1148, Oct. 2021, doi: 10.1111/dmcn.14918.</w:t>
          </w:r>
        </w:p>
        <w:p w14:paraId="36877336" w14:textId="77777777" w:rsidR="00501242" w:rsidRDefault="00501242">
          <w:pPr>
            <w:autoSpaceDE w:val="0"/>
            <w:autoSpaceDN w:val="0"/>
            <w:ind w:hanging="640"/>
            <w:divId w:val="469173076"/>
            <w:rPr>
              <w:rFonts w:eastAsia="Times New Roman"/>
            </w:rPr>
          </w:pPr>
          <w:r>
            <w:rPr>
              <w:rFonts w:eastAsia="Times New Roman"/>
            </w:rPr>
            <w:t>[2]</w:t>
          </w:r>
          <w:r>
            <w:rPr>
              <w:rFonts w:eastAsia="Times New Roman"/>
            </w:rPr>
            <w:tab/>
            <w:t xml:space="preserve">L. J. Groome, M. J. Swiber, S. B. Holland, L. S. Bentz, J. L. Atterbury, and R. F. Trimm, “Spontaneous motor activity in the perinatal infant before and after birth: Stability in individual differences,” </w:t>
          </w:r>
          <w:r>
            <w:rPr>
              <w:rFonts w:eastAsia="Times New Roman"/>
              <w:i/>
              <w:iCs/>
            </w:rPr>
            <w:t xml:space="preserve">Dev </w:t>
          </w:r>
          <w:proofErr w:type="spellStart"/>
          <w:r>
            <w:rPr>
              <w:rFonts w:eastAsia="Times New Roman"/>
              <w:i/>
              <w:iCs/>
            </w:rPr>
            <w:t>Psychobiol</w:t>
          </w:r>
          <w:proofErr w:type="spellEnd"/>
          <w:r>
            <w:rPr>
              <w:rFonts w:eastAsia="Times New Roman"/>
            </w:rPr>
            <w:t>, vol. 35, no. 1, pp. 15–24, Jul. 1999, doi: 10.1002/(SICI)1098-2302(199907)35:1&lt;15::AID-DEV3&gt;3.0.CO;2-U.</w:t>
          </w:r>
        </w:p>
        <w:p w14:paraId="055B9E9C" w14:textId="77777777" w:rsidR="00501242" w:rsidRDefault="00501242">
          <w:pPr>
            <w:autoSpaceDE w:val="0"/>
            <w:autoSpaceDN w:val="0"/>
            <w:ind w:hanging="640"/>
            <w:divId w:val="1969706159"/>
            <w:rPr>
              <w:rFonts w:eastAsia="Times New Roman"/>
            </w:rPr>
          </w:pPr>
          <w:r>
            <w:rPr>
              <w:rFonts w:eastAsia="Times New Roman"/>
            </w:rPr>
            <w:t>[3]</w:t>
          </w:r>
          <w:r>
            <w:rPr>
              <w:rFonts w:eastAsia="Times New Roman"/>
            </w:rPr>
            <w:tab/>
            <w:t xml:space="preserve">R. F. Hume, K. J. O’Donnell, C. L. Stanger, A. P. Killam, and J. L. Gingras, “In utero cocaine exposure: Observations of fetal behavioral state may predict neonatal outcome,” </w:t>
          </w:r>
          <w:r>
            <w:rPr>
              <w:rFonts w:eastAsia="Times New Roman"/>
              <w:i/>
              <w:iCs/>
            </w:rPr>
            <w:t>Am J Obstet Gynecol</w:t>
          </w:r>
          <w:r>
            <w:rPr>
              <w:rFonts w:eastAsia="Times New Roman"/>
            </w:rPr>
            <w:t>, vol. 161, no. 3, pp. 685–690, Sep. 1989, doi: 10.1016/0002-9378(89)90380-3.</w:t>
          </w:r>
        </w:p>
        <w:p w14:paraId="26E07ECC" w14:textId="77777777" w:rsidR="00501242" w:rsidRDefault="00501242">
          <w:pPr>
            <w:autoSpaceDE w:val="0"/>
            <w:autoSpaceDN w:val="0"/>
            <w:ind w:hanging="640"/>
            <w:divId w:val="125702100"/>
            <w:rPr>
              <w:rFonts w:eastAsia="Times New Roman"/>
            </w:rPr>
          </w:pPr>
          <w:r>
            <w:rPr>
              <w:rFonts w:eastAsia="Times New Roman"/>
            </w:rPr>
            <w:t>[4]</w:t>
          </w:r>
          <w:r>
            <w:rPr>
              <w:rFonts w:eastAsia="Times New Roman"/>
            </w:rPr>
            <w:tab/>
            <w:t xml:space="preserve">M. Mirmiran, Y. G. H. Maas, and R. L. Ariagno, “Development of fetal and neonatal sleep and circadian rhythms,” </w:t>
          </w:r>
          <w:r>
            <w:rPr>
              <w:rFonts w:eastAsia="Times New Roman"/>
              <w:i/>
              <w:iCs/>
            </w:rPr>
            <w:t>Sleep Med Rev</w:t>
          </w:r>
          <w:r>
            <w:rPr>
              <w:rFonts w:eastAsia="Times New Roman"/>
            </w:rPr>
            <w:t>, vol. 7, no. 4, pp. 321–334, 2003, doi: 10.1053/smrv.2002.0243.</w:t>
          </w:r>
        </w:p>
        <w:p w14:paraId="0D6D0D76" w14:textId="77777777" w:rsidR="00501242" w:rsidRDefault="00501242">
          <w:pPr>
            <w:autoSpaceDE w:val="0"/>
            <w:autoSpaceDN w:val="0"/>
            <w:ind w:hanging="640"/>
            <w:divId w:val="357197141"/>
            <w:rPr>
              <w:rFonts w:eastAsia="Times New Roman"/>
            </w:rPr>
          </w:pPr>
          <w:r>
            <w:rPr>
              <w:rFonts w:eastAsia="Times New Roman"/>
            </w:rPr>
            <w:t>[5]</w:t>
          </w:r>
          <w:r>
            <w:rPr>
              <w:rFonts w:eastAsia="Times New Roman"/>
            </w:rPr>
            <w:tab/>
            <w:t>A. Poblano, R. Haro, and C. Arteaga, “Neurophysiologic Measurement of Continuity in the Sleep of Fetuses during the Last Week of Pregnancy and in Newborns,” 2008. [Online]. Available: www.biolsci.org</w:t>
          </w:r>
        </w:p>
        <w:p w14:paraId="2BAA27EF" w14:textId="62B38579" w:rsidR="00501242" w:rsidRDefault="00501242">
          <w:pPr>
            <w:autoSpaceDE w:val="0"/>
            <w:autoSpaceDN w:val="0"/>
            <w:ind w:hanging="640"/>
            <w:divId w:val="996149573"/>
            <w:rPr>
              <w:rFonts w:eastAsia="Times New Roman"/>
            </w:rPr>
          </w:pPr>
          <w:r>
            <w:rPr>
              <w:rFonts w:eastAsia="Times New Roman"/>
            </w:rPr>
            <w:t>[6]</w:t>
          </w:r>
          <w:r>
            <w:rPr>
              <w:rFonts w:eastAsia="Times New Roman"/>
            </w:rPr>
            <w:tab/>
          </w:r>
          <w:r w:rsidR="00590A18" w:rsidRPr="00590A18">
            <w:rPr>
              <w:rFonts w:eastAsia="Times New Roman"/>
            </w:rPr>
            <w:t xml:space="preserve">J. G. Nijhuis, H. F. R. Prechtl, C. B. Martin, and R. S. G. M. Bots, “Are there behavioural states in the human </w:t>
          </w:r>
          <w:proofErr w:type="gramStart"/>
          <w:r w:rsidR="00590A18" w:rsidRPr="00590A18">
            <w:rPr>
              <w:rFonts w:eastAsia="Times New Roman"/>
            </w:rPr>
            <w:t>fetus?,</w:t>
          </w:r>
          <w:proofErr w:type="gramEnd"/>
          <w:r w:rsidR="00590A18" w:rsidRPr="00590A18">
            <w:rPr>
              <w:rFonts w:eastAsia="Times New Roman"/>
            </w:rPr>
            <w:t>” Early Human Development, vol. 6, no. 2, pp. 177–195, Apr. 1982, doi: https://doi.org/10.1016/0378-3782(82)90106-2</w:t>
          </w:r>
        </w:p>
        <w:p w14:paraId="39CABAEA" w14:textId="77777777" w:rsidR="00501242" w:rsidRDefault="00501242">
          <w:pPr>
            <w:autoSpaceDE w:val="0"/>
            <w:autoSpaceDN w:val="0"/>
            <w:ind w:hanging="640"/>
            <w:divId w:val="758403087"/>
            <w:rPr>
              <w:rFonts w:eastAsia="Times New Roman"/>
            </w:rPr>
          </w:pPr>
          <w:r>
            <w:rPr>
              <w:rFonts w:eastAsia="Times New Roman"/>
            </w:rPr>
            <w:t>[7]</w:t>
          </w:r>
          <w:r>
            <w:rPr>
              <w:rFonts w:eastAsia="Times New Roman"/>
            </w:rPr>
            <w:tab/>
            <w:t xml:space="preserve">B. Arabin and S. Riedewald, “An Attempt to Quantify Characteristics of Behavioral States,” </w:t>
          </w:r>
          <w:r>
            <w:rPr>
              <w:rFonts w:eastAsia="Times New Roman"/>
              <w:i/>
              <w:iCs/>
            </w:rPr>
            <w:t xml:space="preserve">Am J </w:t>
          </w:r>
          <w:proofErr w:type="spellStart"/>
          <w:r>
            <w:rPr>
              <w:rFonts w:eastAsia="Times New Roman"/>
              <w:i/>
              <w:iCs/>
            </w:rPr>
            <w:t>Perinatol</w:t>
          </w:r>
          <w:proofErr w:type="spellEnd"/>
          <w:r>
            <w:rPr>
              <w:rFonts w:eastAsia="Times New Roman"/>
            </w:rPr>
            <w:t>, vol. 9, no. 02, pp. 115–119, Mar. 1992, doi: 10.1055/s-2007-994682.</w:t>
          </w:r>
        </w:p>
        <w:p w14:paraId="31717A9A" w14:textId="77777777" w:rsidR="00501242" w:rsidRDefault="00501242">
          <w:pPr>
            <w:autoSpaceDE w:val="0"/>
            <w:autoSpaceDN w:val="0"/>
            <w:ind w:hanging="640"/>
            <w:divId w:val="1939022402"/>
            <w:rPr>
              <w:rFonts w:eastAsia="Times New Roman"/>
            </w:rPr>
          </w:pPr>
          <w:r>
            <w:rPr>
              <w:rFonts w:eastAsia="Times New Roman"/>
            </w:rPr>
            <w:t>[8]</w:t>
          </w:r>
          <w:r>
            <w:rPr>
              <w:rFonts w:eastAsia="Times New Roman"/>
            </w:rPr>
            <w:tab/>
            <w:t xml:space="preserve">L. Semeia, K. Sippel, J. Moser, and H. Preissl, “Evaluation of parameters for fetal behavioural state classification,” </w:t>
          </w:r>
          <w:r>
            <w:rPr>
              <w:rFonts w:eastAsia="Times New Roman"/>
              <w:i/>
              <w:iCs/>
            </w:rPr>
            <w:t>Sci Rep</w:t>
          </w:r>
          <w:r>
            <w:rPr>
              <w:rFonts w:eastAsia="Times New Roman"/>
            </w:rPr>
            <w:t>, vol. 12, no. 1, Dec. 2022, doi: 10.1038/s41598-022-07476-x.</w:t>
          </w:r>
        </w:p>
        <w:p w14:paraId="69792662" w14:textId="77777777" w:rsidR="00501242" w:rsidRDefault="00501242">
          <w:pPr>
            <w:autoSpaceDE w:val="0"/>
            <w:autoSpaceDN w:val="0"/>
            <w:ind w:hanging="640"/>
            <w:divId w:val="1105805662"/>
            <w:rPr>
              <w:rFonts w:eastAsia="Times New Roman"/>
            </w:rPr>
          </w:pPr>
          <w:r>
            <w:rPr>
              <w:rFonts w:eastAsia="Times New Roman"/>
            </w:rPr>
            <w:t>[9]</w:t>
          </w:r>
          <w:r>
            <w:rPr>
              <w:rFonts w:eastAsia="Times New Roman"/>
            </w:rPr>
            <w:tab/>
            <w:t xml:space="preserve">FIGO Intrapartum Fetal Monitoring Expert Consensus Panel, “FIGO consensus guidelines on intrapartum fetal monitoring,” </w:t>
          </w:r>
          <w:r>
            <w:rPr>
              <w:rFonts w:eastAsia="Times New Roman"/>
              <w:i/>
              <w:iCs/>
            </w:rPr>
            <w:t>International Journal of Gynecology &amp; Obstetrics</w:t>
          </w:r>
          <w:r>
            <w:rPr>
              <w:rFonts w:eastAsia="Times New Roman"/>
            </w:rPr>
            <w:t>, vol. 131, no. 1, 2015, doi: https://doi.org/10.1016/j.ijgo.2015.06.020.</w:t>
          </w:r>
        </w:p>
        <w:p w14:paraId="67C25F88" w14:textId="77777777" w:rsidR="00501242" w:rsidRDefault="00501242">
          <w:pPr>
            <w:autoSpaceDE w:val="0"/>
            <w:autoSpaceDN w:val="0"/>
            <w:ind w:hanging="640"/>
            <w:divId w:val="549927268"/>
            <w:rPr>
              <w:rFonts w:eastAsia="Times New Roman"/>
            </w:rPr>
          </w:pPr>
          <w:r>
            <w:rPr>
              <w:rFonts w:eastAsia="Times New Roman"/>
            </w:rPr>
            <w:t>[10]</w:t>
          </w:r>
          <w:r>
            <w:rPr>
              <w:rFonts w:eastAsia="Times New Roman"/>
            </w:rPr>
            <w:tab/>
            <w:t xml:space="preserve">E. R. de Groot, J. </w:t>
          </w:r>
          <w:proofErr w:type="spellStart"/>
          <w:r>
            <w:rPr>
              <w:rFonts w:eastAsia="Times New Roman"/>
            </w:rPr>
            <w:t>Dudink</w:t>
          </w:r>
          <w:proofErr w:type="spellEnd"/>
          <w:r>
            <w:rPr>
              <w:rFonts w:eastAsia="Times New Roman"/>
            </w:rPr>
            <w:t xml:space="preserve">, and T. Austin, “Sleep as a driver of pre- and postnatal brain development,” </w:t>
          </w:r>
          <w:proofErr w:type="spellStart"/>
          <w:r>
            <w:rPr>
              <w:rFonts w:eastAsia="Times New Roman"/>
              <w:i/>
              <w:iCs/>
            </w:rPr>
            <w:t>Pediatr</w:t>
          </w:r>
          <w:proofErr w:type="spellEnd"/>
          <w:r>
            <w:rPr>
              <w:rFonts w:eastAsia="Times New Roman"/>
              <w:i/>
              <w:iCs/>
            </w:rPr>
            <w:t xml:space="preserve"> Res</w:t>
          </w:r>
          <w:r>
            <w:rPr>
              <w:rFonts w:eastAsia="Times New Roman"/>
            </w:rPr>
            <w:t>, vol. 96, no. 6, pp. 1503–1509, Nov. 2024, doi: 10.1038/s41390-024-03371-5.</w:t>
          </w:r>
        </w:p>
        <w:p w14:paraId="26D7CDC2" w14:textId="77777777" w:rsidR="00501242" w:rsidRDefault="00501242">
          <w:pPr>
            <w:autoSpaceDE w:val="0"/>
            <w:autoSpaceDN w:val="0"/>
            <w:ind w:hanging="640"/>
            <w:divId w:val="498161133"/>
            <w:rPr>
              <w:rFonts w:eastAsia="Times New Roman"/>
            </w:rPr>
          </w:pPr>
          <w:r>
            <w:rPr>
              <w:rFonts w:eastAsia="Times New Roman"/>
            </w:rPr>
            <w:t>[11]</w:t>
          </w:r>
          <w:r>
            <w:rPr>
              <w:rFonts w:eastAsia="Times New Roman"/>
            </w:rPr>
            <w:tab/>
            <w:t xml:space="preserve">A. Dereymaeker </w:t>
          </w:r>
          <w:r>
            <w:rPr>
              <w:rFonts w:eastAsia="Times New Roman"/>
              <w:i/>
              <w:iCs/>
            </w:rPr>
            <w:t>et al.</w:t>
          </w:r>
          <w:r>
            <w:rPr>
              <w:rFonts w:eastAsia="Times New Roman"/>
            </w:rPr>
            <w:t xml:space="preserve">, “An Automated Quiet Sleep Detection Approach in Preterm Infants as a Gateway to Assess Brain Maturation,” </w:t>
          </w:r>
          <w:r>
            <w:rPr>
              <w:rFonts w:eastAsia="Times New Roman"/>
              <w:i/>
              <w:iCs/>
            </w:rPr>
            <w:t>Int J Neural Syst</w:t>
          </w:r>
          <w:r>
            <w:rPr>
              <w:rFonts w:eastAsia="Times New Roman"/>
            </w:rPr>
            <w:t>, vol. 27, no. 06, p. 1750023, Sep. 2017, doi: 10.1142/S012906571750023X.</w:t>
          </w:r>
        </w:p>
        <w:p w14:paraId="3FFD4DCA" w14:textId="77777777" w:rsidR="00501242" w:rsidRDefault="00501242">
          <w:pPr>
            <w:autoSpaceDE w:val="0"/>
            <w:autoSpaceDN w:val="0"/>
            <w:ind w:hanging="640"/>
            <w:divId w:val="1999918846"/>
            <w:rPr>
              <w:rFonts w:eastAsia="Times New Roman"/>
            </w:rPr>
          </w:pPr>
          <w:r>
            <w:rPr>
              <w:rFonts w:eastAsia="Times New Roman"/>
            </w:rPr>
            <w:t>[12]</w:t>
          </w:r>
          <w:r>
            <w:rPr>
              <w:rFonts w:eastAsia="Times New Roman"/>
            </w:rPr>
            <w:tab/>
            <w:t xml:space="preserve">J. A. DiPietro, K. A. Costigan, and E. K. Pressman, “Fetal state concordance predicts infant state regulation,” </w:t>
          </w:r>
          <w:r>
            <w:rPr>
              <w:rFonts w:eastAsia="Times New Roman"/>
              <w:i/>
              <w:iCs/>
            </w:rPr>
            <w:t>Early Hum Dev</w:t>
          </w:r>
          <w:r>
            <w:rPr>
              <w:rFonts w:eastAsia="Times New Roman"/>
            </w:rPr>
            <w:t>, vol. 68, no. 1, pp. 1–13, Jun. 2002, doi: 10.1016/S0378-3782(02)00006-3.</w:t>
          </w:r>
        </w:p>
        <w:p w14:paraId="739E0EB4" w14:textId="5EA6CE91" w:rsidR="00501242" w:rsidRPr="00E45317" w:rsidRDefault="00501242">
          <w:pPr>
            <w:autoSpaceDE w:val="0"/>
            <w:autoSpaceDN w:val="0"/>
            <w:ind w:hanging="640"/>
            <w:divId w:val="1549754344"/>
            <w:rPr>
              <w:rFonts w:eastAsia="Times New Roman"/>
            </w:rPr>
          </w:pPr>
          <w:r w:rsidRPr="00E45317">
            <w:rPr>
              <w:rFonts w:eastAsia="Times New Roman"/>
            </w:rPr>
            <w:t>[13]</w:t>
          </w:r>
          <w:r w:rsidRPr="00E45317">
            <w:rPr>
              <w:rFonts w:eastAsia="Times New Roman"/>
            </w:rPr>
            <w:tab/>
          </w:r>
          <w:r w:rsidR="00E45317" w:rsidRPr="00E45317">
            <w:rPr>
              <w:rFonts w:eastAsia="Times New Roman"/>
            </w:rPr>
            <w:t>M. A. T. van Vliet, C. B. Martin, J. G. Nijhuis, and H. F. R. Prechtl, “Behavioural states in growth-retarded human fetuses,” Early Human Development, vol. 12, no. 2, pp. 183–197, Nov. 1985, doi: https://doi.org/10.1016/0378-3782(85)90181-1</w:t>
          </w:r>
        </w:p>
        <w:p w14:paraId="11A704CE" w14:textId="77777777" w:rsidR="00501242" w:rsidRDefault="00501242">
          <w:pPr>
            <w:autoSpaceDE w:val="0"/>
            <w:autoSpaceDN w:val="0"/>
            <w:ind w:hanging="640"/>
            <w:divId w:val="2080594676"/>
            <w:rPr>
              <w:rFonts w:eastAsia="Times New Roman"/>
            </w:rPr>
          </w:pPr>
          <w:r>
            <w:rPr>
              <w:rFonts w:eastAsia="Times New Roman"/>
            </w:rPr>
            <w:t>[14]</w:t>
          </w:r>
          <w:r>
            <w:rPr>
              <w:rFonts w:eastAsia="Times New Roman"/>
            </w:rPr>
            <w:tab/>
            <w:t xml:space="preserve">K. Maeda, “Fetal monitoring and actocardiogram in the evaluation of fetal behavior,” </w:t>
          </w:r>
          <w:r>
            <w:rPr>
              <w:rFonts w:eastAsia="Times New Roman"/>
              <w:i/>
              <w:iCs/>
            </w:rPr>
            <w:t>The Ultrasound Review of Obstetrics and Gynecology</w:t>
          </w:r>
          <w:r>
            <w:rPr>
              <w:rFonts w:eastAsia="Times New Roman"/>
            </w:rPr>
            <w:t>, vol. 4, no. 1, pp. 12–25, Mar. 2004, doi: 10.3109/14722240410001713920.</w:t>
          </w:r>
        </w:p>
        <w:p w14:paraId="4F701E96" w14:textId="4DF2C5C7" w:rsidR="00501242" w:rsidRDefault="00501242">
          <w:pPr>
            <w:autoSpaceDE w:val="0"/>
            <w:autoSpaceDN w:val="0"/>
            <w:ind w:hanging="640"/>
            <w:divId w:val="1810780118"/>
            <w:rPr>
              <w:rFonts w:eastAsia="Times New Roman"/>
            </w:rPr>
          </w:pPr>
          <w:r>
            <w:rPr>
              <w:rFonts w:eastAsia="Times New Roman"/>
            </w:rPr>
            <w:t>[15]</w:t>
          </w:r>
          <w:r>
            <w:rPr>
              <w:rFonts w:eastAsia="Times New Roman"/>
            </w:rPr>
            <w:tab/>
            <w:t xml:space="preserve">J. Brändle </w:t>
          </w:r>
          <w:r>
            <w:rPr>
              <w:rFonts w:eastAsia="Times New Roman"/>
              <w:i/>
              <w:iCs/>
            </w:rPr>
            <w:t>et al.</w:t>
          </w:r>
          <w:r>
            <w:rPr>
              <w:rFonts w:eastAsia="Times New Roman"/>
            </w:rPr>
            <w:t xml:space="preserve">, “Heart rate variability parameters and fetal movement complement fetal behavioral states detection via magnetography to monitor neurovegetative development,” </w:t>
          </w:r>
          <w:r>
            <w:rPr>
              <w:rFonts w:eastAsia="Times New Roman"/>
              <w:i/>
              <w:iCs/>
            </w:rPr>
            <w:t xml:space="preserve">Front Hum </w:t>
          </w:r>
          <w:proofErr w:type="spellStart"/>
          <w:r>
            <w:rPr>
              <w:rFonts w:eastAsia="Times New Roman"/>
              <w:i/>
              <w:iCs/>
            </w:rPr>
            <w:t>Neurosci</w:t>
          </w:r>
          <w:proofErr w:type="spellEnd"/>
          <w:r>
            <w:rPr>
              <w:rFonts w:eastAsia="Times New Roman"/>
            </w:rPr>
            <w:t>, vol. 9, Apr. 2015, doi: 10.3389/fnhum.2015.00147.</w:t>
          </w:r>
        </w:p>
        <w:p w14:paraId="1B5252D6" w14:textId="42602BFF" w:rsidR="00501242" w:rsidRDefault="00501242">
          <w:pPr>
            <w:autoSpaceDE w:val="0"/>
            <w:autoSpaceDN w:val="0"/>
            <w:ind w:hanging="640"/>
            <w:divId w:val="332876972"/>
            <w:rPr>
              <w:rFonts w:eastAsia="Times New Roman"/>
            </w:rPr>
          </w:pPr>
          <w:r>
            <w:rPr>
              <w:rFonts w:eastAsia="Times New Roman"/>
            </w:rPr>
            <w:t>[16]</w:t>
          </w:r>
          <w:r>
            <w:rPr>
              <w:rFonts w:eastAsia="Times New Roman"/>
            </w:rPr>
            <w:tab/>
          </w:r>
          <w:r w:rsidR="00B838CB" w:rsidRPr="00B838CB">
            <w:rPr>
              <w:rFonts w:eastAsia="Times New Roman"/>
            </w:rPr>
            <w:t>J. A. DiPietro, D. M. Hodgson, K. A. Costigan, S. C. Hilton, and T. R. B. Johnson, “Fetal Neurobehavioral Development,” Child Development, vol. 67, no. 5, pp. 2553–2567, Oct. 1996, doi: https://doi.org/10.1111/j.1467-8624.1996.tb01874.x.</w:t>
          </w:r>
        </w:p>
        <w:p w14:paraId="40409643" w14:textId="77777777" w:rsidR="00501242" w:rsidRDefault="00501242">
          <w:pPr>
            <w:autoSpaceDE w:val="0"/>
            <w:autoSpaceDN w:val="0"/>
            <w:ind w:hanging="640"/>
            <w:divId w:val="1939213700"/>
            <w:rPr>
              <w:rFonts w:eastAsia="Times New Roman"/>
            </w:rPr>
          </w:pPr>
          <w:r>
            <w:rPr>
              <w:rFonts w:eastAsia="Times New Roman"/>
            </w:rPr>
            <w:t>[17]</w:t>
          </w:r>
          <w:r>
            <w:rPr>
              <w:rFonts w:eastAsia="Times New Roman"/>
            </w:rPr>
            <w:tab/>
            <w:t xml:space="preserve">S. Vairavan </w:t>
          </w:r>
          <w:r>
            <w:rPr>
              <w:rFonts w:eastAsia="Times New Roman"/>
              <w:i/>
              <w:iCs/>
            </w:rPr>
            <w:t>et al.</w:t>
          </w:r>
          <w:r>
            <w:rPr>
              <w:rFonts w:eastAsia="Times New Roman"/>
            </w:rPr>
            <w:t xml:space="preserve">, “A computer-aided approach to detect the fetal behavioral states using multi-sensor Magnetocardiographic recordings,” </w:t>
          </w:r>
          <w:r>
            <w:rPr>
              <w:rFonts w:eastAsia="Times New Roman"/>
              <w:i/>
              <w:iCs/>
            </w:rPr>
            <w:t>Comput Biol Med</w:t>
          </w:r>
          <w:r>
            <w:rPr>
              <w:rFonts w:eastAsia="Times New Roman"/>
            </w:rPr>
            <w:t>, vol. 69, pp. 44–51, Feb. 2016, doi: 10.1016/j.compbiomed.2015.11.017.</w:t>
          </w:r>
        </w:p>
        <w:p w14:paraId="08D15CDD" w14:textId="77777777" w:rsidR="00501242" w:rsidRDefault="00501242">
          <w:pPr>
            <w:autoSpaceDE w:val="0"/>
            <w:autoSpaceDN w:val="0"/>
            <w:ind w:hanging="640"/>
            <w:divId w:val="1787852051"/>
            <w:rPr>
              <w:rFonts w:eastAsia="Times New Roman"/>
            </w:rPr>
          </w:pPr>
          <w:r>
            <w:rPr>
              <w:rFonts w:eastAsia="Times New Roman"/>
            </w:rPr>
            <w:t>[18]</w:t>
          </w:r>
          <w:r>
            <w:rPr>
              <w:rFonts w:eastAsia="Times New Roman"/>
            </w:rPr>
            <w:tab/>
            <w:t xml:space="preserve">B. Frank, B. Pompe, U. Schneider, and D. Hoyer, “Permutation entropy improves fetal behavioural state classification based on heart rate analysis from biomagnetic recordings in near term fetuses,” </w:t>
          </w:r>
          <w:r>
            <w:rPr>
              <w:rFonts w:eastAsia="Times New Roman"/>
              <w:i/>
              <w:iCs/>
            </w:rPr>
            <w:t>Med Biol Eng Comput</w:t>
          </w:r>
          <w:r>
            <w:rPr>
              <w:rFonts w:eastAsia="Times New Roman"/>
            </w:rPr>
            <w:t>, vol. 44, no. 3, pp. 179–187, Mar. 2006, doi: 10.1007/s11517-005-0015-z.</w:t>
          </w:r>
        </w:p>
        <w:p w14:paraId="62E43990" w14:textId="77777777" w:rsidR="00501242" w:rsidRDefault="00501242">
          <w:pPr>
            <w:autoSpaceDE w:val="0"/>
            <w:autoSpaceDN w:val="0"/>
            <w:ind w:hanging="640"/>
            <w:divId w:val="208229429"/>
            <w:rPr>
              <w:rFonts w:eastAsia="Times New Roman"/>
            </w:rPr>
          </w:pPr>
          <w:r>
            <w:rPr>
              <w:rFonts w:eastAsia="Times New Roman"/>
            </w:rPr>
            <w:t>[19]</w:t>
          </w:r>
          <w:r>
            <w:rPr>
              <w:rFonts w:eastAsia="Times New Roman"/>
            </w:rPr>
            <w:tab/>
            <w:t xml:space="preserve">E. Spairani, G. Steyde, S. Tagliaferri, M. G. Signorini, and G. Magenes, “Fetal states identification in cardiotocographic tracings through discrete emissions multivariate hidden Markov models,” </w:t>
          </w:r>
          <w:r>
            <w:rPr>
              <w:rFonts w:eastAsia="Times New Roman"/>
              <w:i/>
              <w:iCs/>
            </w:rPr>
            <w:t>Comput Methods Programs Biomed</w:t>
          </w:r>
          <w:r>
            <w:rPr>
              <w:rFonts w:eastAsia="Times New Roman"/>
            </w:rPr>
            <w:t>, vol. 240, Oct. 2023, doi: 10.1016/j.cmpb.2023.107736.</w:t>
          </w:r>
        </w:p>
        <w:p w14:paraId="68813AC0" w14:textId="032D0AFB" w:rsidR="00501242" w:rsidRDefault="00501242">
          <w:pPr>
            <w:autoSpaceDE w:val="0"/>
            <w:autoSpaceDN w:val="0"/>
            <w:ind w:hanging="640"/>
            <w:divId w:val="287246705"/>
            <w:rPr>
              <w:rFonts w:eastAsia="Times New Roman"/>
            </w:rPr>
          </w:pPr>
          <w:r>
            <w:rPr>
              <w:rFonts w:eastAsia="Times New Roman"/>
            </w:rPr>
            <w:t>[20]</w:t>
          </w:r>
          <w:r>
            <w:rPr>
              <w:rFonts w:eastAsia="Times New Roman"/>
            </w:rPr>
            <w:tab/>
          </w:r>
          <w:r w:rsidR="00782961" w:rsidRPr="00782961">
            <w:rPr>
              <w:rFonts w:eastAsia="Times New Roman"/>
            </w:rPr>
            <w:t>E. Spairani, G. Steyde, L. Subitoni, G. Magenes and M. G. Signorini, "A semi-Supervised Deep Learning Approach to Automate the Identification of Fetal Behavioral States in Fetal Heart Rate Tracings," 2024 IEEE International Symposium on Medical Measurements and Applications (MeMeA), Eindhoven, Netherlands, 2024, pp. 1-6, doi: 10.1109/MeMeA60663.2024.10596918.</w:t>
          </w:r>
        </w:p>
        <w:p w14:paraId="40B7D81A" w14:textId="77777777" w:rsidR="00501242" w:rsidRDefault="00501242">
          <w:pPr>
            <w:autoSpaceDE w:val="0"/>
            <w:autoSpaceDN w:val="0"/>
            <w:ind w:hanging="640"/>
            <w:divId w:val="1875578722"/>
            <w:rPr>
              <w:rFonts w:eastAsia="Times New Roman"/>
            </w:rPr>
          </w:pPr>
          <w:r>
            <w:rPr>
              <w:rFonts w:eastAsia="Times New Roman"/>
            </w:rPr>
            <w:t>[21]</w:t>
          </w:r>
          <w:r>
            <w:rPr>
              <w:rFonts w:eastAsia="Times New Roman"/>
            </w:rPr>
            <w:tab/>
            <w:t xml:space="preserve">J. E. van Engelen and H. H. Hoos, “A survey on semi-supervised learning,” </w:t>
          </w:r>
          <w:r>
            <w:rPr>
              <w:rFonts w:eastAsia="Times New Roman"/>
              <w:i/>
              <w:iCs/>
            </w:rPr>
            <w:t>Mach Learn</w:t>
          </w:r>
          <w:r>
            <w:rPr>
              <w:rFonts w:eastAsia="Times New Roman"/>
            </w:rPr>
            <w:t>, vol. 109, no. 2, pp. 373–440, Feb. 2020, doi: 10.1007/s10994-019-05855-6.</w:t>
          </w:r>
        </w:p>
        <w:p w14:paraId="67EA3D0D" w14:textId="77777777" w:rsidR="00501242" w:rsidRDefault="00501242">
          <w:pPr>
            <w:autoSpaceDE w:val="0"/>
            <w:autoSpaceDN w:val="0"/>
            <w:ind w:hanging="640"/>
            <w:divId w:val="1869947049"/>
            <w:rPr>
              <w:rFonts w:eastAsia="Times New Roman"/>
            </w:rPr>
          </w:pPr>
          <w:r>
            <w:rPr>
              <w:rFonts w:eastAsia="Times New Roman"/>
            </w:rPr>
            <w:t>[22]</w:t>
          </w:r>
          <w:r>
            <w:rPr>
              <w:rFonts w:eastAsia="Times New Roman"/>
            </w:rPr>
            <w:tab/>
            <w:t xml:space="preserve">M. G. Signorini, N. Pini, A. Malovini, R. Bellazzi, and G. Magenes, “Dataset on linear and non-linear indices for discriminating healthy and IUGR fetuses,” </w:t>
          </w:r>
          <w:r>
            <w:rPr>
              <w:rFonts w:eastAsia="Times New Roman"/>
              <w:i/>
              <w:iCs/>
            </w:rPr>
            <w:t>Data Brief</w:t>
          </w:r>
          <w:r>
            <w:rPr>
              <w:rFonts w:eastAsia="Times New Roman"/>
            </w:rPr>
            <w:t>, vol. 29, 2020, doi: 10.1016/j.dib.2020.105164.</w:t>
          </w:r>
        </w:p>
        <w:p w14:paraId="2035133C" w14:textId="77777777" w:rsidR="00501242" w:rsidRDefault="00501242">
          <w:pPr>
            <w:autoSpaceDE w:val="0"/>
            <w:autoSpaceDN w:val="0"/>
            <w:ind w:hanging="640"/>
            <w:divId w:val="976565064"/>
            <w:rPr>
              <w:rFonts w:eastAsia="Times New Roman"/>
            </w:rPr>
          </w:pPr>
          <w:r>
            <w:rPr>
              <w:rFonts w:eastAsia="Times New Roman"/>
            </w:rPr>
            <w:t>[23]</w:t>
          </w:r>
          <w:r>
            <w:rPr>
              <w:rFonts w:eastAsia="Times New Roman"/>
            </w:rPr>
            <w:tab/>
            <w:t xml:space="preserve">E. Spairani, B. Daniele, G. Magenes, and M. G. Signorini, “A Novel Large Structured Cardiotocographic Database,” in </w:t>
          </w:r>
          <w:r>
            <w:rPr>
              <w:rFonts w:eastAsia="Times New Roman"/>
              <w:i/>
              <w:iCs/>
            </w:rPr>
            <w:t>2022 44th Annual International Conference of the IEEE Engineering in Medicine &amp; Biology Society (EMBC)</w:t>
          </w:r>
          <w:r>
            <w:rPr>
              <w:rFonts w:eastAsia="Times New Roman"/>
            </w:rPr>
            <w:t>, IEEE, Jul. 2022, pp. 1375–1378. doi: 10.1109/EMBC48229.2022.9871340.</w:t>
          </w:r>
        </w:p>
        <w:p w14:paraId="2F2FB3C6" w14:textId="77777777" w:rsidR="00501242" w:rsidRDefault="00501242">
          <w:pPr>
            <w:autoSpaceDE w:val="0"/>
            <w:autoSpaceDN w:val="0"/>
            <w:ind w:hanging="640"/>
            <w:divId w:val="2133475334"/>
            <w:rPr>
              <w:rFonts w:eastAsia="Times New Roman"/>
            </w:rPr>
          </w:pPr>
          <w:r>
            <w:rPr>
              <w:rFonts w:eastAsia="Times New Roman"/>
            </w:rPr>
            <w:t>[24]</w:t>
          </w:r>
          <w:r>
            <w:rPr>
              <w:rFonts w:eastAsia="Times New Roman"/>
            </w:rPr>
            <w:tab/>
            <w:t xml:space="preserve">G. Magenes, M. G. Signorini, M. Ferrario, and F. Lunghi, “2CTG2: A new system for the antepartum analysis of fetal heart rate,” in </w:t>
          </w:r>
          <w:r>
            <w:rPr>
              <w:rFonts w:eastAsia="Times New Roman"/>
              <w:i/>
              <w:iCs/>
            </w:rPr>
            <w:t>IFMBE Proceedings</w:t>
          </w:r>
          <w:r>
            <w:rPr>
              <w:rFonts w:eastAsia="Times New Roman"/>
            </w:rPr>
            <w:t>, Springer Verlag, 2007, pp. 781–784. doi: 10.1007/978-3-540-73044-6_203.</w:t>
          </w:r>
        </w:p>
        <w:p w14:paraId="541077A3" w14:textId="77777777" w:rsidR="00501242" w:rsidRDefault="00501242">
          <w:pPr>
            <w:autoSpaceDE w:val="0"/>
            <w:autoSpaceDN w:val="0"/>
            <w:ind w:hanging="640"/>
            <w:divId w:val="1203591799"/>
            <w:rPr>
              <w:rFonts w:eastAsia="Times New Roman"/>
            </w:rPr>
          </w:pPr>
          <w:r>
            <w:rPr>
              <w:rFonts w:eastAsia="Times New Roman"/>
            </w:rPr>
            <w:t>[25]</w:t>
          </w:r>
          <w:r>
            <w:rPr>
              <w:rFonts w:eastAsia="Times New Roman"/>
            </w:rPr>
            <w:tab/>
            <w:t xml:space="preserve">B. K. Iwana and S. Uchida, “An empirical survey of data augmentation for time series classification with neural networks,” Jul. 01, 2021, </w:t>
          </w:r>
          <w:r>
            <w:rPr>
              <w:rFonts w:eastAsia="Times New Roman"/>
              <w:i/>
              <w:iCs/>
            </w:rPr>
            <w:t>Public Library of Science</w:t>
          </w:r>
          <w:r>
            <w:rPr>
              <w:rFonts w:eastAsia="Times New Roman"/>
            </w:rPr>
            <w:t>. doi: 10.1371/journal.pone.0254841.</w:t>
          </w:r>
        </w:p>
        <w:p w14:paraId="16CA97B6" w14:textId="77777777" w:rsidR="00501242" w:rsidRDefault="00501242">
          <w:pPr>
            <w:autoSpaceDE w:val="0"/>
            <w:autoSpaceDN w:val="0"/>
            <w:ind w:hanging="640"/>
            <w:divId w:val="1683776047"/>
            <w:rPr>
              <w:rFonts w:eastAsia="Times New Roman"/>
            </w:rPr>
          </w:pPr>
          <w:r>
            <w:rPr>
              <w:rFonts w:eastAsia="Times New Roman"/>
            </w:rPr>
            <w:t>[26]</w:t>
          </w:r>
          <w:r>
            <w:rPr>
              <w:rFonts w:eastAsia="Times New Roman"/>
            </w:rPr>
            <w:tab/>
            <w:t xml:space="preserve">“ACOG Practice Bulletin, Number 229. Antepartum Fetal Surveillance,” </w:t>
          </w:r>
          <w:r>
            <w:rPr>
              <w:rFonts w:eastAsia="Times New Roman"/>
              <w:i/>
              <w:iCs/>
            </w:rPr>
            <w:t>Obstetrics &amp; Gynecology</w:t>
          </w:r>
          <w:r>
            <w:rPr>
              <w:rFonts w:eastAsia="Times New Roman"/>
            </w:rPr>
            <w:t>, vol. 137, no. 6, pp. e116–e127, Jun. 2021, doi: 10.1097/AOG.0000000000004410.</w:t>
          </w:r>
        </w:p>
        <w:p w14:paraId="752ADF61" w14:textId="77777777" w:rsidR="00501242" w:rsidRDefault="00501242">
          <w:pPr>
            <w:autoSpaceDE w:val="0"/>
            <w:autoSpaceDN w:val="0"/>
            <w:ind w:hanging="640"/>
            <w:divId w:val="383993837"/>
            <w:rPr>
              <w:rFonts w:eastAsia="Times New Roman"/>
            </w:rPr>
          </w:pPr>
          <w:r>
            <w:rPr>
              <w:rFonts w:eastAsia="Times New Roman"/>
            </w:rPr>
            <w:t>[27]</w:t>
          </w:r>
          <w:r>
            <w:rPr>
              <w:rFonts w:eastAsia="Times New Roman"/>
            </w:rPr>
            <w:tab/>
            <w:t xml:space="preserve">O. Ronneberger, P. Fischer, and T. Brox, “U-Net: Convolutional Networks for Biomedical Image Segmentation,” in </w:t>
          </w:r>
          <w:r>
            <w:rPr>
              <w:rFonts w:eastAsia="Times New Roman"/>
              <w:i/>
              <w:iCs/>
            </w:rPr>
            <w:t>Medical Image Computing and Computer-Assisted Intervention – MICCAI 201</w:t>
          </w:r>
          <w:r>
            <w:rPr>
              <w:rFonts w:eastAsia="Times New Roman"/>
            </w:rPr>
            <w:t>, May 2015. doi: https://doi.org/10.1007/978-3-319-24574-4_28.</w:t>
          </w:r>
        </w:p>
        <w:p w14:paraId="08C88A45" w14:textId="77777777" w:rsidR="00501242" w:rsidRDefault="00501242">
          <w:pPr>
            <w:autoSpaceDE w:val="0"/>
            <w:autoSpaceDN w:val="0"/>
            <w:ind w:hanging="640"/>
            <w:divId w:val="360713296"/>
            <w:rPr>
              <w:rFonts w:eastAsia="Times New Roman"/>
            </w:rPr>
          </w:pPr>
          <w:r>
            <w:rPr>
              <w:rFonts w:eastAsia="Times New Roman"/>
            </w:rPr>
            <w:t>[28]</w:t>
          </w:r>
          <w:r>
            <w:rPr>
              <w:rFonts w:eastAsia="Times New Roman"/>
            </w:rPr>
            <w:tab/>
            <w:t xml:space="preserve">N. Siddique, S. </w:t>
          </w:r>
          <w:proofErr w:type="spellStart"/>
          <w:r>
            <w:rPr>
              <w:rFonts w:eastAsia="Times New Roman"/>
            </w:rPr>
            <w:t>Paheding</w:t>
          </w:r>
          <w:proofErr w:type="spellEnd"/>
          <w:r>
            <w:rPr>
              <w:rFonts w:eastAsia="Times New Roman"/>
            </w:rPr>
            <w:t xml:space="preserve">, C. P. Elkin, and V. Devabhaktuni, “U-Net and Its Variants for Medical Image Segmentation: A Review of Theory and Applications,” </w:t>
          </w:r>
          <w:r>
            <w:rPr>
              <w:rFonts w:eastAsia="Times New Roman"/>
              <w:i/>
              <w:iCs/>
            </w:rPr>
            <w:t>IEEE Access</w:t>
          </w:r>
          <w:r>
            <w:rPr>
              <w:rFonts w:eastAsia="Times New Roman"/>
            </w:rPr>
            <w:t>, vol. 9, pp. 82031–82057, 2021, doi: 10.1109/ACCESS.2021.3086020.</w:t>
          </w:r>
        </w:p>
        <w:p w14:paraId="106D40A0" w14:textId="77777777" w:rsidR="00501242" w:rsidRDefault="00501242">
          <w:pPr>
            <w:autoSpaceDE w:val="0"/>
            <w:autoSpaceDN w:val="0"/>
            <w:ind w:hanging="640"/>
            <w:divId w:val="1394874"/>
            <w:rPr>
              <w:rFonts w:eastAsia="Times New Roman"/>
            </w:rPr>
          </w:pPr>
          <w:r>
            <w:rPr>
              <w:rFonts w:eastAsia="Times New Roman"/>
            </w:rPr>
            <w:t>[29]</w:t>
          </w:r>
          <w:r>
            <w:rPr>
              <w:rFonts w:eastAsia="Times New Roman"/>
            </w:rPr>
            <w:tab/>
            <w:t xml:space="preserve">M. Perslev, M. H. Jensen, S. Darkner, P. J. Jennum, and C. Igel, “U-Time: A Fully Convolutional Network for Time Series Segmentation Applied to Sleep Staging,” in </w:t>
          </w:r>
          <w:r>
            <w:rPr>
              <w:rFonts w:eastAsia="Times New Roman"/>
              <w:i/>
              <w:iCs/>
            </w:rPr>
            <w:t>33rd Conference on Neural Information Processing Systems (NeurIPS 2019), Vancouver, Canada.</w:t>
          </w:r>
          <w:r>
            <w:rPr>
              <w:rFonts w:eastAsia="Times New Roman"/>
            </w:rPr>
            <w:t>, Oct. 2019. doi: https://doi.org/10.48550/arXiv.1910.11162 Focus to learn more.</w:t>
          </w:r>
        </w:p>
        <w:p w14:paraId="4A54FF82" w14:textId="77777777" w:rsidR="00501242" w:rsidRDefault="00501242">
          <w:pPr>
            <w:autoSpaceDE w:val="0"/>
            <w:autoSpaceDN w:val="0"/>
            <w:ind w:hanging="640"/>
            <w:divId w:val="1995719138"/>
            <w:rPr>
              <w:rFonts w:eastAsia="Times New Roman"/>
            </w:rPr>
          </w:pPr>
          <w:r>
            <w:rPr>
              <w:rFonts w:eastAsia="Times New Roman"/>
            </w:rPr>
            <w:t>[30]</w:t>
          </w:r>
          <w:r>
            <w:rPr>
              <w:rFonts w:eastAsia="Times New Roman"/>
            </w:rPr>
            <w:tab/>
            <w:t xml:space="preserve">O. Oktay </w:t>
          </w:r>
          <w:r>
            <w:rPr>
              <w:rFonts w:eastAsia="Times New Roman"/>
              <w:i/>
              <w:iCs/>
            </w:rPr>
            <w:t>et al.</w:t>
          </w:r>
          <w:r>
            <w:rPr>
              <w:rFonts w:eastAsia="Times New Roman"/>
            </w:rPr>
            <w:t xml:space="preserve">, “Attention U-Net: Learning Where to Look for the Pancreas,” in </w:t>
          </w:r>
          <w:r>
            <w:rPr>
              <w:rFonts w:eastAsia="Times New Roman"/>
              <w:i/>
              <w:iCs/>
            </w:rPr>
            <w:t>1st Conference on Medical Imaging with Deep Learning (MIDL 2018), Amsterdam, The Netherlands</w:t>
          </w:r>
          <w:r>
            <w:rPr>
              <w:rFonts w:eastAsia="Times New Roman"/>
            </w:rPr>
            <w:t>, Apr. 2018. [Online]. Available: http://arxiv.org/abs/1804.03999</w:t>
          </w:r>
        </w:p>
        <w:p w14:paraId="39DAFFB5" w14:textId="77777777" w:rsidR="00501242" w:rsidRDefault="00501242">
          <w:pPr>
            <w:autoSpaceDE w:val="0"/>
            <w:autoSpaceDN w:val="0"/>
            <w:ind w:hanging="640"/>
            <w:divId w:val="900797925"/>
            <w:rPr>
              <w:rFonts w:eastAsia="Times New Roman"/>
            </w:rPr>
          </w:pPr>
          <w:r>
            <w:rPr>
              <w:rFonts w:eastAsia="Times New Roman"/>
            </w:rPr>
            <w:t>[31]</w:t>
          </w:r>
          <w:r>
            <w:rPr>
              <w:rFonts w:eastAsia="Times New Roman"/>
            </w:rPr>
            <w:tab/>
            <w:t xml:space="preserve">Q. Zuo, S. Chen, and Z. Wang, “R2AU-Net: Attention Recurrent Residual Convolutional Neural Network for Multimodal Medical Image Segmentation,” </w:t>
          </w:r>
          <w:r>
            <w:rPr>
              <w:rFonts w:eastAsia="Times New Roman"/>
              <w:i/>
              <w:iCs/>
            </w:rPr>
            <w:t>Security and Communication Networks</w:t>
          </w:r>
          <w:r>
            <w:rPr>
              <w:rFonts w:eastAsia="Times New Roman"/>
            </w:rPr>
            <w:t>, vol. 2021, pp. 1–10, Jun. 2021, doi: 10.1155/2021/6625688.</w:t>
          </w:r>
        </w:p>
        <w:p w14:paraId="2190A8A9" w14:textId="77777777" w:rsidR="00501242" w:rsidRDefault="00501242">
          <w:pPr>
            <w:autoSpaceDE w:val="0"/>
            <w:autoSpaceDN w:val="0"/>
            <w:ind w:hanging="640"/>
            <w:divId w:val="1767841318"/>
            <w:rPr>
              <w:rFonts w:eastAsia="Times New Roman"/>
            </w:rPr>
          </w:pPr>
          <w:r>
            <w:rPr>
              <w:rFonts w:eastAsia="Times New Roman"/>
            </w:rPr>
            <w:t>[32]</w:t>
          </w:r>
          <w:r>
            <w:rPr>
              <w:rFonts w:eastAsia="Times New Roman"/>
            </w:rPr>
            <w:tab/>
            <w:t xml:space="preserve">L. C. Shuffrey </w:t>
          </w:r>
          <w:r>
            <w:rPr>
              <w:rFonts w:eastAsia="Times New Roman"/>
              <w:i/>
              <w:iCs/>
            </w:rPr>
            <w:t>et al.</w:t>
          </w:r>
          <w:r>
            <w:rPr>
              <w:rFonts w:eastAsia="Times New Roman"/>
            </w:rPr>
            <w:t xml:space="preserve">, “Fetal heart rate, heart rate variability, and heart rate/movement coupling in the Safe Passage Study,” </w:t>
          </w:r>
          <w:r>
            <w:rPr>
              <w:rFonts w:eastAsia="Times New Roman"/>
              <w:i/>
              <w:iCs/>
            </w:rPr>
            <w:t>Journal of Perinatology</w:t>
          </w:r>
          <w:r>
            <w:rPr>
              <w:rFonts w:eastAsia="Times New Roman"/>
            </w:rPr>
            <w:t>, vol. 39, no. 5, pp. 608–618, May 2019, doi: 10.1038/s41372-019-0342-9.</w:t>
          </w:r>
        </w:p>
        <w:p w14:paraId="45A31012" w14:textId="77777777" w:rsidR="00501242" w:rsidRDefault="00501242">
          <w:pPr>
            <w:autoSpaceDE w:val="0"/>
            <w:autoSpaceDN w:val="0"/>
            <w:ind w:hanging="640"/>
            <w:divId w:val="610012920"/>
            <w:rPr>
              <w:rFonts w:eastAsia="Times New Roman"/>
            </w:rPr>
          </w:pPr>
          <w:r>
            <w:rPr>
              <w:rFonts w:eastAsia="Times New Roman"/>
            </w:rPr>
            <w:t>[33]</w:t>
          </w:r>
          <w:r>
            <w:rPr>
              <w:rFonts w:eastAsia="Times New Roman"/>
            </w:rPr>
            <w:tab/>
            <w:t xml:space="preserve">Y. Cui, M. Jia, T.-Y. Lin, Y. Song, and S. Belongie, “Class-Balanced Loss Based on Effective Number of Samples,” in </w:t>
          </w:r>
          <w:r>
            <w:rPr>
              <w:rFonts w:eastAsia="Times New Roman"/>
              <w:i/>
              <w:iCs/>
            </w:rPr>
            <w:t>2019 IEEE/CVF Conference on Computer Vision and Pattern Recognition (CVPR)</w:t>
          </w:r>
          <w:r>
            <w:rPr>
              <w:rFonts w:eastAsia="Times New Roman"/>
            </w:rPr>
            <w:t>, IEEE, Jun. 2019, pp. 9260–9269. doi: 10.1109/CVPR.2019.00949.</w:t>
          </w:r>
        </w:p>
        <w:p w14:paraId="1BAC509E" w14:textId="77777777" w:rsidR="00501242" w:rsidRDefault="00501242">
          <w:pPr>
            <w:autoSpaceDE w:val="0"/>
            <w:autoSpaceDN w:val="0"/>
            <w:ind w:hanging="640"/>
            <w:divId w:val="1717394418"/>
            <w:rPr>
              <w:rFonts w:eastAsia="Times New Roman"/>
            </w:rPr>
          </w:pPr>
          <w:r>
            <w:rPr>
              <w:rFonts w:eastAsia="Times New Roman"/>
            </w:rPr>
            <w:t>[34]</w:t>
          </w:r>
          <w:r>
            <w:rPr>
              <w:rFonts w:eastAsia="Times New Roman"/>
            </w:rPr>
            <w:tab/>
            <w:t xml:space="preserve">H. Gonçalves, J. Bernardes, A. Paula Rocha, and D. Ayres-de-Campos, “Linear and nonlinear analysis of heart rate patterns associated with fetal behavioral states in the antepartum period,” </w:t>
          </w:r>
          <w:r>
            <w:rPr>
              <w:rFonts w:eastAsia="Times New Roman"/>
              <w:i/>
              <w:iCs/>
            </w:rPr>
            <w:t>Early Hum Dev</w:t>
          </w:r>
          <w:r>
            <w:rPr>
              <w:rFonts w:eastAsia="Times New Roman"/>
            </w:rPr>
            <w:t>, vol. 83, no. 9, pp. 585–591, Sep. 2007, doi: 10.1016/j.earlhumdev.2006.12.006.</w:t>
          </w:r>
        </w:p>
        <w:p w14:paraId="3C9D7B37" w14:textId="77777777" w:rsidR="00501242" w:rsidRDefault="00501242">
          <w:pPr>
            <w:autoSpaceDE w:val="0"/>
            <w:autoSpaceDN w:val="0"/>
            <w:ind w:hanging="640"/>
            <w:divId w:val="1446584480"/>
            <w:rPr>
              <w:rFonts w:eastAsia="Times New Roman"/>
            </w:rPr>
          </w:pPr>
          <w:r>
            <w:rPr>
              <w:rFonts w:eastAsia="Times New Roman"/>
            </w:rPr>
            <w:t>[35]</w:t>
          </w:r>
          <w:r>
            <w:rPr>
              <w:rFonts w:eastAsia="Times New Roman"/>
            </w:rPr>
            <w:tab/>
            <w:t xml:space="preserve">S. Lange </w:t>
          </w:r>
          <w:r>
            <w:rPr>
              <w:rFonts w:eastAsia="Times New Roman"/>
              <w:i/>
              <w:iCs/>
            </w:rPr>
            <w:t>et al.</w:t>
          </w:r>
          <w:r>
            <w:rPr>
              <w:rFonts w:eastAsia="Times New Roman"/>
            </w:rPr>
            <w:t xml:space="preserve">, “Heart rate features in fetal behavioural states,” </w:t>
          </w:r>
          <w:r>
            <w:rPr>
              <w:rFonts w:eastAsia="Times New Roman"/>
              <w:i/>
              <w:iCs/>
            </w:rPr>
            <w:t>Early Hum Dev</w:t>
          </w:r>
          <w:r>
            <w:rPr>
              <w:rFonts w:eastAsia="Times New Roman"/>
            </w:rPr>
            <w:t>, vol. 85, no. 2, pp. 131–135, Feb. 2009, doi: 10.1016/j.earlhumdev.2008.07.004.</w:t>
          </w:r>
        </w:p>
        <w:p w14:paraId="008CC134" w14:textId="779F8ACD" w:rsidR="00501242" w:rsidRDefault="00501242">
          <w:pPr>
            <w:autoSpaceDE w:val="0"/>
            <w:autoSpaceDN w:val="0"/>
            <w:ind w:hanging="640"/>
            <w:divId w:val="2123333417"/>
            <w:rPr>
              <w:rFonts w:eastAsia="Times New Roman"/>
            </w:rPr>
          </w:pPr>
          <w:r>
            <w:rPr>
              <w:rFonts w:eastAsia="Times New Roman"/>
            </w:rPr>
            <w:t>[36]</w:t>
          </w:r>
          <w:r>
            <w:rPr>
              <w:rFonts w:eastAsia="Times New Roman"/>
            </w:rPr>
            <w:tab/>
          </w:r>
          <w:r w:rsidR="007056D7" w:rsidRPr="007056D7">
            <w:rPr>
              <w:rFonts w:eastAsia="Times New Roman"/>
            </w:rPr>
            <w:t>J. A. DiPietro, “ABSTRACT,” Monographs of the Society for Research in Child Development, vol. 80, no. 3, pp. vii–vii, Jul. 2015, doi: https://doi.org/10.1111/mono.12170.</w:t>
          </w:r>
        </w:p>
        <w:p w14:paraId="32DCA1A9" w14:textId="77777777" w:rsidR="00501242" w:rsidRDefault="00501242">
          <w:pPr>
            <w:autoSpaceDE w:val="0"/>
            <w:autoSpaceDN w:val="0"/>
            <w:ind w:hanging="640"/>
            <w:divId w:val="433668727"/>
            <w:rPr>
              <w:rFonts w:eastAsia="Times New Roman"/>
            </w:rPr>
          </w:pPr>
          <w:r>
            <w:rPr>
              <w:rFonts w:eastAsia="Times New Roman"/>
            </w:rPr>
            <w:t>[37]</w:t>
          </w:r>
          <w:r>
            <w:rPr>
              <w:rFonts w:eastAsia="Times New Roman"/>
            </w:rPr>
            <w:tab/>
            <w:t xml:space="preserve">D. Arduini, G. Rizzo, L. Caforio, M. R. </w:t>
          </w:r>
          <w:proofErr w:type="spellStart"/>
          <w:r>
            <w:rPr>
              <w:rFonts w:eastAsia="Times New Roman"/>
            </w:rPr>
            <w:t>Boccolini</w:t>
          </w:r>
          <w:proofErr w:type="spellEnd"/>
          <w:r>
            <w:rPr>
              <w:rFonts w:eastAsia="Times New Roman"/>
            </w:rPr>
            <w:t xml:space="preserve">, C. Romanini, and S. Mancuso, “Behavioural state transitions in healthy and growth retarded fetuses,” </w:t>
          </w:r>
          <w:r>
            <w:rPr>
              <w:rFonts w:eastAsia="Times New Roman"/>
              <w:i/>
              <w:iCs/>
            </w:rPr>
            <w:t>Early Hum Dev</w:t>
          </w:r>
          <w:r>
            <w:rPr>
              <w:rFonts w:eastAsia="Times New Roman"/>
            </w:rPr>
            <w:t>, vol. 19, no. 3, pp. 155–165, Jun. 1989, doi: 10.1016/0378-3782(89)90076-5.</w:t>
          </w:r>
        </w:p>
        <w:p w14:paraId="36DBBFF2" w14:textId="5532ABF5" w:rsidR="00370E77" w:rsidRDefault="00501242">
          <w:pPr>
            <w:spacing w:after="209" w:line="400" w:lineRule="auto"/>
            <w:ind w:left="284" w:right="4895" w:hanging="299"/>
            <w:jc w:val="left"/>
          </w:pPr>
          <w:r>
            <w:rPr>
              <w:rFonts w:eastAsia="Times New Roman"/>
            </w:rPr>
            <w:t> </w:t>
          </w:r>
        </w:p>
      </w:sdtContent>
    </w:sdt>
    <w:sectPr w:rsidR="00370E77" w:rsidSect="004C7170">
      <w:type w:val="continuous"/>
      <w:pgSz w:w="10885" w:h="14854"/>
      <w:pgMar w:top="988" w:right="777" w:bottom="973" w:left="777" w:header="720" w:footer="5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6BB41" w14:textId="77777777" w:rsidR="009D3626" w:rsidRDefault="009D3626">
      <w:pPr>
        <w:spacing w:after="0" w:line="240" w:lineRule="auto"/>
      </w:pPr>
      <w:r>
        <w:separator/>
      </w:r>
    </w:p>
  </w:endnote>
  <w:endnote w:type="continuationSeparator" w:id="0">
    <w:p w14:paraId="6B57B747" w14:textId="77777777" w:rsidR="009D3626" w:rsidRDefault="009D3626">
      <w:pPr>
        <w:spacing w:after="0" w:line="240" w:lineRule="auto"/>
      </w:pPr>
      <w:r>
        <w:continuationSeparator/>
      </w:r>
    </w:p>
  </w:endnote>
  <w:endnote w:type="continuationNotice" w:id="1">
    <w:p w14:paraId="06EC7A49" w14:textId="77777777" w:rsidR="009D3626" w:rsidRDefault="009D36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EC65" w14:textId="77777777" w:rsidR="00DD0909" w:rsidRDefault="00AF1F24">
    <w:pPr>
      <w:tabs>
        <w:tab w:val="right" w:pos="9332"/>
      </w:tabs>
      <w:spacing w:after="0" w:line="259" w:lineRule="auto"/>
      <w:ind w:left="0" w:firstLine="0"/>
      <w:jc w:val="left"/>
    </w:pPr>
    <w:r>
      <w:rPr>
        <w:noProof/>
        <w:sz w:val="22"/>
      </w:rPr>
      <mc:AlternateContent>
        <mc:Choice Requires="wpg">
          <w:drawing>
            <wp:anchor distT="0" distB="0" distL="114300" distR="114300" simplePos="0" relativeHeight="251658240" behindDoc="0" locked="0" layoutInCell="1" allowOverlap="1" wp14:anchorId="1368F6FF" wp14:editId="3CD85FA4">
              <wp:simplePos x="0" y="0"/>
              <wp:positionH relativeFrom="page">
                <wp:posOffset>493205</wp:posOffset>
              </wp:positionH>
              <wp:positionV relativeFrom="page">
                <wp:posOffset>8898560</wp:posOffset>
              </wp:positionV>
              <wp:extent cx="5925604" cy="2527"/>
              <wp:effectExtent l="0" t="0" r="0" b="0"/>
              <wp:wrapSquare wrapText="bothSides"/>
              <wp:docPr id="13434" name="Group 13434"/>
              <wp:cNvGraphicFramePr/>
              <a:graphic xmlns:a="http://schemas.openxmlformats.org/drawingml/2006/main">
                <a:graphicData uri="http://schemas.microsoft.com/office/word/2010/wordprocessingGroup">
                  <wpg:wgp>
                    <wpg:cNvGrpSpPr/>
                    <wpg:grpSpPr>
                      <a:xfrm>
                        <a:off x="0" y="0"/>
                        <a:ext cx="5925604" cy="2527"/>
                        <a:chOff x="0" y="0"/>
                        <a:chExt cx="5925604" cy="2527"/>
                      </a:xfrm>
                    </wpg:grpSpPr>
                    <wps:wsp>
                      <wps:cNvPr id="13435" name="Shape 13435"/>
                      <wps:cNvSpPr/>
                      <wps:spPr>
                        <a:xfrm>
                          <a:off x="0" y="0"/>
                          <a:ext cx="5925604" cy="0"/>
                        </a:xfrm>
                        <a:custGeom>
                          <a:avLst/>
                          <a:gdLst/>
                          <a:ahLst/>
                          <a:cxnLst/>
                          <a:rect l="0" t="0" r="0" b="0"/>
                          <a:pathLst>
                            <a:path w="5925604">
                              <a:moveTo>
                                <a:pt x="0" y="0"/>
                              </a:moveTo>
                              <a:lnTo>
                                <a:pt x="5925604" y="0"/>
                              </a:lnTo>
                            </a:path>
                          </a:pathLst>
                        </a:custGeom>
                        <a:ln w="252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w:pict>
            <v:group w14:anchorId="7B353174" id="Group 13434" o:spid="_x0000_s1026" style="position:absolute;margin-left:38.85pt;margin-top:700.65pt;width:466.6pt;height:.2pt;z-index:251658240;mso-position-horizontal-relative:page;mso-position-vertical-relative:page" coordsize="5925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">
              <v:shape id="Shape 13435" o:spid="_x0000_s1027" style="position:absolute;width:59256;height:0;visibility:visible;mso-wrap-style:square;v-text-anchor:top" coordsize="5925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" path="m,l5925604,e" filled="f" strokeweight=".07019mm">
                <v:stroke miterlimit="83231f" joinstyle="miter"/>
                <v:path arrowok="t" textboxrect="0,0,5925604,0"/>
              </v:shape>
              <w10:wrap type="square" anchorx="page" anchory="page"/>
            </v:group>
          </w:pict>
        </mc:Fallback>
      </mc:AlternateContent>
    </w:r>
    <w:r>
      <w:rPr>
        <w:sz w:val="18"/>
      </w:rPr>
      <w:t xml:space="preserve">: </w:t>
    </w:r>
    <w:r>
      <w:rPr>
        <w:i/>
        <w:sz w:val="18"/>
      </w:rPr>
      <w:t>Preprint submitted to Elsevier</w:t>
    </w:r>
    <w:r>
      <w:rPr>
        <w:i/>
        <w:sz w:val="18"/>
      </w:rPr>
      <w:tab/>
    </w:r>
    <w:r>
      <w:rPr>
        <w:sz w:val="18"/>
      </w:rPr>
      <w:t xml:space="preserve">Page </w:t>
    </w:r>
    <w:r>
      <w:fldChar w:fldCharType="begin"/>
    </w:r>
    <w:r>
      <w:instrText xml:space="preserve"> PAGE   \* MERGEFORMAT </w:instrText>
    </w:r>
    <w:r>
      <w:fldChar w:fldCharType="separate"/>
    </w:r>
    <w:r>
      <w:rPr>
        <w:sz w:val="18"/>
      </w:rPr>
      <w:t>2</w:t>
    </w:r>
    <w:r>
      <w:rPr>
        <w:sz w:val="18"/>
      </w:rPr>
      <w:fldChar w:fldCharType="end"/>
    </w:r>
    <w:r>
      <w:rPr>
        <w:sz w:val="18"/>
      </w:rPr>
      <w:t xml:space="preserve"> of 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55CDE" w14:textId="77777777" w:rsidR="00DD0909" w:rsidRDefault="00AF1F24">
    <w:pPr>
      <w:tabs>
        <w:tab w:val="right" w:pos="9332"/>
      </w:tabs>
      <w:spacing w:after="0" w:line="259" w:lineRule="auto"/>
      <w:ind w:left="0" w:firstLine="0"/>
      <w:jc w:val="left"/>
    </w:pPr>
    <w:r>
      <w:rPr>
        <w:noProof/>
        <w:sz w:val="22"/>
      </w:rPr>
      <mc:AlternateContent>
        <mc:Choice Requires="wpg">
          <w:drawing>
            <wp:anchor distT="0" distB="0" distL="114300" distR="114300" simplePos="0" relativeHeight="251658241" behindDoc="0" locked="0" layoutInCell="1" allowOverlap="1" wp14:anchorId="53D9E999" wp14:editId="69E3764F">
              <wp:simplePos x="0" y="0"/>
              <wp:positionH relativeFrom="page">
                <wp:posOffset>493205</wp:posOffset>
              </wp:positionH>
              <wp:positionV relativeFrom="page">
                <wp:posOffset>8898560</wp:posOffset>
              </wp:positionV>
              <wp:extent cx="5925604" cy="2527"/>
              <wp:effectExtent l="0" t="0" r="0" b="0"/>
              <wp:wrapSquare wrapText="bothSides"/>
              <wp:docPr id="13418" name="Group 13418"/>
              <wp:cNvGraphicFramePr/>
              <a:graphic xmlns:a="http://schemas.openxmlformats.org/drawingml/2006/main">
                <a:graphicData uri="http://schemas.microsoft.com/office/word/2010/wordprocessingGroup">
                  <wpg:wgp>
                    <wpg:cNvGrpSpPr/>
                    <wpg:grpSpPr>
                      <a:xfrm>
                        <a:off x="0" y="0"/>
                        <a:ext cx="5925604" cy="2527"/>
                        <a:chOff x="0" y="0"/>
                        <a:chExt cx="5925604" cy="2527"/>
                      </a:xfrm>
                    </wpg:grpSpPr>
                    <wps:wsp>
                      <wps:cNvPr id="13419" name="Shape 13419"/>
                      <wps:cNvSpPr/>
                      <wps:spPr>
                        <a:xfrm>
                          <a:off x="0" y="0"/>
                          <a:ext cx="5925604" cy="0"/>
                        </a:xfrm>
                        <a:custGeom>
                          <a:avLst/>
                          <a:gdLst/>
                          <a:ahLst/>
                          <a:cxnLst/>
                          <a:rect l="0" t="0" r="0" b="0"/>
                          <a:pathLst>
                            <a:path w="5925604">
                              <a:moveTo>
                                <a:pt x="0" y="0"/>
                              </a:moveTo>
                              <a:lnTo>
                                <a:pt x="5925604" y="0"/>
                              </a:lnTo>
                            </a:path>
                          </a:pathLst>
                        </a:custGeom>
                        <a:ln w="252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w:pict>
            <v:group w14:anchorId="7130A6A8" id="Group 13418" o:spid="_x0000_s1026" style="position:absolute;margin-left:38.85pt;margin-top:700.65pt;width:466.6pt;height:.2pt;z-index:251658241;mso-position-horizontal-relative:page;mso-position-vertical-relative:page" coordsize="5925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">
              <v:shape id="Shape 13419" o:spid="_x0000_s1027" style="position:absolute;width:59256;height:0;visibility:visible;mso-wrap-style:square;v-text-anchor:top" coordsize="5925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" path="m,l5925604,e" filled="f" strokeweight=".07019mm">
                <v:stroke miterlimit="83231f" joinstyle="miter"/>
                <v:path arrowok="t" textboxrect="0,0,5925604,0"/>
              </v:shape>
              <w10:wrap type="square" anchorx="page" anchory="page"/>
            </v:group>
          </w:pict>
        </mc:Fallback>
      </mc:AlternateContent>
    </w:r>
    <w:r>
      <w:rPr>
        <w:sz w:val="18"/>
      </w:rPr>
      <w:t xml:space="preserve">: </w:t>
    </w:r>
    <w:r>
      <w:rPr>
        <w:i/>
        <w:sz w:val="18"/>
      </w:rPr>
      <w:t>Preprint submitted to Elsevier</w:t>
    </w:r>
    <w:r>
      <w:rPr>
        <w:i/>
        <w:sz w:val="18"/>
      </w:rPr>
      <w:tab/>
    </w:r>
    <w:r>
      <w:rPr>
        <w:sz w:val="18"/>
      </w:rPr>
      <w:t xml:space="preserve">Page </w:t>
    </w:r>
    <w:r>
      <w:fldChar w:fldCharType="begin"/>
    </w:r>
    <w:r>
      <w:instrText xml:space="preserve"> PAGE   \* MERGEFORMAT </w:instrText>
    </w:r>
    <w:r>
      <w:fldChar w:fldCharType="separate"/>
    </w:r>
    <w:r>
      <w:rPr>
        <w:sz w:val="18"/>
      </w:rPr>
      <w:t>2</w:t>
    </w:r>
    <w:r>
      <w:rPr>
        <w:sz w:val="18"/>
      </w:rPr>
      <w:fldChar w:fldCharType="end"/>
    </w:r>
    <w:r>
      <w:rPr>
        <w:sz w:val="18"/>
      </w:rPr>
      <w:t xml:space="preserve"> of 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27832" w14:textId="77777777" w:rsidR="00DD0909" w:rsidRDefault="00AF1F24">
    <w:pPr>
      <w:tabs>
        <w:tab w:val="right" w:pos="9332"/>
      </w:tabs>
      <w:spacing w:after="0" w:line="259" w:lineRule="auto"/>
      <w:ind w:left="0" w:firstLine="0"/>
      <w:jc w:val="left"/>
    </w:pPr>
    <w:r>
      <w:rPr>
        <w:noProof/>
        <w:sz w:val="22"/>
      </w:rPr>
      <mc:AlternateContent>
        <mc:Choice Requires="wpg">
          <w:drawing>
            <wp:anchor distT="0" distB="0" distL="114300" distR="114300" simplePos="0" relativeHeight="251658242" behindDoc="0" locked="0" layoutInCell="1" allowOverlap="1" wp14:anchorId="563EABD6" wp14:editId="3D53033D">
              <wp:simplePos x="0" y="0"/>
              <wp:positionH relativeFrom="page">
                <wp:posOffset>493205</wp:posOffset>
              </wp:positionH>
              <wp:positionV relativeFrom="page">
                <wp:posOffset>8898560</wp:posOffset>
              </wp:positionV>
              <wp:extent cx="5925604" cy="2527"/>
              <wp:effectExtent l="0" t="0" r="0" b="0"/>
              <wp:wrapSquare wrapText="bothSides"/>
              <wp:docPr id="13402" name="Group 13402"/>
              <wp:cNvGraphicFramePr/>
              <a:graphic xmlns:a="http://schemas.openxmlformats.org/drawingml/2006/main">
                <a:graphicData uri="http://schemas.microsoft.com/office/word/2010/wordprocessingGroup">
                  <wpg:wgp>
                    <wpg:cNvGrpSpPr/>
                    <wpg:grpSpPr>
                      <a:xfrm>
                        <a:off x="0" y="0"/>
                        <a:ext cx="5925604" cy="2527"/>
                        <a:chOff x="0" y="0"/>
                        <a:chExt cx="5925604" cy="2527"/>
                      </a:xfrm>
                    </wpg:grpSpPr>
                    <wps:wsp>
                      <wps:cNvPr id="13403" name="Shape 13403"/>
                      <wps:cNvSpPr/>
                      <wps:spPr>
                        <a:xfrm>
                          <a:off x="0" y="0"/>
                          <a:ext cx="5925604" cy="0"/>
                        </a:xfrm>
                        <a:custGeom>
                          <a:avLst/>
                          <a:gdLst/>
                          <a:ahLst/>
                          <a:cxnLst/>
                          <a:rect l="0" t="0" r="0" b="0"/>
                          <a:pathLst>
                            <a:path w="5925604">
                              <a:moveTo>
                                <a:pt x="0" y="0"/>
                              </a:moveTo>
                              <a:lnTo>
                                <a:pt x="5925604" y="0"/>
                              </a:lnTo>
                            </a:path>
                          </a:pathLst>
                        </a:custGeom>
                        <a:ln w="252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w:pict>
            <v:group w14:anchorId="2559A8B5" id="Group 13402" o:spid="_x0000_s1026" style="position:absolute;margin-left:38.85pt;margin-top:700.65pt;width:466.6pt;height:.2pt;z-index:251658242;mso-position-horizontal-relative:page;mso-position-vertical-relative:page" coordsize="5925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">
              <v:shape id="Shape 13403" o:spid="_x0000_s1027" style="position:absolute;width:59256;height:0;visibility:visible;mso-wrap-style:square;v-text-anchor:top" coordsize="5925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" path="m,l5925604,e" filled="f" strokeweight=".07019mm">
                <v:stroke miterlimit="83231f" joinstyle="miter"/>
                <v:path arrowok="t" textboxrect="0,0,5925604,0"/>
              </v:shape>
              <w10:wrap type="square" anchorx="page" anchory="page"/>
            </v:group>
          </w:pict>
        </mc:Fallback>
      </mc:AlternateContent>
    </w:r>
    <w:r>
      <w:rPr>
        <w:sz w:val="18"/>
      </w:rPr>
      <w:t xml:space="preserve">: </w:t>
    </w:r>
    <w:r>
      <w:rPr>
        <w:i/>
        <w:sz w:val="18"/>
      </w:rPr>
      <w:t>Preprint submitted to Elsevier</w:t>
    </w:r>
    <w:r>
      <w:rPr>
        <w:i/>
        <w:sz w:val="18"/>
      </w:rPr>
      <w:tab/>
    </w:r>
    <w:r>
      <w:rPr>
        <w:sz w:val="18"/>
      </w:rPr>
      <w:t xml:space="preserve">Page </w:t>
    </w:r>
    <w:r>
      <w:fldChar w:fldCharType="begin"/>
    </w:r>
    <w:r>
      <w:instrText xml:space="preserve"> PAGE   \* MERGEFORMAT </w:instrText>
    </w:r>
    <w:r>
      <w:fldChar w:fldCharType="separate"/>
    </w:r>
    <w:r>
      <w:rPr>
        <w:sz w:val="18"/>
      </w:rPr>
      <w:t>2</w:t>
    </w:r>
    <w:r>
      <w:rPr>
        <w:sz w:val="18"/>
      </w:rPr>
      <w:fldChar w:fldCharType="end"/>
    </w:r>
    <w:r>
      <w:rPr>
        <w:sz w:val="18"/>
      </w:rPr>
      <w:t xml:space="preserve"> of 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D0A89" w14:textId="77777777" w:rsidR="009D3626" w:rsidRDefault="009D3626">
      <w:pPr>
        <w:spacing w:after="0" w:line="240" w:lineRule="auto"/>
      </w:pPr>
      <w:r>
        <w:separator/>
      </w:r>
    </w:p>
  </w:footnote>
  <w:footnote w:type="continuationSeparator" w:id="0">
    <w:p w14:paraId="490C39C5" w14:textId="77777777" w:rsidR="009D3626" w:rsidRDefault="009D3626">
      <w:pPr>
        <w:spacing w:after="0" w:line="240" w:lineRule="auto"/>
      </w:pPr>
      <w:r>
        <w:continuationSeparator/>
      </w:r>
    </w:p>
  </w:footnote>
  <w:footnote w:type="continuationNotice" w:id="1">
    <w:p w14:paraId="292C43C5" w14:textId="77777777" w:rsidR="009D3626" w:rsidRDefault="009D3626">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bookmark int2:bookmarkName="_Int_wVz7oLB7" int2:invalidationBookmarkName="" int2:hashCode="8ks1ILnuGYkzZb" int2:id="GV4HqTUf">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47A9"/>
    <w:multiLevelType w:val="hybridMultilevel"/>
    <w:tmpl w:val="680E41E4"/>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F1264B7"/>
    <w:multiLevelType w:val="hybridMultilevel"/>
    <w:tmpl w:val="8B0A9FC6"/>
    <w:lvl w:ilvl="0" w:tplc="7D627CC2">
      <w:numFmt w:val="bullet"/>
      <w:lvlText w:val="-"/>
      <w:lvlJc w:val="left"/>
      <w:pPr>
        <w:ind w:left="345" w:hanging="360"/>
      </w:pPr>
      <w:rPr>
        <w:rFonts w:ascii="Arial" w:eastAsia="Calibri" w:hAnsi="Arial" w:cs="Arial" w:hint="default"/>
        <w:b/>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2" w15:restartNumberingAfterBreak="0">
    <w:nsid w:val="1C8F3DB3"/>
    <w:multiLevelType w:val="hybridMultilevel"/>
    <w:tmpl w:val="0510BA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FF53355"/>
    <w:multiLevelType w:val="multilevel"/>
    <w:tmpl w:val="012A241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77E4E17"/>
    <w:multiLevelType w:val="multilevel"/>
    <w:tmpl w:val="4F1C56C8"/>
    <w:lvl w:ilvl="0">
      <w:start w:val="2"/>
      <w:numFmt w:val="decimal"/>
      <w:lvlText w:val="%1"/>
      <w:lvlJc w:val="left"/>
      <w:pPr>
        <w:ind w:left="345"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35" w:hanging="720"/>
      </w:pPr>
      <w:rPr>
        <w:rFonts w:hint="default"/>
      </w:rPr>
    </w:lvl>
    <w:lvl w:ilvl="3">
      <w:start w:val="1"/>
      <w:numFmt w:val="decimal"/>
      <w:isLgl/>
      <w:lvlText w:val="%1.%2.%3.%4"/>
      <w:lvlJc w:val="left"/>
      <w:pPr>
        <w:ind w:left="750" w:hanging="720"/>
      </w:pPr>
      <w:rPr>
        <w:rFonts w:hint="default"/>
      </w:rPr>
    </w:lvl>
    <w:lvl w:ilvl="4">
      <w:start w:val="1"/>
      <w:numFmt w:val="decimal"/>
      <w:isLgl/>
      <w:lvlText w:val="%1.%2.%3.%4.%5"/>
      <w:lvlJc w:val="left"/>
      <w:pPr>
        <w:ind w:left="1125"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15"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905" w:hanging="1800"/>
      </w:pPr>
      <w:rPr>
        <w:rFonts w:hint="default"/>
      </w:rPr>
    </w:lvl>
  </w:abstractNum>
  <w:abstractNum w:abstractNumId="5" w15:restartNumberingAfterBreak="0">
    <w:nsid w:val="3C776D9F"/>
    <w:multiLevelType w:val="hybridMultilevel"/>
    <w:tmpl w:val="F724C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E048CA"/>
    <w:multiLevelType w:val="hybridMultilevel"/>
    <w:tmpl w:val="63ECC7EA"/>
    <w:lvl w:ilvl="0" w:tplc="13309B76">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2ECFA08">
      <w:start w:val="1"/>
      <w:numFmt w:val="bullet"/>
      <w:lvlText w:val="o"/>
      <w:lvlJc w:val="left"/>
      <w:pPr>
        <w:ind w:left="13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4744CC0">
      <w:start w:val="1"/>
      <w:numFmt w:val="bullet"/>
      <w:lvlText w:val="▪"/>
      <w:lvlJc w:val="left"/>
      <w:pPr>
        <w:ind w:left="20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760DE42">
      <w:start w:val="1"/>
      <w:numFmt w:val="bullet"/>
      <w:lvlText w:val="•"/>
      <w:lvlJc w:val="left"/>
      <w:pPr>
        <w:ind w:left="28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7087DBC">
      <w:start w:val="1"/>
      <w:numFmt w:val="bullet"/>
      <w:lvlText w:val="o"/>
      <w:lvlJc w:val="left"/>
      <w:pPr>
        <w:ind w:left="35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408596E">
      <w:start w:val="1"/>
      <w:numFmt w:val="bullet"/>
      <w:lvlText w:val="▪"/>
      <w:lvlJc w:val="left"/>
      <w:pPr>
        <w:ind w:left="42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6664C1C">
      <w:start w:val="1"/>
      <w:numFmt w:val="bullet"/>
      <w:lvlText w:val="•"/>
      <w:lvlJc w:val="left"/>
      <w:pPr>
        <w:ind w:left="49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1103176">
      <w:start w:val="1"/>
      <w:numFmt w:val="bullet"/>
      <w:lvlText w:val="o"/>
      <w:lvlJc w:val="left"/>
      <w:pPr>
        <w:ind w:left="56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6723232">
      <w:start w:val="1"/>
      <w:numFmt w:val="bullet"/>
      <w:lvlText w:val="▪"/>
      <w:lvlJc w:val="left"/>
      <w:pPr>
        <w:ind w:left="64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E1B381C"/>
    <w:multiLevelType w:val="hybridMultilevel"/>
    <w:tmpl w:val="B6A0A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52E0291"/>
    <w:multiLevelType w:val="hybridMultilevel"/>
    <w:tmpl w:val="2368B3A0"/>
    <w:lvl w:ilvl="0" w:tplc="906CF57E">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7421494">
      <w:start w:val="1"/>
      <w:numFmt w:val="bullet"/>
      <w:lvlText w:val="o"/>
      <w:lvlJc w:val="left"/>
      <w:pPr>
        <w:ind w:left="13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C706D58">
      <w:start w:val="1"/>
      <w:numFmt w:val="bullet"/>
      <w:lvlText w:val="▪"/>
      <w:lvlJc w:val="left"/>
      <w:pPr>
        <w:ind w:left="20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1CEA02E">
      <w:start w:val="1"/>
      <w:numFmt w:val="bullet"/>
      <w:lvlText w:val="•"/>
      <w:lvlJc w:val="left"/>
      <w:pPr>
        <w:ind w:left="28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F401FF2">
      <w:start w:val="1"/>
      <w:numFmt w:val="bullet"/>
      <w:lvlText w:val="o"/>
      <w:lvlJc w:val="left"/>
      <w:pPr>
        <w:ind w:left="35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C2A5E32">
      <w:start w:val="1"/>
      <w:numFmt w:val="bullet"/>
      <w:lvlText w:val="▪"/>
      <w:lvlJc w:val="left"/>
      <w:pPr>
        <w:ind w:left="42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FDA03E6">
      <w:start w:val="1"/>
      <w:numFmt w:val="bullet"/>
      <w:lvlText w:val="•"/>
      <w:lvlJc w:val="left"/>
      <w:pPr>
        <w:ind w:left="49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FFE8776">
      <w:start w:val="1"/>
      <w:numFmt w:val="bullet"/>
      <w:lvlText w:val="o"/>
      <w:lvlJc w:val="left"/>
      <w:pPr>
        <w:ind w:left="56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2F6F866">
      <w:start w:val="1"/>
      <w:numFmt w:val="bullet"/>
      <w:lvlText w:val="▪"/>
      <w:lvlJc w:val="left"/>
      <w:pPr>
        <w:ind w:left="64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6D43CCC"/>
    <w:multiLevelType w:val="hybridMultilevel"/>
    <w:tmpl w:val="1BA261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960065B"/>
    <w:multiLevelType w:val="hybridMultilevel"/>
    <w:tmpl w:val="ED9C4256"/>
    <w:lvl w:ilvl="0" w:tplc="8B629BEA">
      <w:start w:val="1"/>
      <w:numFmt w:val="decimal"/>
      <w:lvlText w:val="%1."/>
      <w:lvlJc w:val="left"/>
      <w:pPr>
        <w:ind w:left="345" w:hanging="360"/>
      </w:pPr>
      <w:rPr>
        <w:rFonts w:hint="default"/>
      </w:rPr>
    </w:lvl>
    <w:lvl w:ilvl="1" w:tplc="04100019" w:tentative="1">
      <w:start w:val="1"/>
      <w:numFmt w:val="lowerLetter"/>
      <w:lvlText w:val="%2."/>
      <w:lvlJc w:val="left"/>
      <w:pPr>
        <w:ind w:left="1065" w:hanging="360"/>
      </w:pPr>
    </w:lvl>
    <w:lvl w:ilvl="2" w:tplc="0410001B" w:tentative="1">
      <w:start w:val="1"/>
      <w:numFmt w:val="lowerRoman"/>
      <w:lvlText w:val="%3."/>
      <w:lvlJc w:val="right"/>
      <w:pPr>
        <w:ind w:left="1785" w:hanging="180"/>
      </w:pPr>
    </w:lvl>
    <w:lvl w:ilvl="3" w:tplc="0410000F" w:tentative="1">
      <w:start w:val="1"/>
      <w:numFmt w:val="decimal"/>
      <w:lvlText w:val="%4."/>
      <w:lvlJc w:val="left"/>
      <w:pPr>
        <w:ind w:left="2505" w:hanging="360"/>
      </w:pPr>
    </w:lvl>
    <w:lvl w:ilvl="4" w:tplc="04100019" w:tentative="1">
      <w:start w:val="1"/>
      <w:numFmt w:val="lowerLetter"/>
      <w:lvlText w:val="%5."/>
      <w:lvlJc w:val="left"/>
      <w:pPr>
        <w:ind w:left="3225" w:hanging="360"/>
      </w:pPr>
    </w:lvl>
    <w:lvl w:ilvl="5" w:tplc="0410001B" w:tentative="1">
      <w:start w:val="1"/>
      <w:numFmt w:val="lowerRoman"/>
      <w:lvlText w:val="%6."/>
      <w:lvlJc w:val="right"/>
      <w:pPr>
        <w:ind w:left="3945" w:hanging="180"/>
      </w:pPr>
    </w:lvl>
    <w:lvl w:ilvl="6" w:tplc="0410000F" w:tentative="1">
      <w:start w:val="1"/>
      <w:numFmt w:val="decimal"/>
      <w:lvlText w:val="%7."/>
      <w:lvlJc w:val="left"/>
      <w:pPr>
        <w:ind w:left="4665" w:hanging="360"/>
      </w:pPr>
    </w:lvl>
    <w:lvl w:ilvl="7" w:tplc="04100019" w:tentative="1">
      <w:start w:val="1"/>
      <w:numFmt w:val="lowerLetter"/>
      <w:lvlText w:val="%8."/>
      <w:lvlJc w:val="left"/>
      <w:pPr>
        <w:ind w:left="5385" w:hanging="360"/>
      </w:pPr>
    </w:lvl>
    <w:lvl w:ilvl="8" w:tplc="0410001B" w:tentative="1">
      <w:start w:val="1"/>
      <w:numFmt w:val="lowerRoman"/>
      <w:lvlText w:val="%9."/>
      <w:lvlJc w:val="right"/>
      <w:pPr>
        <w:ind w:left="6105" w:hanging="180"/>
      </w:pPr>
    </w:lvl>
  </w:abstractNum>
  <w:abstractNum w:abstractNumId="11" w15:restartNumberingAfterBreak="0">
    <w:nsid w:val="602D5DA9"/>
    <w:multiLevelType w:val="hybridMultilevel"/>
    <w:tmpl w:val="BC0E14F8"/>
    <w:lvl w:ilvl="0" w:tplc="576C2BC2">
      <w:numFmt w:val="bullet"/>
      <w:lvlText w:val="•"/>
      <w:lvlJc w:val="left"/>
      <w:pPr>
        <w:ind w:left="1080" w:hanging="360"/>
      </w:pPr>
      <w:rPr>
        <w:rFonts w:ascii="Arial" w:eastAsia="Arial" w:hAnsi="Arial" w:cs="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2" w15:restartNumberingAfterBreak="0">
    <w:nsid w:val="617173F0"/>
    <w:multiLevelType w:val="hybridMultilevel"/>
    <w:tmpl w:val="08785FF6"/>
    <w:lvl w:ilvl="0" w:tplc="576C2BC2">
      <w:numFmt w:val="bullet"/>
      <w:lvlText w:val="•"/>
      <w:lvlJc w:val="left"/>
      <w:pPr>
        <w:ind w:left="720" w:hanging="360"/>
      </w:pPr>
      <w:rPr>
        <w:rFonts w:ascii="Arial" w:eastAsia="Arial"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D0931C5"/>
    <w:multiLevelType w:val="hybridMultilevel"/>
    <w:tmpl w:val="98DCB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F15F54"/>
    <w:multiLevelType w:val="hybridMultilevel"/>
    <w:tmpl w:val="69BE2E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95421044">
    <w:abstractNumId w:val="6"/>
  </w:num>
  <w:num w:numId="2" w16cid:durableId="989021379">
    <w:abstractNumId w:val="8"/>
  </w:num>
  <w:num w:numId="3" w16cid:durableId="1956790760">
    <w:abstractNumId w:val="14"/>
  </w:num>
  <w:num w:numId="4" w16cid:durableId="1204709157">
    <w:abstractNumId w:val="1"/>
  </w:num>
  <w:num w:numId="5" w16cid:durableId="1662386832">
    <w:abstractNumId w:val="5"/>
  </w:num>
  <w:num w:numId="6" w16cid:durableId="1313751746">
    <w:abstractNumId w:val="13"/>
  </w:num>
  <w:num w:numId="7" w16cid:durableId="1366979635">
    <w:abstractNumId w:val="4"/>
  </w:num>
  <w:num w:numId="8" w16cid:durableId="567035173">
    <w:abstractNumId w:val="7"/>
  </w:num>
  <w:num w:numId="9" w16cid:durableId="1832671525">
    <w:abstractNumId w:val="0"/>
  </w:num>
  <w:num w:numId="10" w16cid:durableId="539979113">
    <w:abstractNumId w:val="3"/>
  </w:num>
  <w:num w:numId="11" w16cid:durableId="1728914388">
    <w:abstractNumId w:val="10"/>
  </w:num>
  <w:num w:numId="12" w16cid:durableId="1261374900">
    <w:abstractNumId w:val="9"/>
  </w:num>
  <w:num w:numId="13" w16cid:durableId="645663645">
    <w:abstractNumId w:val="12"/>
  </w:num>
  <w:num w:numId="14" w16cid:durableId="520898113">
    <w:abstractNumId w:val="11"/>
  </w:num>
  <w:num w:numId="15" w16cid:durableId="1985691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283"/>
  <w:evenAndOddHeaders/>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E1tjQxsTSyNDYwMLdQ0lEKTi0uzszPAykwNawFAFFQPn4tAAAA"/>
  </w:docVars>
  <w:rsids>
    <w:rsidRoot w:val="00DD0909"/>
    <w:rsid w:val="000005CD"/>
    <w:rsid w:val="0000084D"/>
    <w:rsid w:val="00001DC9"/>
    <w:rsid w:val="00002AE4"/>
    <w:rsid w:val="000032F3"/>
    <w:rsid w:val="0000480B"/>
    <w:rsid w:val="00004D43"/>
    <w:rsid w:val="00004E70"/>
    <w:rsid w:val="0000523C"/>
    <w:rsid w:val="000054DC"/>
    <w:rsid w:val="000058FF"/>
    <w:rsid w:val="00005B64"/>
    <w:rsid w:val="00005E8F"/>
    <w:rsid w:val="00010568"/>
    <w:rsid w:val="00010CF4"/>
    <w:rsid w:val="00010F3B"/>
    <w:rsid w:val="00011485"/>
    <w:rsid w:val="000114FB"/>
    <w:rsid w:val="000116CB"/>
    <w:rsid w:val="00011E41"/>
    <w:rsid w:val="0001208A"/>
    <w:rsid w:val="000125AF"/>
    <w:rsid w:val="00012615"/>
    <w:rsid w:val="00012A14"/>
    <w:rsid w:val="00012F91"/>
    <w:rsid w:val="00014163"/>
    <w:rsid w:val="000144F9"/>
    <w:rsid w:val="00014D46"/>
    <w:rsid w:val="000152FD"/>
    <w:rsid w:val="00015BB3"/>
    <w:rsid w:val="00016D67"/>
    <w:rsid w:val="000211DB"/>
    <w:rsid w:val="0002419C"/>
    <w:rsid w:val="0002450C"/>
    <w:rsid w:val="000254FD"/>
    <w:rsid w:val="00026159"/>
    <w:rsid w:val="0002725D"/>
    <w:rsid w:val="000275D0"/>
    <w:rsid w:val="0002763A"/>
    <w:rsid w:val="0002764C"/>
    <w:rsid w:val="00027B5D"/>
    <w:rsid w:val="0003083D"/>
    <w:rsid w:val="0003094A"/>
    <w:rsid w:val="00031833"/>
    <w:rsid w:val="00032364"/>
    <w:rsid w:val="000330F7"/>
    <w:rsid w:val="000334EA"/>
    <w:rsid w:val="0003357B"/>
    <w:rsid w:val="000339E2"/>
    <w:rsid w:val="00033A6A"/>
    <w:rsid w:val="000341A0"/>
    <w:rsid w:val="000347C4"/>
    <w:rsid w:val="00037A3E"/>
    <w:rsid w:val="00040D3D"/>
    <w:rsid w:val="000412F8"/>
    <w:rsid w:val="00041F7A"/>
    <w:rsid w:val="0004205B"/>
    <w:rsid w:val="00042CAB"/>
    <w:rsid w:val="0004321B"/>
    <w:rsid w:val="00043494"/>
    <w:rsid w:val="0004463C"/>
    <w:rsid w:val="00046B03"/>
    <w:rsid w:val="00047B13"/>
    <w:rsid w:val="00047CB5"/>
    <w:rsid w:val="000515EB"/>
    <w:rsid w:val="0005393A"/>
    <w:rsid w:val="00053C37"/>
    <w:rsid w:val="00053C3A"/>
    <w:rsid w:val="0005595D"/>
    <w:rsid w:val="00055C69"/>
    <w:rsid w:val="0005602A"/>
    <w:rsid w:val="00056148"/>
    <w:rsid w:val="0005625E"/>
    <w:rsid w:val="00056567"/>
    <w:rsid w:val="000575A5"/>
    <w:rsid w:val="000576D2"/>
    <w:rsid w:val="00057722"/>
    <w:rsid w:val="00057DB4"/>
    <w:rsid w:val="00057F50"/>
    <w:rsid w:val="00060385"/>
    <w:rsid w:val="0006090B"/>
    <w:rsid w:val="00061135"/>
    <w:rsid w:val="0006192F"/>
    <w:rsid w:val="00062317"/>
    <w:rsid w:val="00062504"/>
    <w:rsid w:val="00063306"/>
    <w:rsid w:val="000633F0"/>
    <w:rsid w:val="000643C8"/>
    <w:rsid w:val="000648CF"/>
    <w:rsid w:val="00065068"/>
    <w:rsid w:val="000652DB"/>
    <w:rsid w:val="0006581F"/>
    <w:rsid w:val="00066E47"/>
    <w:rsid w:val="00067988"/>
    <w:rsid w:val="000704A3"/>
    <w:rsid w:val="000705ED"/>
    <w:rsid w:val="000740C3"/>
    <w:rsid w:val="00074C5B"/>
    <w:rsid w:val="00075021"/>
    <w:rsid w:val="000750AB"/>
    <w:rsid w:val="000751DC"/>
    <w:rsid w:val="00076185"/>
    <w:rsid w:val="00076F11"/>
    <w:rsid w:val="00077159"/>
    <w:rsid w:val="00077622"/>
    <w:rsid w:val="00081724"/>
    <w:rsid w:val="00081A26"/>
    <w:rsid w:val="00082AD2"/>
    <w:rsid w:val="00082CF8"/>
    <w:rsid w:val="00082E47"/>
    <w:rsid w:val="00083033"/>
    <w:rsid w:val="00083979"/>
    <w:rsid w:val="00083FB4"/>
    <w:rsid w:val="00084CF7"/>
    <w:rsid w:val="00085A0D"/>
    <w:rsid w:val="000860CD"/>
    <w:rsid w:val="000862E4"/>
    <w:rsid w:val="00087347"/>
    <w:rsid w:val="00087727"/>
    <w:rsid w:val="00087CBB"/>
    <w:rsid w:val="00090397"/>
    <w:rsid w:val="00090946"/>
    <w:rsid w:val="00090DD9"/>
    <w:rsid w:val="00091221"/>
    <w:rsid w:val="000919D4"/>
    <w:rsid w:val="00091BA3"/>
    <w:rsid w:val="00092F90"/>
    <w:rsid w:val="000944CF"/>
    <w:rsid w:val="00094F34"/>
    <w:rsid w:val="00096591"/>
    <w:rsid w:val="00097F76"/>
    <w:rsid w:val="000A04BD"/>
    <w:rsid w:val="000A06DC"/>
    <w:rsid w:val="000A114A"/>
    <w:rsid w:val="000A1879"/>
    <w:rsid w:val="000A1FE0"/>
    <w:rsid w:val="000A20E2"/>
    <w:rsid w:val="000A24E1"/>
    <w:rsid w:val="000A3899"/>
    <w:rsid w:val="000A42AB"/>
    <w:rsid w:val="000A5432"/>
    <w:rsid w:val="000A58C7"/>
    <w:rsid w:val="000A5B11"/>
    <w:rsid w:val="000A603B"/>
    <w:rsid w:val="000A66D3"/>
    <w:rsid w:val="000B07EC"/>
    <w:rsid w:val="000B128E"/>
    <w:rsid w:val="000B16DF"/>
    <w:rsid w:val="000B1CDB"/>
    <w:rsid w:val="000B24E0"/>
    <w:rsid w:val="000B2BE8"/>
    <w:rsid w:val="000B34D7"/>
    <w:rsid w:val="000B3970"/>
    <w:rsid w:val="000B564C"/>
    <w:rsid w:val="000B7189"/>
    <w:rsid w:val="000B7777"/>
    <w:rsid w:val="000C023E"/>
    <w:rsid w:val="000C1D91"/>
    <w:rsid w:val="000C23F9"/>
    <w:rsid w:val="000C2722"/>
    <w:rsid w:val="000C287F"/>
    <w:rsid w:val="000C2CB0"/>
    <w:rsid w:val="000C2DCB"/>
    <w:rsid w:val="000C3420"/>
    <w:rsid w:val="000C3997"/>
    <w:rsid w:val="000C3CA4"/>
    <w:rsid w:val="000C47C5"/>
    <w:rsid w:val="000C47E5"/>
    <w:rsid w:val="000C4AEC"/>
    <w:rsid w:val="000C4F5F"/>
    <w:rsid w:val="000C54B1"/>
    <w:rsid w:val="000C583C"/>
    <w:rsid w:val="000C74E6"/>
    <w:rsid w:val="000D06BF"/>
    <w:rsid w:val="000D0B3C"/>
    <w:rsid w:val="000D0CFF"/>
    <w:rsid w:val="000D0FB2"/>
    <w:rsid w:val="000D112A"/>
    <w:rsid w:val="000D1A9C"/>
    <w:rsid w:val="000D26A3"/>
    <w:rsid w:val="000D370A"/>
    <w:rsid w:val="000D39F5"/>
    <w:rsid w:val="000D6543"/>
    <w:rsid w:val="000D69EC"/>
    <w:rsid w:val="000D76C4"/>
    <w:rsid w:val="000D7F9E"/>
    <w:rsid w:val="000E048A"/>
    <w:rsid w:val="000E1ABB"/>
    <w:rsid w:val="000E32C0"/>
    <w:rsid w:val="000E33CC"/>
    <w:rsid w:val="000E5398"/>
    <w:rsid w:val="000E53F3"/>
    <w:rsid w:val="000E5593"/>
    <w:rsid w:val="000E5F11"/>
    <w:rsid w:val="000E60BF"/>
    <w:rsid w:val="000E6553"/>
    <w:rsid w:val="000E7464"/>
    <w:rsid w:val="000E7C9A"/>
    <w:rsid w:val="000F0185"/>
    <w:rsid w:val="000F01BE"/>
    <w:rsid w:val="000F1156"/>
    <w:rsid w:val="000F1B4B"/>
    <w:rsid w:val="000F286C"/>
    <w:rsid w:val="000F35B6"/>
    <w:rsid w:val="000F38C8"/>
    <w:rsid w:val="000F3A6C"/>
    <w:rsid w:val="000F557A"/>
    <w:rsid w:val="000F62C5"/>
    <w:rsid w:val="000F726F"/>
    <w:rsid w:val="000F749B"/>
    <w:rsid w:val="000F76CB"/>
    <w:rsid w:val="000F79DB"/>
    <w:rsid w:val="0010088F"/>
    <w:rsid w:val="00100E8F"/>
    <w:rsid w:val="00101BC0"/>
    <w:rsid w:val="0010274A"/>
    <w:rsid w:val="00102A46"/>
    <w:rsid w:val="00102E92"/>
    <w:rsid w:val="00102F13"/>
    <w:rsid w:val="00103087"/>
    <w:rsid w:val="001036FD"/>
    <w:rsid w:val="0010398F"/>
    <w:rsid w:val="00104360"/>
    <w:rsid w:val="00104608"/>
    <w:rsid w:val="0010625B"/>
    <w:rsid w:val="001064BC"/>
    <w:rsid w:val="00106FC3"/>
    <w:rsid w:val="00107037"/>
    <w:rsid w:val="001071C1"/>
    <w:rsid w:val="001076A0"/>
    <w:rsid w:val="00107FAB"/>
    <w:rsid w:val="001100FA"/>
    <w:rsid w:val="0011060C"/>
    <w:rsid w:val="00110F19"/>
    <w:rsid w:val="00110F68"/>
    <w:rsid w:val="0011176E"/>
    <w:rsid w:val="00111DA8"/>
    <w:rsid w:val="00113680"/>
    <w:rsid w:val="00114904"/>
    <w:rsid w:val="0011522C"/>
    <w:rsid w:val="001163F0"/>
    <w:rsid w:val="001166EC"/>
    <w:rsid w:val="0011677A"/>
    <w:rsid w:val="00116F30"/>
    <w:rsid w:val="00117DD5"/>
    <w:rsid w:val="00117F3E"/>
    <w:rsid w:val="0012078C"/>
    <w:rsid w:val="001207A2"/>
    <w:rsid w:val="00121B22"/>
    <w:rsid w:val="00123004"/>
    <w:rsid w:val="001232CB"/>
    <w:rsid w:val="00123C5F"/>
    <w:rsid w:val="001253C9"/>
    <w:rsid w:val="001261ED"/>
    <w:rsid w:val="001267BB"/>
    <w:rsid w:val="00126B52"/>
    <w:rsid w:val="001270A4"/>
    <w:rsid w:val="00127268"/>
    <w:rsid w:val="00131264"/>
    <w:rsid w:val="00131AC5"/>
    <w:rsid w:val="00133E50"/>
    <w:rsid w:val="001340AB"/>
    <w:rsid w:val="0013456B"/>
    <w:rsid w:val="0013464C"/>
    <w:rsid w:val="00134FB5"/>
    <w:rsid w:val="00135021"/>
    <w:rsid w:val="001361C3"/>
    <w:rsid w:val="00137E8F"/>
    <w:rsid w:val="00139CD4"/>
    <w:rsid w:val="001405F6"/>
    <w:rsid w:val="0014065E"/>
    <w:rsid w:val="00142100"/>
    <w:rsid w:val="00142C21"/>
    <w:rsid w:val="00142DB2"/>
    <w:rsid w:val="00143342"/>
    <w:rsid w:val="00143598"/>
    <w:rsid w:val="0014361D"/>
    <w:rsid w:val="001437C7"/>
    <w:rsid w:val="001441CD"/>
    <w:rsid w:val="00144A58"/>
    <w:rsid w:val="00144AFA"/>
    <w:rsid w:val="00144B1A"/>
    <w:rsid w:val="00145947"/>
    <w:rsid w:val="001469BB"/>
    <w:rsid w:val="00147998"/>
    <w:rsid w:val="00150475"/>
    <w:rsid w:val="0015067C"/>
    <w:rsid w:val="00152249"/>
    <w:rsid w:val="0015485E"/>
    <w:rsid w:val="00154DF7"/>
    <w:rsid w:val="00154FEC"/>
    <w:rsid w:val="00155398"/>
    <w:rsid w:val="0015646B"/>
    <w:rsid w:val="00156ECB"/>
    <w:rsid w:val="0015D2AC"/>
    <w:rsid w:val="00160539"/>
    <w:rsid w:val="001605D0"/>
    <w:rsid w:val="00160787"/>
    <w:rsid w:val="00160BE5"/>
    <w:rsid w:val="00161CD8"/>
    <w:rsid w:val="001620D8"/>
    <w:rsid w:val="001624AB"/>
    <w:rsid w:val="0016278F"/>
    <w:rsid w:val="001629E6"/>
    <w:rsid w:val="00163276"/>
    <w:rsid w:val="00163345"/>
    <w:rsid w:val="00163A09"/>
    <w:rsid w:val="00164694"/>
    <w:rsid w:val="00164A87"/>
    <w:rsid w:val="00165D10"/>
    <w:rsid w:val="0016601D"/>
    <w:rsid w:val="00166764"/>
    <w:rsid w:val="001676D7"/>
    <w:rsid w:val="00167A24"/>
    <w:rsid w:val="0017072A"/>
    <w:rsid w:val="00171B94"/>
    <w:rsid w:val="00172F87"/>
    <w:rsid w:val="0017331D"/>
    <w:rsid w:val="00174D9B"/>
    <w:rsid w:val="00175C2A"/>
    <w:rsid w:val="00176B94"/>
    <w:rsid w:val="00176DA9"/>
    <w:rsid w:val="0018036A"/>
    <w:rsid w:val="00180936"/>
    <w:rsid w:val="0018103F"/>
    <w:rsid w:val="00181420"/>
    <w:rsid w:val="00181C29"/>
    <w:rsid w:val="001821E3"/>
    <w:rsid w:val="001836DC"/>
    <w:rsid w:val="00183867"/>
    <w:rsid w:val="00184480"/>
    <w:rsid w:val="00185EC0"/>
    <w:rsid w:val="00186C37"/>
    <w:rsid w:val="00186C78"/>
    <w:rsid w:val="0018713C"/>
    <w:rsid w:val="00187C3D"/>
    <w:rsid w:val="00191ABA"/>
    <w:rsid w:val="00191D30"/>
    <w:rsid w:val="00192369"/>
    <w:rsid w:val="00192FD9"/>
    <w:rsid w:val="001933BB"/>
    <w:rsid w:val="00193C69"/>
    <w:rsid w:val="00194055"/>
    <w:rsid w:val="00194335"/>
    <w:rsid w:val="001947E8"/>
    <w:rsid w:val="001949A0"/>
    <w:rsid w:val="00194CC4"/>
    <w:rsid w:val="0019510F"/>
    <w:rsid w:val="001959D3"/>
    <w:rsid w:val="00195F62"/>
    <w:rsid w:val="00196B6C"/>
    <w:rsid w:val="00196CBE"/>
    <w:rsid w:val="001972AC"/>
    <w:rsid w:val="00197C57"/>
    <w:rsid w:val="001A09A1"/>
    <w:rsid w:val="001A12D4"/>
    <w:rsid w:val="001A2E49"/>
    <w:rsid w:val="001A3B56"/>
    <w:rsid w:val="001A3BE4"/>
    <w:rsid w:val="001A5090"/>
    <w:rsid w:val="001A516E"/>
    <w:rsid w:val="001A584F"/>
    <w:rsid w:val="001A5EB9"/>
    <w:rsid w:val="001A5FA7"/>
    <w:rsid w:val="001A6D96"/>
    <w:rsid w:val="001A70DB"/>
    <w:rsid w:val="001A7842"/>
    <w:rsid w:val="001A7D92"/>
    <w:rsid w:val="001B03EA"/>
    <w:rsid w:val="001B1259"/>
    <w:rsid w:val="001B1711"/>
    <w:rsid w:val="001B17BA"/>
    <w:rsid w:val="001B2ADA"/>
    <w:rsid w:val="001B2E03"/>
    <w:rsid w:val="001B40E7"/>
    <w:rsid w:val="001B4350"/>
    <w:rsid w:val="001B643A"/>
    <w:rsid w:val="001B6735"/>
    <w:rsid w:val="001B6CBE"/>
    <w:rsid w:val="001B7384"/>
    <w:rsid w:val="001B78CC"/>
    <w:rsid w:val="001C0B16"/>
    <w:rsid w:val="001C19DF"/>
    <w:rsid w:val="001C212A"/>
    <w:rsid w:val="001C35A8"/>
    <w:rsid w:val="001C39AA"/>
    <w:rsid w:val="001C3E2D"/>
    <w:rsid w:val="001C4943"/>
    <w:rsid w:val="001C4D3C"/>
    <w:rsid w:val="001C58EF"/>
    <w:rsid w:val="001C5FCD"/>
    <w:rsid w:val="001C6B00"/>
    <w:rsid w:val="001D0421"/>
    <w:rsid w:val="001D0729"/>
    <w:rsid w:val="001D0BE6"/>
    <w:rsid w:val="001D1097"/>
    <w:rsid w:val="001D1CB4"/>
    <w:rsid w:val="001D354B"/>
    <w:rsid w:val="001D4660"/>
    <w:rsid w:val="001D4A70"/>
    <w:rsid w:val="001D5009"/>
    <w:rsid w:val="001D5377"/>
    <w:rsid w:val="001D564D"/>
    <w:rsid w:val="001D7161"/>
    <w:rsid w:val="001D7701"/>
    <w:rsid w:val="001E0429"/>
    <w:rsid w:val="001E09E7"/>
    <w:rsid w:val="001E14A5"/>
    <w:rsid w:val="001E2089"/>
    <w:rsid w:val="001E2149"/>
    <w:rsid w:val="001E2A22"/>
    <w:rsid w:val="001E3862"/>
    <w:rsid w:val="001E39CC"/>
    <w:rsid w:val="001E3CE4"/>
    <w:rsid w:val="001E4D3E"/>
    <w:rsid w:val="001E4E0C"/>
    <w:rsid w:val="001E59B0"/>
    <w:rsid w:val="001E7110"/>
    <w:rsid w:val="001E74F7"/>
    <w:rsid w:val="001E7C27"/>
    <w:rsid w:val="001E7CA5"/>
    <w:rsid w:val="001F1F0C"/>
    <w:rsid w:val="001F2213"/>
    <w:rsid w:val="001F3DEE"/>
    <w:rsid w:val="001F558B"/>
    <w:rsid w:val="001F58F9"/>
    <w:rsid w:val="001F5C09"/>
    <w:rsid w:val="001F5F61"/>
    <w:rsid w:val="001F627B"/>
    <w:rsid w:val="001F716A"/>
    <w:rsid w:val="001F7978"/>
    <w:rsid w:val="001F7A81"/>
    <w:rsid w:val="001F7AD6"/>
    <w:rsid w:val="001F7B13"/>
    <w:rsid w:val="002003FB"/>
    <w:rsid w:val="00200B0A"/>
    <w:rsid w:val="0020133E"/>
    <w:rsid w:val="00201DAC"/>
    <w:rsid w:val="002023D1"/>
    <w:rsid w:val="0020299D"/>
    <w:rsid w:val="00202B67"/>
    <w:rsid w:val="00203FF1"/>
    <w:rsid w:val="00204581"/>
    <w:rsid w:val="00205C01"/>
    <w:rsid w:val="00205DD8"/>
    <w:rsid w:val="00206019"/>
    <w:rsid w:val="00206E73"/>
    <w:rsid w:val="002075CF"/>
    <w:rsid w:val="002100A3"/>
    <w:rsid w:val="00212A4B"/>
    <w:rsid w:val="00213174"/>
    <w:rsid w:val="00213358"/>
    <w:rsid w:val="00213E6E"/>
    <w:rsid w:val="00214689"/>
    <w:rsid w:val="00214A62"/>
    <w:rsid w:val="00214DBC"/>
    <w:rsid w:val="00214F17"/>
    <w:rsid w:val="00214F31"/>
    <w:rsid w:val="00215419"/>
    <w:rsid w:val="002157EC"/>
    <w:rsid w:val="002161B5"/>
    <w:rsid w:val="00216AFA"/>
    <w:rsid w:val="00216EA3"/>
    <w:rsid w:val="00217048"/>
    <w:rsid w:val="00217438"/>
    <w:rsid w:val="002177BB"/>
    <w:rsid w:val="0022023C"/>
    <w:rsid w:val="00220E0E"/>
    <w:rsid w:val="00221763"/>
    <w:rsid w:val="0022178B"/>
    <w:rsid w:val="00221CAA"/>
    <w:rsid w:val="00222829"/>
    <w:rsid w:val="0022287D"/>
    <w:rsid w:val="0022325A"/>
    <w:rsid w:val="002257DB"/>
    <w:rsid w:val="002260E7"/>
    <w:rsid w:val="002265FC"/>
    <w:rsid w:val="00226B9C"/>
    <w:rsid w:val="002319A9"/>
    <w:rsid w:val="002327C5"/>
    <w:rsid w:val="002330C9"/>
    <w:rsid w:val="00233299"/>
    <w:rsid w:val="002332A2"/>
    <w:rsid w:val="0023363A"/>
    <w:rsid w:val="00233953"/>
    <w:rsid w:val="0023396C"/>
    <w:rsid w:val="00233C17"/>
    <w:rsid w:val="0023425D"/>
    <w:rsid w:val="00235B36"/>
    <w:rsid w:val="0023729F"/>
    <w:rsid w:val="002377B5"/>
    <w:rsid w:val="00237FA6"/>
    <w:rsid w:val="00241CAB"/>
    <w:rsid w:val="00241FD3"/>
    <w:rsid w:val="0024299C"/>
    <w:rsid w:val="00242C9B"/>
    <w:rsid w:val="0024321C"/>
    <w:rsid w:val="00243393"/>
    <w:rsid w:val="00243515"/>
    <w:rsid w:val="002435CD"/>
    <w:rsid w:val="0024519F"/>
    <w:rsid w:val="002455BB"/>
    <w:rsid w:val="002455FC"/>
    <w:rsid w:val="00245DD3"/>
    <w:rsid w:val="002463BB"/>
    <w:rsid w:val="00246805"/>
    <w:rsid w:val="00246E30"/>
    <w:rsid w:val="0025054D"/>
    <w:rsid w:val="00251253"/>
    <w:rsid w:val="002529BD"/>
    <w:rsid w:val="00252D54"/>
    <w:rsid w:val="002532C1"/>
    <w:rsid w:val="00253B94"/>
    <w:rsid w:val="00253FBF"/>
    <w:rsid w:val="00253FEF"/>
    <w:rsid w:val="00254416"/>
    <w:rsid w:val="002553A4"/>
    <w:rsid w:val="00255749"/>
    <w:rsid w:val="00255BCC"/>
    <w:rsid w:val="00255D68"/>
    <w:rsid w:val="00255EB6"/>
    <w:rsid w:val="00256F77"/>
    <w:rsid w:val="00257144"/>
    <w:rsid w:val="002609E8"/>
    <w:rsid w:val="002616C2"/>
    <w:rsid w:val="00261C57"/>
    <w:rsid w:val="00261C83"/>
    <w:rsid w:val="00261D32"/>
    <w:rsid w:val="002621B6"/>
    <w:rsid w:val="002649E5"/>
    <w:rsid w:val="00264AD0"/>
    <w:rsid w:val="00265CE3"/>
    <w:rsid w:val="00267799"/>
    <w:rsid w:val="00267804"/>
    <w:rsid w:val="0027177A"/>
    <w:rsid w:val="00272150"/>
    <w:rsid w:val="00273832"/>
    <w:rsid w:val="00275DC1"/>
    <w:rsid w:val="00276BB8"/>
    <w:rsid w:val="0027713E"/>
    <w:rsid w:val="002775BE"/>
    <w:rsid w:val="00280016"/>
    <w:rsid w:val="0028006B"/>
    <w:rsid w:val="002821EA"/>
    <w:rsid w:val="002825FA"/>
    <w:rsid w:val="00283124"/>
    <w:rsid w:val="00283DEC"/>
    <w:rsid w:val="00283FD7"/>
    <w:rsid w:val="00284846"/>
    <w:rsid w:val="00284966"/>
    <w:rsid w:val="00285078"/>
    <w:rsid w:val="0028545E"/>
    <w:rsid w:val="002867D9"/>
    <w:rsid w:val="0028758E"/>
    <w:rsid w:val="002875B2"/>
    <w:rsid w:val="002901FF"/>
    <w:rsid w:val="0029055E"/>
    <w:rsid w:val="00290986"/>
    <w:rsid w:val="00291A04"/>
    <w:rsid w:val="00292451"/>
    <w:rsid w:val="00292BB2"/>
    <w:rsid w:val="00292E78"/>
    <w:rsid w:val="00293F54"/>
    <w:rsid w:val="00294DEB"/>
    <w:rsid w:val="00295081"/>
    <w:rsid w:val="00295681"/>
    <w:rsid w:val="002A038F"/>
    <w:rsid w:val="002A0BBD"/>
    <w:rsid w:val="002A1164"/>
    <w:rsid w:val="002A1B02"/>
    <w:rsid w:val="002A40A2"/>
    <w:rsid w:val="002A48CE"/>
    <w:rsid w:val="002A4CD0"/>
    <w:rsid w:val="002A4DA0"/>
    <w:rsid w:val="002A4E0F"/>
    <w:rsid w:val="002A57E9"/>
    <w:rsid w:val="002A6B0A"/>
    <w:rsid w:val="002A6DD3"/>
    <w:rsid w:val="002A7D66"/>
    <w:rsid w:val="002B1A14"/>
    <w:rsid w:val="002B24D4"/>
    <w:rsid w:val="002B3227"/>
    <w:rsid w:val="002B34D3"/>
    <w:rsid w:val="002B3572"/>
    <w:rsid w:val="002B35E8"/>
    <w:rsid w:val="002B36DC"/>
    <w:rsid w:val="002B36E7"/>
    <w:rsid w:val="002B3F1A"/>
    <w:rsid w:val="002B4098"/>
    <w:rsid w:val="002B472E"/>
    <w:rsid w:val="002B4D19"/>
    <w:rsid w:val="002B7FCA"/>
    <w:rsid w:val="002C03D3"/>
    <w:rsid w:val="002C0CE0"/>
    <w:rsid w:val="002C0F2F"/>
    <w:rsid w:val="002C122E"/>
    <w:rsid w:val="002C15BC"/>
    <w:rsid w:val="002C1D9B"/>
    <w:rsid w:val="002C25AF"/>
    <w:rsid w:val="002C2973"/>
    <w:rsid w:val="002C3ADF"/>
    <w:rsid w:val="002C5960"/>
    <w:rsid w:val="002C607B"/>
    <w:rsid w:val="002C6485"/>
    <w:rsid w:val="002C6C3B"/>
    <w:rsid w:val="002C74EF"/>
    <w:rsid w:val="002C7833"/>
    <w:rsid w:val="002D08FA"/>
    <w:rsid w:val="002D109F"/>
    <w:rsid w:val="002D1FA6"/>
    <w:rsid w:val="002D335D"/>
    <w:rsid w:val="002D3AF7"/>
    <w:rsid w:val="002D4311"/>
    <w:rsid w:val="002D4535"/>
    <w:rsid w:val="002D4794"/>
    <w:rsid w:val="002D533A"/>
    <w:rsid w:val="002D5411"/>
    <w:rsid w:val="002D64A0"/>
    <w:rsid w:val="002D69D9"/>
    <w:rsid w:val="002D6B99"/>
    <w:rsid w:val="002D72B2"/>
    <w:rsid w:val="002D7D77"/>
    <w:rsid w:val="002E00BD"/>
    <w:rsid w:val="002E01C3"/>
    <w:rsid w:val="002E0485"/>
    <w:rsid w:val="002E0CE3"/>
    <w:rsid w:val="002E0D9B"/>
    <w:rsid w:val="002E1309"/>
    <w:rsid w:val="002E1D73"/>
    <w:rsid w:val="002E2027"/>
    <w:rsid w:val="002E229F"/>
    <w:rsid w:val="002E4506"/>
    <w:rsid w:val="002E459B"/>
    <w:rsid w:val="002E5E2F"/>
    <w:rsid w:val="002E637D"/>
    <w:rsid w:val="002E64BA"/>
    <w:rsid w:val="002E6C1C"/>
    <w:rsid w:val="002E6D6F"/>
    <w:rsid w:val="002E6F74"/>
    <w:rsid w:val="002E7ACA"/>
    <w:rsid w:val="002F1326"/>
    <w:rsid w:val="002F38AC"/>
    <w:rsid w:val="002F3A00"/>
    <w:rsid w:val="002F59CD"/>
    <w:rsid w:val="002F5A3C"/>
    <w:rsid w:val="002F5E72"/>
    <w:rsid w:val="002F705C"/>
    <w:rsid w:val="002F77F4"/>
    <w:rsid w:val="00300057"/>
    <w:rsid w:val="00300155"/>
    <w:rsid w:val="00300B01"/>
    <w:rsid w:val="00300CFF"/>
    <w:rsid w:val="00300DF9"/>
    <w:rsid w:val="003013F9"/>
    <w:rsid w:val="0030164E"/>
    <w:rsid w:val="00301723"/>
    <w:rsid w:val="003029B5"/>
    <w:rsid w:val="00304757"/>
    <w:rsid w:val="0030587A"/>
    <w:rsid w:val="00305ED7"/>
    <w:rsid w:val="00306912"/>
    <w:rsid w:val="0030724F"/>
    <w:rsid w:val="003075BC"/>
    <w:rsid w:val="0030779F"/>
    <w:rsid w:val="00307AC2"/>
    <w:rsid w:val="00307D9F"/>
    <w:rsid w:val="00310466"/>
    <w:rsid w:val="003112E0"/>
    <w:rsid w:val="0031247F"/>
    <w:rsid w:val="00313064"/>
    <w:rsid w:val="003144BC"/>
    <w:rsid w:val="003154D3"/>
    <w:rsid w:val="00317C91"/>
    <w:rsid w:val="00317F5F"/>
    <w:rsid w:val="003207D1"/>
    <w:rsid w:val="00320B19"/>
    <w:rsid w:val="00321CF6"/>
    <w:rsid w:val="0032205A"/>
    <w:rsid w:val="00322BD9"/>
    <w:rsid w:val="00322DF0"/>
    <w:rsid w:val="00323E8C"/>
    <w:rsid w:val="00324115"/>
    <w:rsid w:val="00324592"/>
    <w:rsid w:val="00324C9A"/>
    <w:rsid w:val="003254F8"/>
    <w:rsid w:val="003258B0"/>
    <w:rsid w:val="00326566"/>
    <w:rsid w:val="00327138"/>
    <w:rsid w:val="00330620"/>
    <w:rsid w:val="00330E4D"/>
    <w:rsid w:val="00332D62"/>
    <w:rsid w:val="003336C8"/>
    <w:rsid w:val="00333792"/>
    <w:rsid w:val="003339CA"/>
    <w:rsid w:val="003345BD"/>
    <w:rsid w:val="003345E2"/>
    <w:rsid w:val="00335788"/>
    <w:rsid w:val="00336421"/>
    <w:rsid w:val="003367D8"/>
    <w:rsid w:val="00336F71"/>
    <w:rsid w:val="00336F8F"/>
    <w:rsid w:val="00340100"/>
    <w:rsid w:val="0034013C"/>
    <w:rsid w:val="003403B7"/>
    <w:rsid w:val="00340F47"/>
    <w:rsid w:val="00341885"/>
    <w:rsid w:val="00341C56"/>
    <w:rsid w:val="0034263D"/>
    <w:rsid w:val="00342887"/>
    <w:rsid w:val="0034356E"/>
    <w:rsid w:val="00343BF2"/>
    <w:rsid w:val="00343FDA"/>
    <w:rsid w:val="0034449D"/>
    <w:rsid w:val="0034471D"/>
    <w:rsid w:val="003451A2"/>
    <w:rsid w:val="00345633"/>
    <w:rsid w:val="00345B3A"/>
    <w:rsid w:val="003466E1"/>
    <w:rsid w:val="00346964"/>
    <w:rsid w:val="00346CBB"/>
    <w:rsid w:val="003473ED"/>
    <w:rsid w:val="0035140F"/>
    <w:rsid w:val="003532C8"/>
    <w:rsid w:val="003538E3"/>
    <w:rsid w:val="00353CCC"/>
    <w:rsid w:val="003546E5"/>
    <w:rsid w:val="00354946"/>
    <w:rsid w:val="00355ECA"/>
    <w:rsid w:val="00356308"/>
    <w:rsid w:val="00356777"/>
    <w:rsid w:val="00356833"/>
    <w:rsid w:val="00357FC8"/>
    <w:rsid w:val="003609B1"/>
    <w:rsid w:val="0036154B"/>
    <w:rsid w:val="00362039"/>
    <w:rsid w:val="003622BE"/>
    <w:rsid w:val="003625F4"/>
    <w:rsid w:val="00362614"/>
    <w:rsid w:val="0036341E"/>
    <w:rsid w:val="00364381"/>
    <w:rsid w:val="00364D6E"/>
    <w:rsid w:val="003657BF"/>
    <w:rsid w:val="00365C50"/>
    <w:rsid w:val="00366378"/>
    <w:rsid w:val="00366A15"/>
    <w:rsid w:val="00366E36"/>
    <w:rsid w:val="0036713D"/>
    <w:rsid w:val="003673E9"/>
    <w:rsid w:val="00370336"/>
    <w:rsid w:val="00370E77"/>
    <w:rsid w:val="003712E2"/>
    <w:rsid w:val="0037180A"/>
    <w:rsid w:val="00371A06"/>
    <w:rsid w:val="0037262C"/>
    <w:rsid w:val="00372634"/>
    <w:rsid w:val="00372C19"/>
    <w:rsid w:val="003734BC"/>
    <w:rsid w:val="00373DB3"/>
    <w:rsid w:val="003743FC"/>
    <w:rsid w:val="00374640"/>
    <w:rsid w:val="00374956"/>
    <w:rsid w:val="003749F2"/>
    <w:rsid w:val="00374CB8"/>
    <w:rsid w:val="003755A9"/>
    <w:rsid w:val="003756A5"/>
    <w:rsid w:val="00375F43"/>
    <w:rsid w:val="003761D8"/>
    <w:rsid w:val="00376C5C"/>
    <w:rsid w:val="0037730D"/>
    <w:rsid w:val="003779B7"/>
    <w:rsid w:val="0038020E"/>
    <w:rsid w:val="00380381"/>
    <w:rsid w:val="003828B8"/>
    <w:rsid w:val="00383452"/>
    <w:rsid w:val="00383517"/>
    <w:rsid w:val="00383A12"/>
    <w:rsid w:val="003841D9"/>
    <w:rsid w:val="00384A54"/>
    <w:rsid w:val="003855D3"/>
    <w:rsid w:val="00385884"/>
    <w:rsid w:val="00385BEC"/>
    <w:rsid w:val="0038615E"/>
    <w:rsid w:val="003867EF"/>
    <w:rsid w:val="00390A49"/>
    <w:rsid w:val="00391ECA"/>
    <w:rsid w:val="00392649"/>
    <w:rsid w:val="003933CE"/>
    <w:rsid w:val="00393592"/>
    <w:rsid w:val="003936C4"/>
    <w:rsid w:val="00393B46"/>
    <w:rsid w:val="00393BAD"/>
    <w:rsid w:val="00393BD6"/>
    <w:rsid w:val="0039459F"/>
    <w:rsid w:val="003947C2"/>
    <w:rsid w:val="00395B26"/>
    <w:rsid w:val="00396F6C"/>
    <w:rsid w:val="0039CF66"/>
    <w:rsid w:val="003A04B2"/>
    <w:rsid w:val="003A0F36"/>
    <w:rsid w:val="003A11FB"/>
    <w:rsid w:val="003A12E0"/>
    <w:rsid w:val="003A17B7"/>
    <w:rsid w:val="003A2281"/>
    <w:rsid w:val="003A48B0"/>
    <w:rsid w:val="003A6039"/>
    <w:rsid w:val="003A6107"/>
    <w:rsid w:val="003A612A"/>
    <w:rsid w:val="003B0EED"/>
    <w:rsid w:val="003B1143"/>
    <w:rsid w:val="003B1A92"/>
    <w:rsid w:val="003B2641"/>
    <w:rsid w:val="003B3712"/>
    <w:rsid w:val="003B3BCD"/>
    <w:rsid w:val="003B43AB"/>
    <w:rsid w:val="003B4448"/>
    <w:rsid w:val="003B5FD1"/>
    <w:rsid w:val="003B61DB"/>
    <w:rsid w:val="003C0044"/>
    <w:rsid w:val="003C008F"/>
    <w:rsid w:val="003C0FCD"/>
    <w:rsid w:val="003C16DD"/>
    <w:rsid w:val="003C2A34"/>
    <w:rsid w:val="003C2FDD"/>
    <w:rsid w:val="003C4423"/>
    <w:rsid w:val="003C4A8F"/>
    <w:rsid w:val="003C5598"/>
    <w:rsid w:val="003C622B"/>
    <w:rsid w:val="003C7528"/>
    <w:rsid w:val="003D0779"/>
    <w:rsid w:val="003D1351"/>
    <w:rsid w:val="003D1F8D"/>
    <w:rsid w:val="003D2433"/>
    <w:rsid w:val="003D2A47"/>
    <w:rsid w:val="003D4D29"/>
    <w:rsid w:val="003D516A"/>
    <w:rsid w:val="003D524D"/>
    <w:rsid w:val="003D5EB7"/>
    <w:rsid w:val="003D60AD"/>
    <w:rsid w:val="003D61AC"/>
    <w:rsid w:val="003D63C9"/>
    <w:rsid w:val="003D65FF"/>
    <w:rsid w:val="003D6F77"/>
    <w:rsid w:val="003D728A"/>
    <w:rsid w:val="003D7618"/>
    <w:rsid w:val="003E01E5"/>
    <w:rsid w:val="003E0C03"/>
    <w:rsid w:val="003E12F1"/>
    <w:rsid w:val="003E16C4"/>
    <w:rsid w:val="003E1852"/>
    <w:rsid w:val="003E1976"/>
    <w:rsid w:val="003E3117"/>
    <w:rsid w:val="003E42CE"/>
    <w:rsid w:val="003E454E"/>
    <w:rsid w:val="003E455C"/>
    <w:rsid w:val="003E4782"/>
    <w:rsid w:val="003E5AF4"/>
    <w:rsid w:val="003E5BCA"/>
    <w:rsid w:val="003E5C9B"/>
    <w:rsid w:val="003E5EFC"/>
    <w:rsid w:val="003E765E"/>
    <w:rsid w:val="003E76B7"/>
    <w:rsid w:val="003E794D"/>
    <w:rsid w:val="003E7C5A"/>
    <w:rsid w:val="003E7F36"/>
    <w:rsid w:val="003F0AB5"/>
    <w:rsid w:val="003F1289"/>
    <w:rsid w:val="003F1BE2"/>
    <w:rsid w:val="003F2EBE"/>
    <w:rsid w:val="003F331C"/>
    <w:rsid w:val="003F3717"/>
    <w:rsid w:val="003F5419"/>
    <w:rsid w:val="003F6239"/>
    <w:rsid w:val="003F7244"/>
    <w:rsid w:val="00401958"/>
    <w:rsid w:val="00401A44"/>
    <w:rsid w:val="00401D9E"/>
    <w:rsid w:val="00401E0B"/>
    <w:rsid w:val="00402705"/>
    <w:rsid w:val="00403588"/>
    <w:rsid w:val="0040502F"/>
    <w:rsid w:val="00405189"/>
    <w:rsid w:val="00406052"/>
    <w:rsid w:val="00406138"/>
    <w:rsid w:val="00406928"/>
    <w:rsid w:val="00406961"/>
    <w:rsid w:val="00406EB4"/>
    <w:rsid w:val="0040785B"/>
    <w:rsid w:val="004100D3"/>
    <w:rsid w:val="0041010B"/>
    <w:rsid w:val="00411296"/>
    <w:rsid w:val="0041137D"/>
    <w:rsid w:val="004114E2"/>
    <w:rsid w:val="00413451"/>
    <w:rsid w:val="00413DC0"/>
    <w:rsid w:val="0041412F"/>
    <w:rsid w:val="00415CD1"/>
    <w:rsid w:val="004165B3"/>
    <w:rsid w:val="0042047D"/>
    <w:rsid w:val="00420EF2"/>
    <w:rsid w:val="00421270"/>
    <w:rsid w:val="004213AB"/>
    <w:rsid w:val="00421454"/>
    <w:rsid w:val="0042161A"/>
    <w:rsid w:val="00421655"/>
    <w:rsid w:val="0042360F"/>
    <w:rsid w:val="00423F78"/>
    <w:rsid w:val="004247C7"/>
    <w:rsid w:val="004257F3"/>
    <w:rsid w:val="004258B8"/>
    <w:rsid w:val="004259CD"/>
    <w:rsid w:val="004259E9"/>
    <w:rsid w:val="00425D85"/>
    <w:rsid w:val="00426B17"/>
    <w:rsid w:val="00426DFB"/>
    <w:rsid w:val="00427612"/>
    <w:rsid w:val="00430781"/>
    <w:rsid w:val="00430E97"/>
    <w:rsid w:val="00430F33"/>
    <w:rsid w:val="004311AE"/>
    <w:rsid w:val="004314E4"/>
    <w:rsid w:val="0043156C"/>
    <w:rsid w:val="00431711"/>
    <w:rsid w:val="00431880"/>
    <w:rsid w:val="00433200"/>
    <w:rsid w:val="00433232"/>
    <w:rsid w:val="00433843"/>
    <w:rsid w:val="00433AE4"/>
    <w:rsid w:val="00433C2D"/>
    <w:rsid w:val="00434259"/>
    <w:rsid w:val="00435D88"/>
    <w:rsid w:val="00435FD5"/>
    <w:rsid w:val="0043743E"/>
    <w:rsid w:val="00437933"/>
    <w:rsid w:val="00437996"/>
    <w:rsid w:val="00437DBB"/>
    <w:rsid w:val="00440AC6"/>
    <w:rsid w:val="00440CE8"/>
    <w:rsid w:val="004411EE"/>
    <w:rsid w:val="00441250"/>
    <w:rsid w:val="00441371"/>
    <w:rsid w:val="00441B3D"/>
    <w:rsid w:val="00443556"/>
    <w:rsid w:val="00443E86"/>
    <w:rsid w:val="00444899"/>
    <w:rsid w:val="00444970"/>
    <w:rsid w:val="00444FAB"/>
    <w:rsid w:val="00445903"/>
    <w:rsid w:val="0044670D"/>
    <w:rsid w:val="004471E2"/>
    <w:rsid w:val="00447957"/>
    <w:rsid w:val="004479CF"/>
    <w:rsid w:val="00447E27"/>
    <w:rsid w:val="004500FF"/>
    <w:rsid w:val="0045015B"/>
    <w:rsid w:val="00451F50"/>
    <w:rsid w:val="004526D2"/>
    <w:rsid w:val="00452794"/>
    <w:rsid w:val="004529E9"/>
    <w:rsid w:val="00452D29"/>
    <w:rsid w:val="00453460"/>
    <w:rsid w:val="0045378F"/>
    <w:rsid w:val="00453790"/>
    <w:rsid w:val="00453D62"/>
    <w:rsid w:val="0045434C"/>
    <w:rsid w:val="00454B55"/>
    <w:rsid w:val="004553AB"/>
    <w:rsid w:val="0045594E"/>
    <w:rsid w:val="00455A19"/>
    <w:rsid w:val="00457388"/>
    <w:rsid w:val="0045799E"/>
    <w:rsid w:val="00460B56"/>
    <w:rsid w:val="00461A36"/>
    <w:rsid w:val="00462746"/>
    <w:rsid w:val="00462C91"/>
    <w:rsid w:val="00462DEF"/>
    <w:rsid w:val="004637E2"/>
    <w:rsid w:val="00467050"/>
    <w:rsid w:val="00467219"/>
    <w:rsid w:val="0047045F"/>
    <w:rsid w:val="0047187B"/>
    <w:rsid w:val="00471C65"/>
    <w:rsid w:val="00472B19"/>
    <w:rsid w:val="00473F7E"/>
    <w:rsid w:val="004742A1"/>
    <w:rsid w:val="0047504F"/>
    <w:rsid w:val="0047551A"/>
    <w:rsid w:val="0047579B"/>
    <w:rsid w:val="00475B48"/>
    <w:rsid w:val="00475BD2"/>
    <w:rsid w:val="0047608D"/>
    <w:rsid w:val="004762A4"/>
    <w:rsid w:val="004766B7"/>
    <w:rsid w:val="00476F57"/>
    <w:rsid w:val="00477309"/>
    <w:rsid w:val="00477A10"/>
    <w:rsid w:val="00480433"/>
    <w:rsid w:val="00480A9B"/>
    <w:rsid w:val="004812CE"/>
    <w:rsid w:val="0048205C"/>
    <w:rsid w:val="004829A8"/>
    <w:rsid w:val="00482D49"/>
    <w:rsid w:val="0048474E"/>
    <w:rsid w:val="004847D6"/>
    <w:rsid w:val="00484FFF"/>
    <w:rsid w:val="004853CA"/>
    <w:rsid w:val="0048589D"/>
    <w:rsid w:val="00485AF5"/>
    <w:rsid w:val="00485E5D"/>
    <w:rsid w:val="00486D71"/>
    <w:rsid w:val="00490791"/>
    <w:rsid w:val="00490DEC"/>
    <w:rsid w:val="004916C4"/>
    <w:rsid w:val="00492499"/>
    <w:rsid w:val="00494306"/>
    <w:rsid w:val="00494790"/>
    <w:rsid w:val="00494D64"/>
    <w:rsid w:val="0049508E"/>
    <w:rsid w:val="00496694"/>
    <w:rsid w:val="004970DD"/>
    <w:rsid w:val="004972E9"/>
    <w:rsid w:val="004A07FD"/>
    <w:rsid w:val="004A127E"/>
    <w:rsid w:val="004A149E"/>
    <w:rsid w:val="004A3629"/>
    <w:rsid w:val="004A574F"/>
    <w:rsid w:val="004A5EB0"/>
    <w:rsid w:val="004A6DF2"/>
    <w:rsid w:val="004B007A"/>
    <w:rsid w:val="004B1182"/>
    <w:rsid w:val="004B1430"/>
    <w:rsid w:val="004B2120"/>
    <w:rsid w:val="004B2A83"/>
    <w:rsid w:val="004B2AD0"/>
    <w:rsid w:val="004B2CC9"/>
    <w:rsid w:val="004B2F30"/>
    <w:rsid w:val="004B3248"/>
    <w:rsid w:val="004B3632"/>
    <w:rsid w:val="004B3633"/>
    <w:rsid w:val="004B4865"/>
    <w:rsid w:val="004B56A7"/>
    <w:rsid w:val="004B7815"/>
    <w:rsid w:val="004B78A4"/>
    <w:rsid w:val="004C055B"/>
    <w:rsid w:val="004C0D89"/>
    <w:rsid w:val="004C0DB5"/>
    <w:rsid w:val="004C0F3F"/>
    <w:rsid w:val="004C120C"/>
    <w:rsid w:val="004C25FC"/>
    <w:rsid w:val="004C279A"/>
    <w:rsid w:val="004C2968"/>
    <w:rsid w:val="004C353A"/>
    <w:rsid w:val="004C3881"/>
    <w:rsid w:val="004C38E4"/>
    <w:rsid w:val="004C3F38"/>
    <w:rsid w:val="004C3FB7"/>
    <w:rsid w:val="004C4082"/>
    <w:rsid w:val="004C4410"/>
    <w:rsid w:val="004C60AF"/>
    <w:rsid w:val="004C6232"/>
    <w:rsid w:val="004C695B"/>
    <w:rsid w:val="004C697F"/>
    <w:rsid w:val="004C7170"/>
    <w:rsid w:val="004C738E"/>
    <w:rsid w:val="004C7D07"/>
    <w:rsid w:val="004D014E"/>
    <w:rsid w:val="004D0365"/>
    <w:rsid w:val="004D04E3"/>
    <w:rsid w:val="004D090E"/>
    <w:rsid w:val="004D09FF"/>
    <w:rsid w:val="004D1C33"/>
    <w:rsid w:val="004D1E3A"/>
    <w:rsid w:val="004D2287"/>
    <w:rsid w:val="004D2D4E"/>
    <w:rsid w:val="004D2D99"/>
    <w:rsid w:val="004D5CA8"/>
    <w:rsid w:val="004D693A"/>
    <w:rsid w:val="004D6976"/>
    <w:rsid w:val="004D6E53"/>
    <w:rsid w:val="004D6E9D"/>
    <w:rsid w:val="004D7031"/>
    <w:rsid w:val="004E0A2D"/>
    <w:rsid w:val="004E0B69"/>
    <w:rsid w:val="004E14DB"/>
    <w:rsid w:val="004E2079"/>
    <w:rsid w:val="004E2F03"/>
    <w:rsid w:val="004E4171"/>
    <w:rsid w:val="004E4385"/>
    <w:rsid w:val="004E4D93"/>
    <w:rsid w:val="004E6BBA"/>
    <w:rsid w:val="004E6E83"/>
    <w:rsid w:val="004F1727"/>
    <w:rsid w:val="004F2D4A"/>
    <w:rsid w:val="004F3901"/>
    <w:rsid w:val="004F51A0"/>
    <w:rsid w:val="004F5B81"/>
    <w:rsid w:val="004F5EFB"/>
    <w:rsid w:val="004F6809"/>
    <w:rsid w:val="004F699A"/>
    <w:rsid w:val="004F6B7D"/>
    <w:rsid w:val="004F6E9E"/>
    <w:rsid w:val="004F7487"/>
    <w:rsid w:val="004F75E2"/>
    <w:rsid w:val="00500945"/>
    <w:rsid w:val="00500D59"/>
    <w:rsid w:val="00500FA5"/>
    <w:rsid w:val="00501242"/>
    <w:rsid w:val="00501638"/>
    <w:rsid w:val="00501C1B"/>
    <w:rsid w:val="00501D9F"/>
    <w:rsid w:val="005020DE"/>
    <w:rsid w:val="00502CCF"/>
    <w:rsid w:val="00502F74"/>
    <w:rsid w:val="0050421B"/>
    <w:rsid w:val="005054D3"/>
    <w:rsid w:val="00505781"/>
    <w:rsid w:val="00506597"/>
    <w:rsid w:val="00507497"/>
    <w:rsid w:val="00507789"/>
    <w:rsid w:val="00507B06"/>
    <w:rsid w:val="00507E9F"/>
    <w:rsid w:val="00510941"/>
    <w:rsid w:val="00511F02"/>
    <w:rsid w:val="005128AC"/>
    <w:rsid w:val="00512A8F"/>
    <w:rsid w:val="00512B05"/>
    <w:rsid w:val="00512B15"/>
    <w:rsid w:val="00513C1D"/>
    <w:rsid w:val="00513CB2"/>
    <w:rsid w:val="005140FD"/>
    <w:rsid w:val="00515B4A"/>
    <w:rsid w:val="00516E8C"/>
    <w:rsid w:val="0051786E"/>
    <w:rsid w:val="00520293"/>
    <w:rsid w:val="00520538"/>
    <w:rsid w:val="005207F6"/>
    <w:rsid w:val="005209C6"/>
    <w:rsid w:val="00521E8A"/>
    <w:rsid w:val="00524321"/>
    <w:rsid w:val="0052544C"/>
    <w:rsid w:val="00525ABB"/>
    <w:rsid w:val="00526235"/>
    <w:rsid w:val="00526AF7"/>
    <w:rsid w:val="00526CBE"/>
    <w:rsid w:val="00527422"/>
    <w:rsid w:val="00527E4D"/>
    <w:rsid w:val="005303D6"/>
    <w:rsid w:val="00530C11"/>
    <w:rsid w:val="00530E23"/>
    <w:rsid w:val="005313D5"/>
    <w:rsid w:val="00532BEC"/>
    <w:rsid w:val="0053330C"/>
    <w:rsid w:val="00533A84"/>
    <w:rsid w:val="0053431A"/>
    <w:rsid w:val="0053443F"/>
    <w:rsid w:val="00534447"/>
    <w:rsid w:val="005352CE"/>
    <w:rsid w:val="00535589"/>
    <w:rsid w:val="005359B9"/>
    <w:rsid w:val="005362C5"/>
    <w:rsid w:val="005367FF"/>
    <w:rsid w:val="0054067C"/>
    <w:rsid w:val="00540C47"/>
    <w:rsid w:val="00540FCB"/>
    <w:rsid w:val="0054156F"/>
    <w:rsid w:val="0054195F"/>
    <w:rsid w:val="0054262D"/>
    <w:rsid w:val="00542970"/>
    <w:rsid w:val="00542BA2"/>
    <w:rsid w:val="00543B9F"/>
    <w:rsid w:val="00543BB8"/>
    <w:rsid w:val="00543F4B"/>
    <w:rsid w:val="005443F1"/>
    <w:rsid w:val="00544C05"/>
    <w:rsid w:val="00544DE6"/>
    <w:rsid w:val="00545E17"/>
    <w:rsid w:val="00550762"/>
    <w:rsid w:val="005530BD"/>
    <w:rsid w:val="0055324C"/>
    <w:rsid w:val="00554714"/>
    <w:rsid w:val="00554D7D"/>
    <w:rsid w:val="005550FB"/>
    <w:rsid w:val="005559F2"/>
    <w:rsid w:val="00555B03"/>
    <w:rsid w:val="005560FC"/>
    <w:rsid w:val="005602FA"/>
    <w:rsid w:val="00560A16"/>
    <w:rsid w:val="00560DC1"/>
    <w:rsid w:val="005611D5"/>
    <w:rsid w:val="005615AE"/>
    <w:rsid w:val="005631C7"/>
    <w:rsid w:val="005639F5"/>
    <w:rsid w:val="00563A55"/>
    <w:rsid w:val="00563C65"/>
    <w:rsid w:val="005648BA"/>
    <w:rsid w:val="005654CD"/>
    <w:rsid w:val="00565FAD"/>
    <w:rsid w:val="00566235"/>
    <w:rsid w:val="0056653F"/>
    <w:rsid w:val="00566C2F"/>
    <w:rsid w:val="00566D1C"/>
    <w:rsid w:val="00567CFD"/>
    <w:rsid w:val="00570565"/>
    <w:rsid w:val="00571A5D"/>
    <w:rsid w:val="00572947"/>
    <w:rsid w:val="00572C83"/>
    <w:rsid w:val="00572CF3"/>
    <w:rsid w:val="00572FCA"/>
    <w:rsid w:val="00573307"/>
    <w:rsid w:val="00573333"/>
    <w:rsid w:val="00573A70"/>
    <w:rsid w:val="00574027"/>
    <w:rsid w:val="00574822"/>
    <w:rsid w:val="00574AC7"/>
    <w:rsid w:val="005750AE"/>
    <w:rsid w:val="00575DF4"/>
    <w:rsid w:val="00575F37"/>
    <w:rsid w:val="00576404"/>
    <w:rsid w:val="00577CF3"/>
    <w:rsid w:val="005804FB"/>
    <w:rsid w:val="005807CE"/>
    <w:rsid w:val="00580C81"/>
    <w:rsid w:val="00581961"/>
    <w:rsid w:val="005819A8"/>
    <w:rsid w:val="00581B7E"/>
    <w:rsid w:val="00581CD0"/>
    <w:rsid w:val="005822DF"/>
    <w:rsid w:val="00583842"/>
    <w:rsid w:val="0058458D"/>
    <w:rsid w:val="00584723"/>
    <w:rsid w:val="00585366"/>
    <w:rsid w:val="00585D4C"/>
    <w:rsid w:val="00585ECF"/>
    <w:rsid w:val="005866B1"/>
    <w:rsid w:val="00586ACB"/>
    <w:rsid w:val="00586C5B"/>
    <w:rsid w:val="00586EE6"/>
    <w:rsid w:val="00587744"/>
    <w:rsid w:val="0058782D"/>
    <w:rsid w:val="00587F45"/>
    <w:rsid w:val="005902B3"/>
    <w:rsid w:val="005902F6"/>
    <w:rsid w:val="0059055A"/>
    <w:rsid w:val="00590A18"/>
    <w:rsid w:val="005922CA"/>
    <w:rsid w:val="00592822"/>
    <w:rsid w:val="00593182"/>
    <w:rsid w:val="00593C3E"/>
    <w:rsid w:val="00593C69"/>
    <w:rsid w:val="00595182"/>
    <w:rsid w:val="005959E4"/>
    <w:rsid w:val="00596322"/>
    <w:rsid w:val="00596D80"/>
    <w:rsid w:val="00596F4D"/>
    <w:rsid w:val="0059753C"/>
    <w:rsid w:val="005A0678"/>
    <w:rsid w:val="005A06F9"/>
    <w:rsid w:val="005A11F5"/>
    <w:rsid w:val="005A13D6"/>
    <w:rsid w:val="005A1B3A"/>
    <w:rsid w:val="005A29DD"/>
    <w:rsid w:val="005A2E07"/>
    <w:rsid w:val="005A3F3C"/>
    <w:rsid w:val="005A5148"/>
    <w:rsid w:val="005A63E6"/>
    <w:rsid w:val="005A7690"/>
    <w:rsid w:val="005A7E25"/>
    <w:rsid w:val="005B1EE5"/>
    <w:rsid w:val="005B56CD"/>
    <w:rsid w:val="005B6143"/>
    <w:rsid w:val="005B6DE4"/>
    <w:rsid w:val="005B734A"/>
    <w:rsid w:val="005B7A8F"/>
    <w:rsid w:val="005C1174"/>
    <w:rsid w:val="005C14EB"/>
    <w:rsid w:val="005C1705"/>
    <w:rsid w:val="005C21F1"/>
    <w:rsid w:val="005C30CC"/>
    <w:rsid w:val="005C3EE2"/>
    <w:rsid w:val="005C434A"/>
    <w:rsid w:val="005C5853"/>
    <w:rsid w:val="005C5CBD"/>
    <w:rsid w:val="005C6124"/>
    <w:rsid w:val="005D049E"/>
    <w:rsid w:val="005D0A69"/>
    <w:rsid w:val="005D0A8D"/>
    <w:rsid w:val="005D0CB3"/>
    <w:rsid w:val="005D0DF7"/>
    <w:rsid w:val="005D129A"/>
    <w:rsid w:val="005D1E89"/>
    <w:rsid w:val="005D266D"/>
    <w:rsid w:val="005D26A2"/>
    <w:rsid w:val="005D2A9C"/>
    <w:rsid w:val="005D333F"/>
    <w:rsid w:val="005D33AE"/>
    <w:rsid w:val="005D5472"/>
    <w:rsid w:val="005D54B9"/>
    <w:rsid w:val="005D5DFA"/>
    <w:rsid w:val="005D6806"/>
    <w:rsid w:val="005D747D"/>
    <w:rsid w:val="005E036C"/>
    <w:rsid w:val="005E0AE9"/>
    <w:rsid w:val="005E28BA"/>
    <w:rsid w:val="005E31F4"/>
    <w:rsid w:val="005E591E"/>
    <w:rsid w:val="005E6509"/>
    <w:rsid w:val="005E665C"/>
    <w:rsid w:val="005F14FB"/>
    <w:rsid w:val="005F2189"/>
    <w:rsid w:val="005F3704"/>
    <w:rsid w:val="005F3743"/>
    <w:rsid w:val="005F4238"/>
    <w:rsid w:val="005F4461"/>
    <w:rsid w:val="005F46D2"/>
    <w:rsid w:val="005F4B29"/>
    <w:rsid w:val="005F54FF"/>
    <w:rsid w:val="005F5946"/>
    <w:rsid w:val="005F5972"/>
    <w:rsid w:val="005F59F6"/>
    <w:rsid w:val="005F68BA"/>
    <w:rsid w:val="005F7D54"/>
    <w:rsid w:val="00600BD7"/>
    <w:rsid w:val="006014F4"/>
    <w:rsid w:val="00603114"/>
    <w:rsid w:val="006034BD"/>
    <w:rsid w:val="006046BC"/>
    <w:rsid w:val="00605364"/>
    <w:rsid w:val="00606117"/>
    <w:rsid w:val="0060631B"/>
    <w:rsid w:val="006063B5"/>
    <w:rsid w:val="00606A0E"/>
    <w:rsid w:val="00606E6F"/>
    <w:rsid w:val="006101A3"/>
    <w:rsid w:val="006103E0"/>
    <w:rsid w:val="00612171"/>
    <w:rsid w:val="006135AA"/>
    <w:rsid w:val="006144B9"/>
    <w:rsid w:val="006146B4"/>
    <w:rsid w:val="00615826"/>
    <w:rsid w:val="00616C08"/>
    <w:rsid w:val="00616C4B"/>
    <w:rsid w:val="00617B56"/>
    <w:rsid w:val="00617F97"/>
    <w:rsid w:val="00620225"/>
    <w:rsid w:val="00621294"/>
    <w:rsid w:val="006213E9"/>
    <w:rsid w:val="00621B34"/>
    <w:rsid w:val="00621B65"/>
    <w:rsid w:val="00622640"/>
    <w:rsid w:val="00623246"/>
    <w:rsid w:val="00623845"/>
    <w:rsid w:val="006243DB"/>
    <w:rsid w:val="0062458B"/>
    <w:rsid w:val="00624636"/>
    <w:rsid w:val="006247E1"/>
    <w:rsid w:val="006258EC"/>
    <w:rsid w:val="006259C1"/>
    <w:rsid w:val="006260FC"/>
    <w:rsid w:val="006261C3"/>
    <w:rsid w:val="0062758B"/>
    <w:rsid w:val="00627859"/>
    <w:rsid w:val="00627C94"/>
    <w:rsid w:val="00627E71"/>
    <w:rsid w:val="00630763"/>
    <w:rsid w:val="00630B2A"/>
    <w:rsid w:val="00632417"/>
    <w:rsid w:val="006332BC"/>
    <w:rsid w:val="00635813"/>
    <w:rsid w:val="00636DFC"/>
    <w:rsid w:val="006376F5"/>
    <w:rsid w:val="00637824"/>
    <w:rsid w:val="00637857"/>
    <w:rsid w:val="00637BFC"/>
    <w:rsid w:val="00641002"/>
    <w:rsid w:val="00641154"/>
    <w:rsid w:val="00641A95"/>
    <w:rsid w:val="00642602"/>
    <w:rsid w:val="00642CAA"/>
    <w:rsid w:val="00642EE5"/>
    <w:rsid w:val="00643E1C"/>
    <w:rsid w:val="00644242"/>
    <w:rsid w:val="006444DD"/>
    <w:rsid w:val="00644B05"/>
    <w:rsid w:val="00646519"/>
    <w:rsid w:val="00647019"/>
    <w:rsid w:val="006471AC"/>
    <w:rsid w:val="00647473"/>
    <w:rsid w:val="00647755"/>
    <w:rsid w:val="00650D9E"/>
    <w:rsid w:val="0065282B"/>
    <w:rsid w:val="006539F5"/>
    <w:rsid w:val="00653A72"/>
    <w:rsid w:val="00653DF0"/>
    <w:rsid w:val="0065539F"/>
    <w:rsid w:val="00655E7C"/>
    <w:rsid w:val="00655FEA"/>
    <w:rsid w:val="0065609E"/>
    <w:rsid w:val="006579D4"/>
    <w:rsid w:val="0065A9F5"/>
    <w:rsid w:val="006600DB"/>
    <w:rsid w:val="00660E0F"/>
    <w:rsid w:val="006625C4"/>
    <w:rsid w:val="00662652"/>
    <w:rsid w:val="0066282D"/>
    <w:rsid w:val="00663E75"/>
    <w:rsid w:val="006648DF"/>
    <w:rsid w:val="006658D2"/>
    <w:rsid w:val="006661A2"/>
    <w:rsid w:val="00667FC4"/>
    <w:rsid w:val="006702E8"/>
    <w:rsid w:val="0067071E"/>
    <w:rsid w:val="00670A28"/>
    <w:rsid w:val="006717B3"/>
    <w:rsid w:val="00673F58"/>
    <w:rsid w:val="00674DDC"/>
    <w:rsid w:val="00676986"/>
    <w:rsid w:val="00676F46"/>
    <w:rsid w:val="0067706F"/>
    <w:rsid w:val="006773D7"/>
    <w:rsid w:val="00677C40"/>
    <w:rsid w:val="00680B32"/>
    <w:rsid w:val="006818D2"/>
    <w:rsid w:val="00681CA6"/>
    <w:rsid w:val="006826F3"/>
    <w:rsid w:val="0068275E"/>
    <w:rsid w:val="006833BC"/>
    <w:rsid w:val="006834C8"/>
    <w:rsid w:val="00683B06"/>
    <w:rsid w:val="006841BA"/>
    <w:rsid w:val="00684366"/>
    <w:rsid w:val="00684966"/>
    <w:rsid w:val="00684B65"/>
    <w:rsid w:val="00685327"/>
    <w:rsid w:val="00685A6D"/>
    <w:rsid w:val="006866D7"/>
    <w:rsid w:val="00687100"/>
    <w:rsid w:val="0068761D"/>
    <w:rsid w:val="00687904"/>
    <w:rsid w:val="00687D5B"/>
    <w:rsid w:val="00690F10"/>
    <w:rsid w:val="00691932"/>
    <w:rsid w:val="00691D2B"/>
    <w:rsid w:val="006922F0"/>
    <w:rsid w:val="0069291E"/>
    <w:rsid w:val="006934DC"/>
    <w:rsid w:val="00693CD5"/>
    <w:rsid w:val="006940F1"/>
    <w:rsid w:val="006941A6"/>
    <w:rsid w:val="00695744"/>
    <w:rsid w:val="006959A7"/>
    <w:rsid w:val="00695D71"/>
    <w:rsid w:val="0069624E"/>
    <w:rsid w:val="00696871"/>
    <w:rsid w:val="00696B20"/>
    <w:rsid w:val="00696B6A"/>
    <w:rsid w:val="00696D7A"/>
    <w:rsid w:val="00696F5E"/>
    <w:rsid w:val="00697212"/>
    <w:rsid w:val="006975AD"/>
    <w:rsid w:val="00697954"/>
    <w:rsid w:val="00697C37"/>
    <w:rsid w:val="006A0880"/>
    <w:rsid w:val="006A0967"/>
    <w:rsid w:val="006A294B"/>
    <w:rsid w:val="006A2DBC"/>
    <w:rsid w:val="006A2E8C"/>
    <w:rsid w:val="006A3301"/>
    <w:rsid w:val="006A3D93"/>
    <w:rsid w:val="006A422E"/>
    <w:rsid w:val="006A458B"/>
    <w:rsid w:val="006A4A19"/>
    <w:rsid w:val="006A54D6"/>
    <w:rsid w:val="006A5522"/>
    <w:rsid w:val="006A5B6F"/>
    <w:rsid w:val="006A62D8"/>
    <w:rsid w:val="006A6E44"/>
    <w:rsid w:val="006B0E35"/>
    <w:rsid w:val="006B1780"/>
    <w:rsid w:val="006B518F"/>
    <w:rsid w:val="006B692D"/>
    <w:rsid w:val="006B6947"/>
    <w:rsid w:val="006B777E"/>
    <w:rsid w:val="006C0047"/>
    <w:rsid w:val="006C0081"/>
    <w:rsid w:val="006C07B6"/>
    <w:rsid w:val="006C100C"/>
    <w:rsid w:val="006C1353"/>
    <w:rsid w:val="006C1745"/>
    <w:rsid w:val="006C1750"/>
    <w:rsid w:val="006C1DF9"/>
    <w:rsid w:val="006C1EAB"/>
    <w:rsid w:val="006C25F0"/>
    <w:rsid w:val="006C294D"/>
    <w:rsid w:val="006C3CEA"/>
    <w:rsid w:val="006C407C"/>
    <w:rsid w:val="006C4CDB"/>
    <w:rsid w:val="006C60A3"/>
    <w:rsid w:val="006C6A96"/>
    <w:rsid w:val="006C7FCF"/>
    <w:rsid w:val="006D0073"/>
    <w:rsid w:val="006D0399"/>
    <w:rsid w:val="006D05A2"/>
    <w:rsid w:val="006D1A6F"/>
    <w:rsid w:val="006D1FF1"/>
    <w:rsid w:val="006D2A81"/>
    <w:rsid w:val="006D2FF6"/>
    <w:rsid w:val="006D3BFC"/>
    <w:rsid w:val="006D41D9"/>
    <w:rsid w:val="006D44C0"/>
    <w:rsid w:val="006D4A9A"/>
    <w:rsid w:val="006D573E"/>
    <w:rsid w:val="006D6F66"/>
    <w:rsid w:val="006D7F0D"/>
    <w:rsid w:val="006E00F2"/>
    <w:rsid w:val="006E0506"/>
    <w:rsid w:val="006E0AE6"/>
    <w:rsid w:val="006E14F4"/>
    <w:rsid w:val="006E1BE6"/>
    <w:rsid w:val="006E1F06"/>
    <w:rsid w:val="006E20E3"/>
    <w:rsid w:val="006E2270"/>
    <w:rsid w:val="006E2391"/>
    <w:rsid w:val="006E24AB"/>
    <w:rsid w:val="006E2702"/>
    <w:rsid w:val="006E411C"/>
    <w:rsid w:val="006E5AB4"/>
    <w:rsid w:val="006E6FE8"/>
    <w:rsid w:val="006F0BC2"/>
    <w:rsid w:val="006F22F9"/>
    <w:rsid w:val="006F3435"/>
    <w:rsid w:val="006F355F"/>
    <w:rsid w:val="006F3B3D"/>
    <w:rsid w:val="006F3DD7"/>
    <w:rsid w:val="006F3EAB"/>
    <w:rsid w:val="006F557A"/>
    <w:rsid w:val="006F6374"/>
    <w:rsid w:val="006F6833"/>
    <w:rsid w:val="00700B97"/>
    <w:rsid w:val="00700CCE"/>
    <w:rsid w:val="007011CA"/>
    <w:rsid w:val="00701816"/>
    <w:rsid w:val="00703638"/>
    <w:rsid w:val="00704B5C"/>
    <w:rsid w:val="007056D7"/>
    <w:rsid w:val="00706134"/>
    <w:rsid w:val="00706ED1"/>
    <w:rsid w:val="007070A2"/>
    <w:rsid w:val="00707413"/>
    <w:rsid w:val="00710325"/>
    <w:rsid w:val="007103E8"/>
    <w:rsid w:val="007145A9"/>
    <w:rsid w:val="007155B3"/>
    <w:rsid w:val="00720275"/>
    <w:rsid w:val="007206A9"/>
    <w:rsid w:val="00721384"/>
    <w:rsid w:val="007213C3"/>
    <w:rsid w:val="00721754"/>
    <w:rsid w:val="00721ED9"/>
    <w:rsid w:val="00722079"/>
    <w:rsid w:val="00722330"/>
    <w:rsid w:val="00722988"/>
    <w:rsid w:val="00722E2D"/>
    <w:rsid w:val="00722E32"/>
    <w:rsid w:val="007234F5"/>
    <w:rsid w:val="00724411"/>
    <w:rsid w:val="00724ABE"/>
    <w:rsid w:val="00725472"/>
    <w:rsid w:val="00726356"/>
    <w:rsid w:val="00727AD4"/>
    <w:rsid w:val="00727DE5"/>
    <w:rsid w:val="0072B971"/>
    <w:rsid w:val="007303BA"/>
    <w:rsid w:val="0073093A"/>
    <w:rsid w:val="0073096A"/>
    <w:rsid w:val="0073123A"/>
    <w:rsid w:val="00733564"/>
    <w:rsid w:val="00735022"/>
    <w:rsid w:val="00735538"/>
    <w:rsid w:val="0073632E"/>
    <w:rsid w:val="007365B6"/>
    <w:rsid w:val="00736E10"/>
    <w:rsid w:val="00737229"/>
    <w:rsid w:val="00737D11"/>
    <w:rsid w:val="007406E0"/>
    <w:rsid w:val="007409B2"/>
    <w:rsid w:val="007416C5"/>
    <w:rsid w:val="00742C2F"/>
    <w:rsid w:val="007434AE"/>
    <w:rsid w:val="00745030"/>
    <w:rsid w:val="0074527D"/>
    <w:rsid w:val="007455BE"/>
    <w:rsid w:val="007456FD"/>
    <w:rsid w:val="007465B9"/>
    <w:rsid w:val="007467DE"/>
    <w:rsid w:val="007473EB"/>
    <w:rsid w:val="00747CAC"/>
    <w:rsid w:val="00750255"/>
    <w:rsid w:val="00750F4E"/>
    <w:rsid w:val="00751074"/>
    <w:rsid w:val="00751455"/>
    <w:rsid w:val="00751DAF"/>
    <w:rsid w:val="00751F37"/>
    <w:rsid w:val="0075245B"/>
    <w:rsid w:val="00752AD4"/>
    <w:rsid w:val="00752C8D"/>
    <w:rsid w:val="007530DA"/>
    <w:rsid w:val="00753739"/>
    <w:rsid w:val="00754C22"/>
    <w:rsid w:val="00754D34"/>
    <w:rsid w:val="007559C7"/>
    <w:rsid w:val="00755D76"/>
    <w:rsid w:val="00756C2D"/>
    <w:rsid w:val="007572B7"/>
    <w:rsid w:val="007604BC"/>
    <w:rsid w:val="007608F5"/>
    <w:rsid w:val="00760BCD"/>
    <w:rsid w:val="00761130"/>
    <w:rsid w:val="0076363F"/>
    <w:rsid w:val="00764837"/>
    <w:rsid w:val="0076611E"/>
    <w:rsid w:val="00767D98"/>
    <w:rsid w:val="00771ACA"/>
    <w:rsid w:val="00773340"/>
    <w:rsid w:val="00773FCA"/>
    <w:rsid w:val="007748A9"/>
    <w:rsid w:val="00774B9D"/>
    <w:rsid w:val="00774D7C"/>
    <w:rsid w:val="00776590"/>
    <w:rsid w:val="007766AF"/>
    <w:rsid w:val="00776756"/>
    <w:rsid w:val="0077711C"/>
    <w:rsid w:val="00781307"/>
    <w:rsid w:val="007814BA"/>
    <w:rsid w:val="0078168D"/>
    <w:rsid w:val="00781D8B"/>
    <w:rsid w:val="00781F8D"/>
    <w:rsid w:val="00782359"/>
    <w:rsid w:val="00782961"/>
    <w:rsid w:val="00782BDA"/>
    <w:rsid w:val="00782FE2"/>
    <w:rsid w:val="007840C0"/>
    <w:rsid w:val="007844E5"/>
    <w:rsid w:val="0078470B"/>
    <w:rsid w:val="00784BBD"/>
    <w:rsid w:val="00785381"/>
    <w:rsid w:val="007856FC"/>
    <w:rsid w:val="00786B92"/>
    <w:rsid w:val="00787866"/>
    <w:rsid w:val="00787A10"/>
    <w:rsid w:val="007908EB"/>
    <w:rsid w:val="007928A8"/>
    <w:rsid w:val="00792A07"/>
    <w:rsid w:val="007937B5"/>
    <w:rsid w:val="00793865"/>
    <w:rsid w:val="0079443C"/>
    <w:rsid w:val="00795B6B"/>
    <w:rsid w:val="00795C54"/>
    <w:rsid w:val="00797088"/>
    <w:rsid w:val="0079763A"/>
    <w:rsid w:val="007A0844"/>
    <w:rsid w:val="007A0F94"/>
    <w:rsid w:val="007A1CD4"/>
    <w:rsid w:val="007A22A9"/>
    <w:rsid w:val="007A2663"/>
    <w:rsid w:val="007A27B7"/>
    <w:rsid w:val="007A2D6A"/>
    <w:rsid w:val="007A406E"/>
    <w:rsid w:val="007A4D58"/>
    <w:rsid w:val="007A50C5"/>
    <w:rsid w:val="007A65AF"/>
    <w:rsid w:val="007A6B99"/>
    <w:rsid w:val="007A6E30"/>
    <w:rsid w:val="007B0B1A"/>
    <w:rsid w:val="007B0CFA"/>
    <w:rsid w:val="007B1EA3"/>
    <w:rsid w:val="007B2719"/>
    <w:rsid w:val="007B34D0"/>
    <w:rsid w:val="007B3CAE"/>
    <w:rsid w:val="007B5DE5"/>
    <w:rsid w:val="007B6146"/>
    <w:rsid w:val="007B6442"/>
    <w:rsid w:val="007B7141"/>
    <w:rsid w:val="007B7216"/>
    <w:rsid w:val="007B76F5"/>
    <w:rsid w:val="007B7D3B"/>
    <w:rsid w:val="007B7E85"/>
    <w:rsid w:val="007C0B34"/>
    <w:rsid w:val="007C1A0C"/>
    <w:rsid w:val="007C2328"/>
    <w:rsid w:val="007C30EA"/>
    <w:rsid w:val="007C35A6"/>
    <w:rsid w:val="007C385E"/>
    <w:rsid w:val="007C46EB"/>
    <w:rsid w:val="007C4C76"/>
    <w:rsid w:val="007C4F2B"/>
    <w:rsid w:val="007C5882"/>
    <w:rsid w:val="007C6ACA"/>
    <w:rsid w:val="007C7564"/>
    <w:rsid w:val="007C7614"/>
    <w:rsid w:val="007D00DC"/>
    <w:rsid w:val="007D03F5"/>
    <w:rsid w:val="007D104A"/>
    <w:rsid w:val="007D13EC"/>
    <w:rsid w:val="007D176D"/>
    <w:rsid w:val="007D2FCA"/>
    <w:rsid w:val="007D3361"/>
    <w:rsid w:val="007D349D"/>
    <w:rsid w:val="007D5601"/>
    <w:rsid w:val="007D575F"/>
    <w:rsid w:val="007D6D05"/>
    <w:rsid w:val="007D7B1A"/>
    <w:rsid w:val="007E0EA1"/>
    <w:rsid w:val="007E1D36"/>
    <w:rsid w:val="007E1F98"/>
    <w:rsid w:val="007E24AF"/>
    <w:rsid w:val="007E34BE"/>
    <w:rsid w:val="007E3E60"/>
    <w:rsid w:val="007E509D"/>
    <w:rsid w:val="007E5510"/>
    <w:rsid w:val="007E5710"/>
    <w:rsid w:val="007E5847"/>
    <w:rsid w:val="007E5967"/>
    <w:rsid w:val="007E7C2B"/>
    <w:rsid w:val="007E7D80"/>
    <w:rsid w:val="007F00F8"/>
    <w:rsid w:val="007F08BA"/>
    <w:rsid w:val="007F14BF"/>
    <w:rsid w:val="007F6405"/>
    <w:rsid w:val="007F7098"/>
    <w:rsid w:val="007F73D4"/>
    <w:rsid w:val="007F7B72"/>
    <w:rsid w:val="00800647"/>
    <w:rsid w:val="00800A9A"/>
    <w:rsid w:val="0080142C"/>
    <w:rsid w:val="008018BA"/>
    <w:rsid w:val="00802163"/>
    <w:rsid w:val="008024E5"/>
    <w:rsid w:val="00802EB9"/>
    <w:rsid w:val="00803426"/>
    <w:rsid w:val="00804D3D"/>
    <w:rsid w:val="00806BFF"/>
    <w:rsid w:val="00806DD1"/>
    <w:rsid w:val="00807330"/>
    <w:rsid w:val="00810B53"/>
    <w:rsid w:val="0081227A"/>
    <w:rsid w:val="00812504"/>
    <w:rsid w:val="00813014"/>
    <w:rsid w:val="008132E2"/>
    <w:rsid w:val="008133FA"/>
    <w:rsid w:val="00815B5B"/>
    <w:rsid w:val="0081643D"/>
    <w:rsid w:val="00816719"/>
    <w:rsid w:val="00817266"/>
    <w:rsid w:val="00817490"/>
    <w:rsid w:val="008174BF"/>
    <w:rsid w:val="00820164"/>
    <w:rsid w:val="00820230"/>
    <w:rsid w:val="008202B9"/>
    <w:rsid w:val="008205E5"/>
    <w:rsid w:val="00820F25"/>
    <w:rsid w:val="00821AFC"/>
    <w:rsid w:val="00822197"/>
    <w:rsid w:val="00823543"/>
    <w:rsid w:val="008244E3"/>
    <w:rsid w:val="00825C20"/>
    <w:rsid w:val="008261F2"/>
    <w:rsid w:val="0082689C"/>
    <w:rsid w:val="00826977"/>
    <w:rsid w:val="008277DF"/>
    <w:rsid w:val="0083071A"/>
    <w:rsid w:val="008332C6"/>
    <w:rsid w:val="008333FC"/>
    <w:rsid w:val="00833429"/>
    <w:rsid w:val="008338A0"/>
    <w:rsid w:val="008341D0"/>
    <w:rsid w:val="00835290"/>
    <w:rsid w:val="008354CC"/>
    <w:rsid w:val="00835FD9"/>
    <w:rsid w:val="00836430"/>
    <w:rsid w:val="0083665E"/>
    <w:rsid w:val="00837DD4"/>
    <w:rsid w:val="00840A01"/>
    <w:rsid w:val="00840C83"/>
    <w:rsid w:val="00842AAA"/>
    <w:rsid w:val="0084343B"/>
    <w:rsid w:val="008435D6"/>
    <w:rsid w:val="0084516A"/>
    <w:rsid w:val="00845985"/>
    <w:rsid w:val="00845D5E"/>
    <w:rsid w:val="0084680C"/>
    <w:rsid w:val="0084699A"/>
    <w:rsid w:val="00850213"/>
    <w:rsid w:val="00850662"/>
    <w:rsid w:val="008507BD"/>
    <w:rsid w:val="0085143D"/>
    <w:rsid w:val="00851458"/>
    <w:rsid w:val="00852B17"/>
    <w:rsid w:val="00852D06"/>
    <w:rsid w:val="00853CFE"/>
    <w:rsid w:val="00856C93"/>
    <w:rsid w:val="00856FE3"/>
    <w:rsid w:val="0085713D"/>
    <w:rsid w:val="008579E7"/>
    <w:rsid w:val="00857BA0"/>
    <w:rsid w:val="00861CE5"/>
    <w:rsid w:val="0086204E"/>
    <w:rsid w:val="00862468"/>
    <w:rsid w:val="00862687"/>
    <w:rsid w:val="008626EB"/>
    <w:rsid w:val="00863D50"/>
    <w:rsid w:val="00870838"/>
    <w:rsid w:val="008708A9"/>
    <w:rsid w:val="00870CD3"/>
    <w:rsid w:val="00870E31"/>
    <w:rsid w:val="008723E8"/>
    <w:rsid w:val="008736A6"/>
    <w:rsid w:val="00874D61"/>
    <w:rsid w:val="00874E0E"/>
    <w:rsid w:val="00875DB7"/>
    <w:rsid w:val="0087634F"/>
    <w:rsid w:val="00876635"/>
    <w:rsid w:val="00876B55"/>
    <w:rsid w:val="00876F8E"/>
    <w:rsid w:val="0087799C"/>
    <w:rsid w:val="00877A59"/>
    <w:rsid w:val="00877CAD"/>
    <w:rsid w:val="0088082A"/>
    <w:rsid w:val="008810F6"/>
    <w:rsid w:val="00881A6B"/>
    <w:rsid w:val="008820C5"/>
    <w:rsid w:val="0088304E"/>
    <w:rsid w:val="00884CBB"/>
    <w:rsid w:val="00884F93"/>
    <w:rsid w:val="008858E4"/>
    <w:rsid w:val="008868C5"/>
    <w:rsid w:val="008870A8"/>
    <w:rsid w:val="00887E66"/>
    <w:rsid w:val="0088DE51"/>
    <w:rsid w:val="00890028"/>
    <w:rsid w:val="00890BD9"/>
    <w:rsid w:val="00890F1E"/>
    <w:rsid w:val="00891280"/>
    <w:rsid w:val="008916D9"/>
    <w:rsid w:val="008931BC"/>
    <w:rsid w:val="00893332"/>
    <w:rsid w:val="00893467"/>
    <w:rsid w:val="008937BD"/>
    <w:rsid w:val="0089399B"/>
    <w:rsid w:val="008954E3"/>
    <w:rsid w:val="00895755"/>
    <w:rsid w:val="008961A8"/>
    <w:rsid w:val="0089634D"/>
    <w:rsid w:val="00896E4D"/>
    <w:rsid w:val="0089F6F7"/>
    <w:rsid w:val="008A04FF"/>
    <w:rsid w:val="008A1EAC"/>
    <w:rsid w:val="008A2225"/>
    <w:rsid w:val="008A23D4"/>
    <w:rsid w:val="008A37F2"/>
    <w:rsid w:val="008A44F6"/>
    <w:rsid w:val="008A4F09"/>
    <w:rsid w:val="008A69A1"/>
    <w:rsid w:val="008A7187"/>
    <w:rsid w:val="008B133B"/>
    <w:rsid w:val="008B2C5E"/>
    <w:rsid w:val="008B3776"/>
    <w:rsid w:val="008B58B4"/>
    <w:rsid w:val="008B5A56"/>
    <w:rsid w:val="008B685D"/>
    <w:rsid w:val="008B7459"/>
    <w:rsid w:val="008C042F"/>
    <w:rsid w:val="008C055F"/>
    <w:rsid w:val="008C1149"/>
    <w:rsid w:val="008C1B08"/>
    <w:rsid w:val="008C1B6D"/>
    <w:rsid w:val="008C2437"/>
    <w:rsid w:val="008C2575"/>
    <w:rsid w:val="008C310B"/>
    <w:rsid w:val="008C3FE2"/>
    <w:rsid w:val="008C3FFE"/>
    <w:rsid w:val="008C46C7"/>
    <w:rsid w:val="008C4C31"/>
    <w:rsid w:val="008C560E"/>
    <w:rsid w:val="008C57B2"/>
    <w:rsid w:val="008C5BA9"/>
    <w:rsid w:val="008C668D"/>
    <w:rsid w:val="008C6B6D"/>
    <w:rsid w:val="008C72A9"/>
    <w:rsid w:val="008C7FBC"/>
    <w:rsid w:val="008D01B7"/>
    <w:rsid w:val="008D0285"/>
    <w:rsid w:val="008D0407"/>
    <w:rsid w:val="008D1567"/>
    <w:rsid w:val="008D2369"/>
    <w:rsid w:val="008D2B77"/>
    <w:rsid w:val="008D3479"/>
    <w:rsid w:val="008D4000"/>
    <w:rsid w:val="008D57DF"/>
    <w:rsid w:val="008D5CE7"/>
    <w:rsid w:val="008D7BA2"/>
    <w:rsid w:val="008E01F1"/>
    <w:rsid w:val="008E1AE4"/>
    <w:rsid w:val="008E3B0D"/>
    <w:rsid w:val="008E3DB6"/>
    <w:rsid w:val="008E42C6"/>
    <w:rsid w:val="008E44F5"/>
    <w:rsid w:val="008E4814"/>
    <w:rsid w:val="008E51B4"/>
    <w:rsid w:val="008E590C"/>
    <w:rsid w:val="008E6671"/>
    <w:rsid w:val="008E69A5"/>
    <w:rsid w:val="008E6B2C"/>
    <w:rsid w:val="008E6DBC"/>
    <w:rsid w:val="008E7482"/>
    <w:rsid w:val="008E75CC"/>
    <w:rsid w:val="008E7A3F"/>
    <w:rsid w:val="008E7CC8"/>
    <w:rsid w:val="008E7FAD"/>
    <w:rsid w:val="008F0557"/>
    <w:rsid w:val="008F08A8"/>
    <w:rsid w:val="008F24E6"/>
    <w:rsid w:val="008F31D4"/>
    <w:rsid w:val="008F392B"/>
    <w:rsid w:val="008F47CD"/>
    <w:rsid w:val="008F4D33"/>
    <w:rsid w:val="008F4E29"/>
    <w:rsid w:val="008F5DC2"/>
    <w:rsid w:val="008F6064"/>
    <w:rsid w:val="008F6107"/>
    <w:rsid w:val="008F6928"/>
    <w:rsid w:val="008F6F75"/>
    <w:rsid w:val="0090144B"/>
    <w:rsid w:val="0090197E"/>
    <w:rsid w:val="0090198C"/>
    <w:rsid w:val="00901CFF"/>
    <w:rsid w:val="009020FC"/>
    <w:rsid w:val="0090290F"/>
    <w:rsid w:val="0090297C"/>
    <w:rsid w:val="009029EE"/>
    <w:rsid w:val="009040F7"/>
    <w:rsid w:val="009040F8"/>
    <w:rsid w:val="0090443E"/>
    <w:rsid w:val="0090584F"/>
    <w:rsid w:val="00905D23"/>
    <w:rsid w:val="00905E25"/>
    <w:rsid w:val="00906F2B"/>
    <w:rsid w:val="00906FBB"/>
    <w:rsid w:val="00907C57"/>
    <w:rsid w:val="0091008A"/>
    <w:rsid w:val="0091042C"/>
    <w:rsid w:val="0091118A"/>
    <w:rsid w:val="00912944"/>
    <w:rsid w:val="00912E00"/>
    <w:rsid w:val="00913354"/>
    <w:rsid w:val="00913785"/>
    <w:rsid w:val="00914360"/>
    <w:rsid w:val="00914FB2"/>
    <w:rsid w:val="00915054"/>
    <w:rsid w:val="00915B3C"/>
    <w:rsid w:val="00915C7E"/>
    <w:rsid w:val="00916167"/>
    <w:rsid w:val="00916BF1"/>
    <w:rsid w:val="00916F91"/>
    <w:rsid w:val="00920532"/>
    <w:rsid w:val="009207DC"/>
    <w:rsid w:val="00920A6A"/>
    <w:rsid w:val="00920C43"/>
    <w:rsid w:val="00922372"/>
    <w:rsid w:val="00922F82"/>
    <w:rsid w:val="009230EB"/>
    <w:rsid w:val="00923E23"/>
    <w:rsid w:val="009255A3"/>
    <w:rsid w:val="009265FA"/>
    <w:rsid w:val="00926D6A"/>
    <w:rsid w:val="00927054"/>
    <w:rsid w:val="00930838"/>
    <w:rsid w:val="009318A1"/>
    <w:rsid w:val="009318BC"/>
    <w:rsid w:val="00931DBB"/>
    <w:rsid w:val="00934A7D"/>
    <w:rsid w:val="0093535B"/>
    <w:rsid w:val="009361A4"/>
    <w:rsid w:val="00937A0A"/>
    <w:rsid w:val="00940CDF"/>
    <w:rsid w:val="00942A84"/>
    <w:rsid w:val="009448D5"/>
    <w:rsid w:val="0094538A"/>
    <w:rsid w:val="00945C08"/>
    <w:rsid w:val="00946B9D"/>
    <w:rsid w:val="00948B36"/>
    <w:rsid w:val="0095134B"/>
    <w:rsid w:val="0095136C"/>
    <w:rsid w:val="009513B8"/>
    <w:rsid w:val="00952597"/>
    <w:rsid w:val="00952E6B"/>
    <w:rsid w:val="009530EA"/>
    <w:rsid w:val="009541B2"/>
    <w:rsid w:val="00954443"/>
    <w:rsid w:val="00954646"/>
    <w:rsid w:val="00954DDB"/>
    <w:rsid w:val="00954EFD"/>
    <w:rsid w:val="009551BA"/>
    <w:rsid w:val="00960A75"/>
    <w:rsid w:val="00960CD6"/>
    <w:rsid w:val="00960E52"/>
    <w:rsid w:val="00962825"/>
    <w:rsid w:val="00963AB1"/>
    <w:rsid w:val="00964FED"/>
    <w:rsid w:val="0096645E"/>
    <w:rsid w:val="009722F7"/>
    <w:rsid w:val="0097248B"/>
    <w:rsid w:val="009724B5"/>
    <w:rsid w:val="00972D06"/>
    <w:rsid w:val="00974EFC"/>
    <w:rsid w:val="00977CB0"/>
    <w:rsid w:val="009801A2"/>
    <w:rsid w:val="009805C7"/>
    <w:rsid w:val="00980963"/>
    <w:rsid w:val="00980BEA"/>
    <w:rsid w:val="0098214C"/>
    <w:rsid w:val="0098295F"/>
    <w:rsid w:val="00982C70"/>
    <w:rsid w:val="00982D31"/>
    <w:rsid w:val="009853BC"/>
    <w:rsid w:val="009855F0"/>
    <w:rsid w:val="0098571F"/>
    <w:rsid w:val="00986848"/>
    <w:rsid w:val="00986FB3"/>
    <w:rsid w:val="00987AC0"/>
    <w:rsid w:val="00987AEF"/>
    <w:rsid w:val="00987E1E"/>
    <w:rsid w:val="00987F0F"/>
    <w:rsid w:val="0099001C"/>
    <w:rsid w:val="009901A9"/>
    <w:rsid w:val="00990AF9"/>
    <w:rsid w:val="0099127A"/>
    <w:rsid w:val="00991877"/>
    <w:rsid w:val="00992595"/>
    <w:rsid w:val="009932D4"/>
    <w:rsid w:val="00993B1B"/>
    <w:rsid w:val="009947F0"/>
    <w:rsid w:val="00994E49"/>
    <w:rsid w:val="00995571"/>
    <w:rsid w:val="009A01F3"/>
    <w:rsid w:val="009A0418"/>
    <w:rsid w:val="009A0B13"/>
    <w:rsid w:val="009A253B"/>
    <w:rsid w:val="009A3379"/>
    <w:rsid w:val="009A3419"/>
    <w:rsid w:val="009A3608"/>
    <w:rsid w:val="009A3E2A"/>
    <w:rsid w:val="009A3FDC"/>
    <w:rsid w:val="009A4088"/>
    <w:rsid w:val="009A40F5"/>
    <w:rsid w:val="009A41ED"/>
    <w:rsid w:val="009A4D35"/>
    <w:rsid w:val="009A528E"/>
    <w:rsid w:val="009A5DB8"/>
    <w:rsid w:val="009A61BB"/>
    <w:rsid w:val="009A62B4"/>
    <w:rsid w:val="009B007B"/>
    <w:rsid w:val="009B02B0"/>
    <w:rsid w:val="009B08CA"/>
    <w:rsid w:val="009B0E10"/>
    <w:rsid w:val="009B1034"/>
    <w:rsid w:val="009B1327"/>
    <w:rsid w:val="009B1C13"/>
    <w:rsid w:val="009B22B3"/>
    <w:rsid w:val="009B3B2B"/>
    <w:rsid w:val="009B3BEE"/>
    <w:rsid w:val="009B5569"/>
    <w:rsid w:val="009B571B"/>
    <w:rsid w:val="009B624B"/>
    <w:rsid w:val="009B6373"/>
    <w:rsid w:val="009B6A91"/>
    <w:rsid w:val="009B6F55"/>
    <w:rsid w:val="009B70FC"/>
    <w:rsid w:val="009B7241"/>
    <w:rsid w:val="009B74C7"/>
    <w:rsid w:val="009C0592"/>
    <w:rsid w:val="009C1331"/>
    <w:rsid w:val="009C1D2E"/>
    <w:rsid w:val="009C30C5"/>
    <w:rsid w:val="009C3D86"/>
    <w:rsid w:val="009C43A5"/>
    <w:rsid w:val="009C4D8B"/>
    <w:rsid w:val="009C552C"/>
    <w:rsid w:val="009C764E"/>
    <w:rsid w:val="009C768A"/>
    <w:rsid w:val="009C7B0C"/>
    <w:rsid w:val="009D02D1"/>
    <w:rsid w:val="009D0E14"/>
    <w:rsid w:val="009D165E"/>
    <w:rsid w:val="009D2741"/>
    <w:rsid w:val="009D3626"/>
    <w:rsid w:val="009D41C7"/>
    <w:rsid w:val="009D4CEA"/>
    <w:rsid w:val="009D4DE7"/>
    <w:rsid w:val="009D53EF"/>
    <w:rsid w:val="009D646C"/>
    <w:rsid w:val="009D7343"/>
    <w:rsid w:val="009D7975"/>
    <w:rsid w:val="009E1C05"/>
    <w:rsid w:val="009E39DD"/>
    <w:rsid w:val="009E3A05"/>
    <w:rsid w:val="009E3C37"/>
    <w:rsid w:val="009E4E72"/>
    <w:rsid w:val="009E536F"/>
    <w:rsid w:val="009E5CE0"/>
    <w:rsid w:val="009E6989"/>
    <w:rsid w:val="009F04CC"/>
    <w:rsid w:val="009F066A"/>
    <w:rsid w:val="009F1388"/>
    <w:rsid w:val="009F1DBD"/>
    <w:rsid w:val="009F2437"/>
    <w:rsid w:val="009F334E"/>
    <w:rsid w:val="009F3747"/>
    <w:rsid w:val="009F4BF1"/>
    <w:rsid w:val="009F4D5B"/>
    <w:rsid w:val="009F5086"/>
    <w:rsid w:val="009F51DD"/>
    <w:rsid w:val="009F5397"/>
    <w:rsid w:val="009F58E8"/>
    <w:rsid w:val="009F6093"/>
    <w:rsid w:val="009F6B3E"/>
    <w:rsid w:val="009F6B79"/>
    <w:rsid w:val="009F6C04"/>
    <w:rsid w:val="009F6DD6"/>
    <w:rsid w:val="009F6E60"/>
    <w:rsid w:val="009F7BD9"/>
    <w:rsid w:val="00A00316"/>
    <w:rsid w:val="00A01DB1"/>
    <w:rsid w:val="00A0218B"/>
    <w:rsid w:val="00A0404B"/>
    <w:rsid w:val="00A05AEE"/>
    <w:rsid w:val="00A05F25"/>
    <w:rsid w:val="00A066EB"/>
    <w:rsid w:val="00A06D79"/>
    <w:rsid w:val="00A06F39"/>
    <w:rsid w:val="00A07FE8"/>
    <w:rsid w:val="00A1056E"/>
    <w:rsid w:val="00A10E53"/>
    <w:rsid w:val="00A11383"/>
    <w:rsid w:val="00A11C98"/>
    <w:rsid w:val="00A11DA7"/>
    <w:rsid w:val="00A1220C"/>
    <w:rsid w:val="00A124CC"/>
    <w:rsid w:val="00A12A10"/>
    <w:rsid w:val="00A13354"/>
    <w:rsid w:val="00A14FCA"/>
    <w:rsid w:val="00A168D5"/>
    <w:rsid w:val="00A170BD"/>
    <w:rsid w:val="00A172AD"/>
    <w:rsid w:val="00A17852"/>
    <w:rsid w:val="00A20239"/>
    <w:rsid w:val="00A20DB8"/>
    <w:rsid w:val="00A212EE"/>
    <w:rsid w:val="00A21C1B"/>
    <w:rsid w:val="00A224FE"/>
    <w:rsid w:val="00A22666"/>
    <w:rsid w:val="00A23687"/>
    <w:rsid w:val="00A303CD"/>
    <w:rsid w:val="00A304D9"/>
    <w:rsid w:val="00A307FC"/>
    <w:rsid w:val="00A30D3D"/>
    <w:rsid w:val="00A323D6"/>
    <w:rsid w:val="00A3284D"/>
    <w:rsid w:val="00A34513"/>
    <w:rsid w:val="00A3470D"/>
    <w:rsid w:val="00A34DE0"/>
    <w:rsid w:val="00A37C91"/>
    <w:rsid w:val="00A40208"/>
    <w:rsid w:val="00A4057B"/>
    <w:rsid w:val="00A40723"/>
    <w:rsid w:val="00A40DE7"/>
    <w:rsid w:val="00A40F97"/>
    <w:rsid w:val="00A42669"/>
    <w:rsid w:val="00A42989"/>
    <w:rsid w:val="00A42C59"/>
    <w:rsid w:val="00A43582"/>
    <w:rsid w:val="00A45717"/>
    <w:rsid w:val="00A45DC2"/>
    <w:rsid w:val="00A45E22"/>
    <w:rsid w:val="00A46C72"/>
    <w:rsid w:val="00A47CB2"/>
    <w:rsid w:val="00A50BD6"/>
    <w:rsid w:val="00A51678"/>
    <w:rsid w:val="00A522AD"/>
    <w:rsid w:val="00A52DF6"/>
    <w:rsid w:val="00A5345C"/>
    <w:rsid w:val="00A53F9D"/>
    <w:rsid w:val="00A540E0"/>
    <w:rsid w:val="00A54306"/>
    <w:rsid w:val="00A558AE"/>
    <w:rsid w:val="00A565B2"/>
    <w:rsid w:val="00A56AD2"/>
    <w:rsid w:val="00A57E07"/>
    <w:rsid w:val="00A60024"/>
    <w:rsid w:val="00A6046D"/>
    <w:rsid w:val="00A60634"/>
    <w:rsid w:val="00A6142E"/>
    <w:rsid w:val="00A636C7"/>
    <w:rsid w:val="00A646D4"/>
    <w:rsid w:val="00A64E04"/>
    <w:rsid w:val="00A64E65"/>
    <w:rsid w:val="00A64F27"/>
    <w:rsid w:val="00A653DF"/>
    <w:rsid w:val="00A65756"/>
    <w:rsid w:val="00A66C68"/>
    <w:rsid w:val="00A672EF"/>
    <w:rsid w:val="00A70D1D"/>
    <w:rsid w:val="00A7108B"/>
    <w:rsid w:val="00A716E7"/>
    <w:rsid w:val="00A724FC"/>
    <w:rsid w:val="00A727F2"/>
    <w:rsid w:val="00A7287D"/>
    <w:rsid w:val="00A72A92"/>
    <w:rsid w:val="00A72E67"/>
    <w:rsid w:val="00A75817"/>
    <w:rsid w:val="00A75909"/>
    <w:rsid w:val="00A75F23"/>
    <w:rsid w:val="00A762F7"/>
    <w:rsid w:val="00A765AD"/>
    <w:rsid w:val="00A76638"/>
    <w:rsid w:val="00A77394"/>
    <w:rsid w:val="00A77DF4"/>
    <w:rsid w:val="00A77FE1"/>
    <w:rsid w:val="00A805BF"/>
    <w:rsid w:val="00A81035"/>
    <w:rsid w:val="00A81821"/>
    <w:rsid w:val="00A81A23"/>
    <w:rsid w:val="00A82ADE"/>
    <w:rsid w:val="00A83214"/>
    <w:rsid w:val="00A84CE3"/>
    <w:rsid w:val="00A850F9"/>
    <w:rsid w:val="00A85724"/>
    <w:rsid w:val="00A85799"/>
    <w:rsid w:val="00A8688F"/>
    <w:rsid w:val="00A86B91"/>
    <w:rsid w:val="00A87E60"/>
    <w:rsid w:val="00A907E6"/>
    <w:rsid w:val="00A90E2D"/>
    <w:rsid w:val="00A911C9"/>
    <w:rsid w:val="00A9169D"/>
    <w:rsid w:val="00A93450"/>
    <w:rsid w:val="00A93701"/>
    <w:rsid w:val="00A93DC2"/>
    <w:rsid w:val="00A945FD"/>
    <w:rsid w:val="00A9577E"/>
    <w:rsid w:val="00AA03B1"/>
    <w:rsid w:val="00AA0BEB"/>
    <w:rsid w:val="00AA140D"/>
    <w:rsid w:val="00AA2A56"/>
    <w:rsid w:val="00AA2C52"/>
    <w:rsid w:val="00AA2C9A"/>
    <w:rsid w:val="00AA4F57"/>
    <w:rsid w:val="00AA6101"/>
    <w:rsid w:val="00AA7B2F"/>
    <w:rsid w:val="00AB02B5"/>
    <w:rsid w:val="00AB2168"/>
    <w:rsid w:val="00AB2968"/>
    <w:rsid w:val="00AB2D37"/>
    <w:rsid w:val="00AB4DDB"/>
    <w:rsid w:val="00AB57C5"/>
    <w:rsid w:val="00AB5BBB"/>
    <w:rsid w:val="00AB5F01"/>
    <w:rsid w:val="00AB6849"/>
    <w:rsid w:val="00AB6921"/>
    <w:rsid w:val="00AB7358"/>
    <w:rsid w:val="00AB76EB"/>
    <w:rsid w:val="00AC0AC7"/>
    <w:rsid w:val="00AC0D64"/>
    <w:rsid w:val="00AC1220"/>
    <w:rsid w:val="00AC1863"/>
    <w:rsid w:val="00AC1ED1"/>
    <w:rsid w:val="00AC2BC1"/>
    <w:rsid w:val="00AC3243"/>
    <w:rsid w:val="00AC41C9"/>
    <w:rsid w:val="00AC438D"/>
    <w:rsid w:val="00AC5A88"/>
    <w:rsid w:val="00AC65BF"/>
    <w:rsid w:val="00AC672F"/>
    <w:rsid w:val="00AC6BBF"/>
    <w:rsid w:val="00AC78FD"/>
    <w:rsid w:val="00AC79D0"/>
    <w:rsid w:val="00AD000B"/>
    <w:rsid w:val="00AD0ABC"/>
    <w:rsid w:val="00AD1202"/>
    <w:rsid w:val="00AD140D"/>
    <w:rsid w:val="00AD1E1D"/>
    <w:rsid w:val="00AD265A"/>
    <w:rsid w:val="00AD26B8"/>
    <w:rsid w:val="00AD2DA4"/>
    <w:rsid w:val="00AD2F41"/>
    <w:rsid w:val="00AD379D"/>
    <w:rsid w:val="00AD3BF7"/>
    <w:rsid w:val="00AD445C"/>
    <w:rsid w:val="00AD46D0"/>
    <w:rsid w:val="00AD4BBF"/>
    <w:rsid w:val="00AD59BA"/>
    <w:rsid w:val="00AD60FF"/>
    <w:rsid w:val="00AD6243"/>
    <w:rsid w:val="00AD6EB4"/>
    <w:rsid w:val="00AD756E"/>
    <w:rsid w:val="00AD7C23"/>
    <w:rsid w:val="00AD7E4F"/>
    <w:rsid w:val="00AE188E"/>
    <w:rsid w:val="00AE2BD0"/>
    <w:rsid w:val="00AE2DB4"/>
    <w:rsid w:val="00AE3E67"/>
    <w:rsid w:val="00AE43A0"/>
    <w:rsid w:val="00AE44F3"/>
    <w:rsid w:val="00AE486E"/>
    <w:rsid w:val="00AE4E4B"/>
    <w:rsid w:val="00AE529B"/>
    <w:rsid w:val="00AE60B4"/>
    <w:rsid w:val="00AE686F"/>
    <w:rsid w:val="00AE6B58"/>
    <w:rsid w:val="00AE7C78"/>
    <w:rsid w:val="00AF0962"/>
    <w:rsid w:val="00AF10F9"/>
    <w:rsid w:val="00AF1340"/>
    <w:rsid w:val="00AF1672"/>
    <w:rsid w:val="00AF19FA"/>
    <w:rsid w:val="00AF1F24"/>
    <w:rsid w:val="00AF21AD"/>
    <w:rsid w:val="00AF22D8"/>
    <w:rsid w:val="00AF291A"/>
    <w:rsid w:val="00AF2AB6"/>
    <w:rsid w:val="00AF4267"/>
    <w:rsid w:val="00AF50DB"/>
    <w:rsid w:val="00AF5577"/>
    <w:rsid w:val="00AF5DF2"/>
    <w:rsid w:val="00AF5F48"/>
    <w:rsid w:val="00AF6558"/>
    <w:rsid w:val="00AF7762"/>
    <w:rsid w:val="00AF7B3B"/>
    <w:rsid w:val="00B039CD"/>
    <w:rsid w:val="00B05253"/>
    <w:rsid w:val="00B05B33"/>
    <w:rsid w:val="00B06B1B"/>
    <w:rsid w:val="00B076AA"/>
    <w:rsid w:val="00B10EA0"/>
    <w:rsid w:val="00B11C52"/>
    <w:rsid w:val="00B13BF5"/>
    <w:rsid w:val="00B14BA3"/>
    <w:rsid w:val="00B14EAE"/>
    <w:rsid w:val="00B16C3D"/>
    <w:rsid w:val="00B17387"/>
    <w:rsid w:val="00B178BA"/>
    <w:rsid w:val="00B22434"/>
    <w:rsid w:val="00B226D0"/>
    <w:rsid w:val="00B23421"/>
    <w:rsid w:val="00B24192"/>
    <w:rsid w:val="00B24491"/>
    <w:rsid w:val="00B24CA5"/>
    <w:rsid w:val="00B2521C"/>
    <w:rsid w:val="00B25E17"/>
    <w:rsid w:val="00B260F1"/>
    <w:rsid w:val="00B26605"/>
    <w:rsid w:val="00B30CC3"/>
    <w:rsid w:val="00B311FD"/>
    <w:rsid w:val="00B31E19"/>
    <w:rsid w:val="00B32861"/>
    <w:rsid w:val="00B32A1E"/>
    <w:rsid w:val="00B33B42"/>
    <w:rsid w:val="00B343A0"/>
    <w:rsid w:val="00B34BAC"/>
    <w:rsid w:val="00B34FCF"/>
    <w:rsid w:val="00B35015"/>
    <w:rsid w:val="00B3538C"/>
    <w:rsid w:val="00B36BC2"/>
    <w:rsid w:val="00B371E9"/>
    <w:rsid w:val="00B372F2"/>
    <w:rsid w:val="00B378B0"/>
    <w:rsid w:val="00B37CCF"/>
    <w:rsid w:val="00B37DFD"/>
    <w:rsid w:val="00B40B6E"/>
    <w:rsid w:val="00B40E47"/>
    <w:rsid w:val="00B41852"/>
    <w:rsid w:val="00B41BDE"/>
    <w:rsid w:val="00B422A3"/>
    <w:rsid w:val="00B42743"/>
    <w:rsid w:val="00B42D59"/>
    <w:rsid w:val="00B44791"/>
    <w:rsid w:val="00B44A2D"/>
    <w:rsid w:val="00B44E26"/>
    <w:rsid w:val="00B45ADF"/>
    <w:rsid w:val="00B45B84"/>
    <w:rsid w:val="00B4646F"/>
    <w:rsid w:val="00B46FC2"/>
    <w:rsid w:val="00B50B07"/>
    <w:rsid w:val="00B510CA"/>
    <w:rsid w:val="00B51786"/>
    <w:rsid w:val="00B51D9C"/>
    <w:rsid w:val="00B51E04"/>
    <w:rsid w:val="00B520FA"/>
    <w:rsid w:val="00B52BA8"/>
    <w:rsid w:val="00B53C93"/>
    <w:rsid w:val="00B54241"/>
    <w:rsid w:val="00B5552B"/>
    <w:rsid w:val="00B56374"/>
    <w:rsid w:val="00B56B77"/>
    <w:rsid w:val="00B56CC7"/>
    <w:rsid w:val="00B6289F"/>
    <w:rsid w:val="00B62E27"/>
    <w:rsid w:val="00B6358E"/>
    <w:rsid w:val="00B63F44"/>
    <w:rsid w:val="00B652F0"/>
    <w:rsid w:val="00B6560F"/>
    <w:rsid w:val="00B65E20"/>
    <w:rsid w:val="00B678CD"/>
    <w:rsid w:val="00B702F3"/>
    <w:rsid w:val="00B70561"/>
    <w:rsid w:val="00B70F18"/>
    <w:rsid w:val="00B716A1"/>
    <w:rsid w:val="00B722B5"/>
    <w:rsid w:val="00B724D7"/>
    <w:rsid w:val="00B72C5C"/>
    <w:rsid w:val="00B72D71"/>
    <w:rsid w:val="00B73236"/>
    <w:rsid w:val="00B74236"/>
    <w:rsid w:val="00B753CF"/>
    <w:rsid w:val="00B75917"/>
    <w:rsid w:val="00B75D0F"/>
    <w:rsid w:val="00B7607F"/>
    <w:rsid w:val="00B76F4A"/>
    <w:rsid w:val="00B77194"/>
    <w:rsid w:val="00B7CE13"/>
    <w:rsid w:val="00B7D08F"/>
    <w:rsid w:val="00B80313"/>
    <w:rsid w:val="00B80AED"/>
    <w:rsid w:val="00B80FE5"/>
    <w:rsid w:val="00B81758"/>
    <w:rsid w:val="00B81CAD"/>
    <w:rsid w:val="00B82DB6"/>
    <w:rsid w:val="00B838CB"/>
    <w:rsid w:val="00B84A69"/>
    <w:rsid w:val="00B84D86"/>
    <w:rsid w:val="00B8503D"/>
    <w:rsid w:val="00B85C4A"/>
    <w:rsid w:val="00B8723D"/>
    <w:rsid w:val="00B90362"/>
    <w:rsid w:val="00B90890"/>
    <w:rsid w:val="00B91A71"/>
    <w:rsid w:val="00B93945"/>
    <w:rsid w:val="00B946B0"/>
    <w:rsid w:val="00B95098"/>
    <w:rsid w:val="00B954AA"/>
    <w:rsid w:val="00B955BE"/>
    <w:rsid w:val="00B95B43"/>
    <w:rsid w:val="00B96B9C"/>
    <w:rsid w:val="00B97418"/>
    <w:rsid w:val="00B97F15"/>
    <w:rsid w:val="00BA142F"/>
    <w:rsid w:val="00BA311C"/>
    <w:rsid w:val="00BA35A7"/>
    <w:rsid w:val="00BA3928"/>
    <w:rsid w:val="00BA577A"/>
    <w:rsid w:val="00BA6166"/>
    <w:rsid w:val="00BA622A"/>
    <w:rsid w:val="00BA6E84"/>
    <w:rsid w:val="00BA6F20"/>
    <w:rsid w:val="00BB1164"/>
    <w:rsid w:val="00BB26E0"/>
    <w:rsid w:val="00BB3172"/>
    <w:rsid w:val="00BB423B"/>
    <w:rsid w:val="00BB4A0D"/>
    <w:rsid w:val="00BB4DF0"/>
    <w:rsid w:val="00BB53AA"/>
    <w:rsid w:val="00BB5B30"/>
    <w:rsid w:val="00BB618F"/>
    <w:rsid w:val="00BB626C"/>
    <w:rsid w:val="00BB6393"/>
    <w:rsid w:val="00BB6C12"/>
    <w:rsid w:val="00BB7DE3"/>
    <w:rsid w:val="00BBEAB0"/>
    <w:rsid w:val="00BC0166"/>
    <w:rsid w:val="00BC07AB"/>
    <w:rsid w:val="00BC0E25"/>
    <w:rsid w:val="00BC1117"/>
    <w:rsid w:val="00BC1475"/>
    <w:rsid w:val="00BC1759"/>
    <w:rsid w:val="00BC2DC1"/>
    <w:rsid w:val="00BC32FF"/>
    <w:rsid w:val="00BC3448"/>
    <w:rsid w:val="00BC4321"/>
    <w:rsid w:val="00BC4749"/>
    <w:rsid w:val="00BC4B96"/>
    <w:rsid w:val="00BC591A"/>
    <w:rsid w:val="00BC5C8A"/>
    <w:rsid w:val="00BC6D64"/>
    <w:rsid w:val="00BD1BC4"/>
    <w:rsid w:val="00BD20F2"/>
    <w:rsid w:val="00BD26D3"/>
    <w:rsid w:val="00BD3041"/>
    <w:rsid w:val="00BD3C9D"/>
    <w:rsid w:val="00BD4D7F"/>
    <w:rsid w:val="00BD4F17"/>
    <w:rsid w:val="00BD5048"/>
    <w:rsid w:val="00BD5CA7"/>
    <w:rsid w:val="00BD66E9"/>
    <w:rsid w:val="00BD67CB"/>
    <w:rsid w:val="00BD6D94"/>
    <w:rsid w:val="00BD7B54"/>
    <w:rsid w:val="00BE0CBE"/>
    <w:rsid w:val="00BE0D19"/>
    <w:rsid w:val="00BE2444"/>
    <w:rsid w:val="00BE355C"/>
    <w:rsid w:val="00BE43A1"/>
    <w:rsid w:val="00BE491E"/>
    <w:rsid w:val="00BE5092"/>
    <w:rsid w:val="00BE5119"/>
    <w:rsid w:val="00BE55D4"/>
    <w:rsid w:val="00BE56AF"/>
    <w:rsid w:val="00BE6DB5"/>
    <w:rsid w:val="00BE6F50"/>
    <w:rsid w:val="00BE72F7"/>
    <w:rsid w:val="00BE7A86"/>
    <w:rsid w:val="00BE7AA6"/>
    <w:rsid w:val="00BF34F4"/>
    <w:rsid w:val="00BF4A69"/>
    <w:rsid w:val="00BF5205"/>
    <w:rsid w:val="00BF59A2"/>
    <w:rsid w:val="00BF5D65"/>
    <w:rsid w:val="00BF5EC9"/>
    <w:rsid w:val="00BF7623"/>
    <w:rsid w:val="00BF7912"/>
    <w:rsid w:val="00BF7BF7"/>
    <w:rsid w:val="00BF7DD7"/>
    <w:rsid w:val="00C00AA0"/>
    <w:rsid w:val="00C00DFA"/>
    <w:rsid w:val="00C010B3"/>
    <w:rsid w:val="00C012FE"/>
    <w:rsid w:val="00C024BD"/>
    <w:rsid w:val="00C05ABC"/>
    <w:rsid w:val="00C060A9"/>
    <w:rsid w:val="00C07007"/>
    <w:rsid w:val="00C0753A"/>
    <w:rsid w:val="00C07F4C"/>
    <w:rsid w:val="00C101AF"/>
    <w:rsid w:val="00C107A2"/>
    <w:rsid w:val="00C11717"/>
    <w:rsid w:val="00C11AB6"/>
    <w:rsid w:val="00C11B21"/>
    <w:rsid w:val="00C128C0"/>
    <w:rsid w:val="00C15195"/>
    <w:rsid w:val="00C15439"/>
    <w:rsid w:val="00C154A1"/>
    <w:rsid w:val="00C15739"/>
    <w:rsid w:val="00C17012"/>
    <w:rsid w:val="00C17403"/>
    <w:rsid w:val="00C17D94"/>
    <w:rsid w:val="00C208C4"/>
    <w:rsid w:val="00C2212B"/>
    <w:rsid w:val="00C22BE8"/>
    <w:rsid w:val="00C231BF"/>
    <w:rsid w:val="00C23596"/>
    <w:rsid w:val="00C23730"/>
    <w:rsid w:val="00C24612"/>
    <w:rsid w:val="00C263FF"/>
    <w:rsid w:val="00C27BE8"/>
    <w:rsid w:val="00C302DE"/>
    <w:rsid w:val="00C3224A"/>
    <w:rsid w:val="00C325CA"/>
    <w:rsid w:val="00C34B81"/>
    <w:rsid w:val="00C354BC"/>
    <w:rsid w:val="00C361D6"/>
    <w:rsid w:val="00C368D8"/>
    <w:rsid w:val="00C36A90"/>
    <w:rsid w:val="00C37670"/>
    <w:rsid w:val="00C37AE8"/>
    <w:rsid w:val="00C418F6"/>
    <w:rsid w:val="00C41A0B"/>
    <w:rsid w:val="00C41A31"/>
    <w:rsid w:val="00C41DB3"/>
    <w:rsid w:val="00C423BA"/>
    <w:rsid w:val="00C43019"/>
    <w:rsid w:val="00C4364E"/>
    <w:rsid w:val="00C43B1F"/>
    <w:rsid w:val="00C441E3"/>
    <w:rsid w:val="00C4421D"/>
    <w:rsid w:val="00C44D0D"/>
    <w:rsid w:val="00C50460"/>
    <w:rsid w:val="00C51C64"/>
    <w:rsid w:val="00C52158"/>
    <w:rsid w:val="00C527CF"/>
    <w:rsid w:val="00C537AE"/>
    <w:rsid w:val="00C54321"/>
    <w:rsid w:val="00C54802"/>
    <w:rsid w:val="00C54903"/>
    <w:rsid w:val="00C555EC"/>
    <w:rsid w:val="00C55711"/>
    <w:rsid w:val="00C55BC4"/>
    <w:rsid w:val="00C57265"/>
    <w:rsid w:val="00C60EB8"/>
    <w:rsid w:val="00C6142A"/>
    <w:rsid w:val="00C622BC"/>
    <w:rsid w:val="00C62BCA"/>
    <w:rsid w:val="00C63A86"/>
    <w:rsid w:val="00C63CA7"/>
    <w:rsid w:val="00C64421"/>
    <w:rsid w:val="00C648FC"/>
    <w:rsid w:val="00C65544"/>
    <w:rsid w:val="00C668E5"/>
    <w:rsid w:val="00C66BEA"/>
    <w:rsid w:val="00C676A0"/>
    <w:rsid w:val="00C67CE2"/>
    <w:rsid w:val="00C67F1E"/>
    <w:rsid w:val="00C7082D"/>
    <w:rsid w:val="00C7211B"/>
    <w:rsid w:val="00C72AD7"/>
    <w:rsid w:val="00C73A5B"/>
    <w:rsid w:val="00C75D23"/>
    <w:rsid w:val="00C76B12"/>
    <w:rsid w:val="00C76E9C"/>
    <w:rsid w:val="00C771E6"/>
    <w:rsid w:val="00C7741B"/>
    <w:rsid w:val="00C77471"/>
    <w:rsid w:val="00C77DDF"/>
    <w:rsid w:val="00C808F7"/>
    <w:rsid w:val="00C81857"/>
    <w:rsid w:val="00C81DAB"/>
    <w:rsid w:val="00C8213A"/>
    <w:rsid w:val="00C83D72"/>
    <w:rsid w:val="00C86816"/>
    <w:rsid w:val="00C87B7F"/>
    <w:rsid w:val="00C87DAF"/>
    <w:rsid w:val="00C9210F"/>
    <w:rsid w:val="00C921D5"/>
    <w:rsid w:val="00C928B7"/>
    <w:rsid w:val="00C928D2"/>
    <w:rsid w:val="00C93C73"/>
    <w:rsid w:val="00C9447E"/>
    <w:rsid w:val="00C95293"/>
    <w:rsid w:val="00C959A9"/>
    <w:rsid w:val="00C95F98"/>
    <w:rsid w:val="00C975C6"/>
    <w:rsid w:val="00C9778F"/>
    <w:rsid w:val="00C97B7D"/>
    <w:rsid w:val="00CA06C5"/>
    <w:rsid w:val="00CA1085"/>
    <w:rsid w:val="00CA1710"/>
    <w:rsid w:val="00CA1A6B"/>
    <w:rsid w:val="00CA2098"/>
    <w:rsid w:val="00CA217A"/>
    <w:rsid w:val="00CA2A62"/>
    <w:rsid w:val="00CA3E06"/>
    <w:rsid w:val="00CA4154"/>
    <w:rsid w:val="00CA435C"/>
    <w:rsid w:val="00CA4614"/>
    <w:rsid w:val="00CA52A8"/>
    <w:rsid w:val="00CA5391"/>
    <w:rsid w:val="00CA609A"/>
    <w:rsid w:val="00CA62FB"/>
    <w:rsid w:val="00CB003B"/>
    <w:rsid w:val="00CB14B6"/>
    <w:rsid w:val="00CB15F5"/>
    <w:rsid w:val="00CB255B"/>
    <w:rsid w:val="00CB2655"/>
    <w:rsid w:val="00CB3159"/>
    <w:rsid w:val="00CB3C7B"/>
    <w:rsid w:val="00CB4226"/>
    <w:rsid w:val="00CB49F0"/>
    <w:rsid w:val="00CB50DB"/>
    <w:rsid w:val="00CB546C"/>
    <w:rsid w:val="00CB570A"/>
    <w:rsid w:val="00CB57F1"/>
    <w:rsid w:val="00CB5E2D"/>
    <w:rsid w:val="00CB6178"/>
    <w:rsid w:val="00CB6888"/>
    <w:rsid w:val="00CB6A1F"/>
    <w:rsid w:val="00CB6D2B"/>
    <w:rsid w:val="00CB79F0"/>
    <w:rsid w:val="00CC020A"/>
    <w:rsid w:val="00CC03D4"/>
    <w:rsid w:val="00CC15C1"/>
    <w:rsid w:val="00CC2525"/>
    <w:rsid w:val="00CC27B6"/>
    <w:rsid w:val="00CC3BB0"/>
    <w:rsid w:val="00CC47B3"/>
    <w:rsid w:val="00CC7E86"/>
    <w:rsid w:val="00CD03C9"/>
    <w:rsid w:val="00CD1A86"/>
    <w:rsid w:val="00CD321E"/>
    <w:rsid w:val="00CD3B39"/>
    <w:rsid w:val="00CD5FD0"/>
    <w:rsid w:val="00CD663D"/>
    <w:rsid w:val="00CD6D9E"/>
    <w:rsid w:val="00CD74BA"/>
    <w:rsid w:val="00CD7B61"/>
    <w:rsid w:val="00CDA5BD"/>
    <w:rsid w:val="00CE0261"/>
    <w:rsid w:val="00CE07FB"/>
    <w:rsid w:val="00CE1C42"/>
    <w:rsid w:val="00CE3322"/>
    <w:rsid w:val="00CE3D39"/>
    <w:rsid w:val="00CE3E81"/>
    <w:rsid w:val="00CE4B5B"/>
    <w:rsid w:val="00CE50BC"/>
    <w:rsid w:val="00CE5204"/>
    <w:rsid w:val="00CE5246"/>
    <w:rsid w:val="00CE5DA4"/>
    <w:rsid w:val="00CE7222"/>
    <w:rsid w:val="00CE762D"/>
    <w:rsid w:val="00CE7B33"/>
    <w:rsid w:val="00CE7EC1"/>
    <w:rsid w:val="00CE967F"/>
    <w:rsid w:val="00CF06BA"/>
    <w:rsid w:val="00CF0C49"/>
    <w:rsid w:val="00CF10EA"/>
    <w:rsid w:val="00CF1175"/>
    <w:rsid w:val="00CF1841"/>
    <w:rsid w:val="00CF2EE9"/>
    <w:rsid w:val="00CF342C"/>
    <w:rsid w:val="00CF3924"/>
    <w:rsid w:val="00CF4B41"/>
    <w:rsid w:val="00CF4EEC"/>
    <w:rsid w:val="00CF531E"/>
    <w:rsid w:val="00CF6977"/>
    <w:rsid w:val="00CF6EE4"/>
    <w:rsid w:val="00CF774B"/>
    <w:rsid w:val="00CF7CE8"/>
    <w:rsid w:val="00D00974"/>
    <w:rsid w:val="00D02E12"/>
    <w:rsid w:val="00D03673"/>
    <w:rsid w:val="00D03B9B"/>
    <w:rsid w:val="00D03CC6"/>
    <w:rsid w:val="00D04426"/>
    <w:rsid w:val="00D0788D"/>
    <w:rsid w:val="00D07F19"/>
    <w:rsid w:val="00D10856"/>
    <w:rsid w:val="00D10912"/>
    <w:rsid w:val="00D11F12"/>
    <w:rsid w:val="00D148F5"/>
    <w:rsid w:val="00D15AB4"/>
    <w:rsid w:val="00D16FE2"/>
    <w:rsid w:val="00D17860"/>
    <w:rsid w:val="00D20183"/>
    <w:rsid w:val="00D210B6"/>
    <w:rsid w:val="00D216C3"/>
    <w:rsid w:val="00D2263D"/>
    <w:rsid w:val="00D229F4"/>
    <w:rsid w:val="00D23AA7"/>
    <w:rsid w:val="00D2547B"/>
    <w:rsid w:val="00D25D58"/>
    <w:rsid w:val="00D2614D"/>
    <w:rsid w:val="00D26398"/>
    <w:rsid w:val="00D26703"/>
    <w:rsid w:val="00D274B6"/>
    <w:rsid w:val="00D27821"/>
    <w:rsid w:val="00D27A40"/>
    <w:rsid w:val="00D303BE"/>
    <w:rsid w:val="00D30A05"/>
    <w:rsid w:val="00D33617"/>
    <w:rsid w:val="00D33CE7"/>
    <w:rsid w:val="00D3472C"/>
    <w:rsid w:val="00D34794"/>
    <w:rsid w:val="00D34864"/>
    <w:rsid w:val="00D35548"/>
    <w:rsid w:val="00D35601"/>
    <w:rsid w:val="00D36E10"/>
    <w:rsid w:val="00D37063"/>
    <w:rsid w:val="00D37AA6"/>
    <w:rsid w:val="00D40A53"/>
    <w:rsid w:val="00D40F81"/>
    <w:rsid w:val="00D41D07"/>
    <w:rsid w:val="00D41F8A"/>
    <w:rsid w:val="00D42069"/>
    <w:rsid w:val="00D43FA3"/>
    <w:rsid w:val="00D44488"/>
    <w:rsid w:val="00D44E12"/>
    <w:rsid w:val="00D462FB"/>
    <w:rsid w:val="00D463EF"/>
    <w:rsid w:val="00D4729C"/>
    <w:rsid w:val="00D477AB"/>
    <w:rsid w:val="00D478B8"/>
    <w:rsid w:val="00D5039C"/>
    <w:rsid w:val="00D50FE5"/>
    <w:rsid w:val="00D5126A"/>
    <w:rsid w:val="00D5566A"/>
    <w:rsid w:val="00D55C54"/>
    <w:rsid w:val="00D55E77"/>
    <w:rsid w:val="00D55EAC"/>
    <w:rsid w:val="00D56446"/>
    <w:rsid w:val="00D574E0"/>
    <w:rsid w:val="00D608C9"/>
    <w:rsid w:val="00D60AB7"/>
    <w:rsid w:val="00D60FDF"/>
    <w:rsid w:val="00D6108E"/>
    <w:rsid w:val="00D61882"/>
    <w:rsid w:val="00D61B26"/>
    <w:rsid w:val="00D61B2B"/>
    <w:rsid w:val="00D61BDB"/>
    <w:rsid w:val="00D62170"/>
    <w:rsid w:val="00D62850"/>
    <w:rsid w:val="00D62DB1"/>
    <w:rsid w:val="00D67511"/>
    <w:rsid w:val="00D67530"/>
    <w:rsid w:val="00D67996"/>
    <w:rsid w:val="00D70B3B"/>
    <w:rsid w:val="00D72056"/>
    <w:rsid w:val="00D72EB6"/>
    <w:rsid w:val="00D72EF2"/>
    <w:rsid w:val="00D736E8"/>
    <w:rsid w:val="00D74214"/>
    <w:rsid w:val="00D74ABF"/>
    <w:rsid w:val="00D74CD3"/>
    <w:rsid w:val="00D7514E"/>
    <w:rsid w:val="00D758FA"/>
    <w:rsid w:val="00D75A53"/>
    <w:rsid w:val="00D76314"/>
    <w:rsid w:val="00D767BC"/>
    <w:rsid w:val="00D772CC"/>
    <w:rsid w:val="00D8142E"/>
    <w:rsid w:val="00D81901"/>
    <w:rsid w:val="00D81B93"/>
    <w:rsid w:val="00D82876"/>
    <w:rsid w:val="00D83639"/>
    <w:rsid w:val="00D838A0"/>
    <w:rsid w:val="00D8519D"/>
    <w:rsid w:val="00D85DF3"/>
    <w:rsid w:val="00D86022"/>
    <w:rsid w:val="00D86120"/>
    <w:rsid w:val="00D86B47"/>
    <w:rsid w:val="00D90FA0"/>
    <w:rsid w:val="00D92D40"/>
    <w:rsid w:val="00D93AFB"/>
    <w:rsid w:val="00D94179"/>
    <w:rsid w:val="00D941B9"/>
    <w:rsid w:val="00D94C1C"/>
    <w:rsid w:val="00D95AF1"/>
    <w:rsid w:val="00D96203"/>
    <w:rsid w:val="00DA0613"/>
    <w:rsid w:val="00DA0935"/>
    <w:rsid w:val="00DA0A76"/>
    <w:rsid w:val="00DA0EFE"/>
    <w:rsid w:val="00DA14AC"/>
    <w:rsid w:val="00DA2B1F"/>
    <w:rsid w:val="00DA2F5A"/>
    <w:rsid w:val="00DA372C"/>
    <w:rsid w:val="00DA4D20"/>
    <w:rsid w:val="00DA5174"/>
    <w:rsid w:val="00DA585B"/>
    <w:rsid w:val="00DA6F86"/>
    <w:rsid w:val="00DA6F8D"/>
    <w:rsid w:val="00DA719A"/>
    <w:rsid w:val="00DB2A16"/>
    <w:rsid w:val="00DB2B28"/>
    <w:rsid w:val="00DB3585"/>
    <w:rsid w:val="00DB3FD4"/>
    <w:rsid w:val="00DB42B9"/>
    <w:rsid w:val="00DB4672"/>
    <w:rsid w:val="00DB49D3"/>
    <w:rsid w:val="00DB51EB"/>
    <w:rsid w:val="00DB590D"/>
    <w:rsid w:val="00DB6001"/>
    <w:rsid w:val="00DB648C"/>
    <w:rsid w:val="00DB6AF1"/>
    <w:rsid w:val="00DB6D80"/>
    <w:rsid w:val="00DB7491"/>
    <w:rsid w:val="00DB7DF5"/>
    <w:rsid w:val="00DC0058"/>
    <w:rsid w:val="00DC0EAF"/>
    <w:rsid w:val="00DC139E"/>
    <w:rsid w:val="00DC1A88"/>
    <w:rsid w:val="00DC2692"/>
    <w:rsid w:val="00DC3C5A"/>
    <w:rsid w:val="00DC517C"/>
    <w:rsid w:val="00DC679C"/>
    <w:rsid w:val="00DC7CFB"/>
    <w:rsid w:val="00DC7F37"/>
    <w:rsid w:val="00DD0411"/>
    <w:rsid w:val="00DD0909"/>
    <w:rsid w:val="00DD15F2"/>
    <w:rsid w:val="00DD1CCC"/>
    <w:rsid w:val="00DD1E36"/>
    <w:rsid w:val="00DD2196"/>
    <w:rsid w:val="00DD2FFD"/>
    <w:rsid w:val="00DD43B2"/>
    <w:rsid w:val="00DD4F7A"/>
    <w:rsid w:val="00DD5551"/>
    <w:rsid w:val="00DD62B7"/>
    <w:rsid w:val="00DD65B5"/>
    <w:rsid w:val="00DD6706"/>
    <w:rsid w:val="00DD6954"/>
    <w:rsid w:val="00DD69BC"/>
    <w:rsid w:val="00DD754B"/>
    <w:rsid w:val="00DE02C9"/>
    <w:rsid w:val="00DE0C66"/>
    <w:rsid w:val="00DE1173"/>
    <w:rsid w:val="00DE1339"/>
    <w:rsid w:val="00DE1D0D"/>
    <w:rsid w:val="00DE3CC2"/>
    <w:rsid w:val="00DE4D45"/>
    <w:rsid w:val="00DE5354"/>
    <w:rsid w:val="00DE5932"/>
    <w:rsid w:val="00DE5A74"/>
    <w:rsid w:val="00DE6C2F"/>
    <w:rsid w:val="00DE7351"/>
    <w:rsid w:val="00DF028D"/>
    <w:rsid w:val="00DF03D0"/>
    <w:rsid w:val="00DF072C"/>
    <w:rsid w:val="00DF1AC4"/>
    <w:rsid w:val="00DF2D18"/>
    <w:rsid w:val="00DF3FEE"/>
    <w:rsid w:val="00DF476C"/>
    <w:rsid w:val="00DF667E"/>
    <w:rsid w:val="00DF674E"/>
    <w:rsid w:val="00DF6BFA"/>
    <w:rsid w:val="00DF79A0"/>
    <w:rsid w:val="00DF7A91"/>
    <w:rsid w:val="00E0021F"/>
    <w:rsid w:val="00E00E8D"/>
    <w:rsid w:val="00E01A65"/>
    <w:rsid w:val="00E02613"/>
    <w:rsid w:val="00E036EA"/>
    <w:rsid w:val="00E03738"/>
    <w:rsid w:val="00E04661"/>
    <w:rsid w:val="00E06792"/>
    <w:rsid w:val="00E067EE"/>
    <w:rsid w:val="00E06825"/>
    <w:rsid w:val="00E06DF9"/>
    <w:rsid w:val="00E100BB"/>
    <w:rsid w:val="00E10148"/>
    <w:rsid w:val="00E10C46"/>
    <w:rsid w:val="00E1452F"/>
    <w:rsid w:val="00E16511"/>
    <w:rsid w:val="00E16533"/>
    <w:rsid w:val="00E17221"/>
    <w:rsid w:val="00E2020D"/>
    <w:rsid w:val="00E21310"/>
    <w:rsid w:val="00E21B48"/>
    <w:rsid w:val="00E221F3"/>
    <w:rsid w:val="00E24BA0"/>
    <w:rsid w:val="00E25396"/>
    <w:rsid w:val="00E26A02"/>
    <w:rsid w:val="00E26C61"/>
    <w:rsid w:val="00E307E6"/>
    <w:rsid w:val="00E30846"/>
    <w:rsid w:val="00E308EA"/>
    <w:rsid w:val="00E3093E"/>
    <w:rsid w:val="00E32FE4"/>
    <w:rsid w:val="00E33B08"/>
    <w:rsid w:val="00E359CC"/>
    <w:rsid w:val="00E35C01"/>
    <w:rsid w:val="00E36760"/>
    <w:rsid w:val="00E40450"/>
    <w:rsid w:val="00E40933"/>
    <w:rsid w:val="00E41B67"/>
    <w:rsid w:val="00E41EE9"/>
    <w:rsid w:val="00E421C3"/>
    <w:rsid w:val="00E432C1"/>
    <w:rsid w:val="00E43F7B"/>
    <w:rsid w:val="00E44368"/>
    <w:rsid w:val="00E45317"/>
    <w:rsid w:val="00E45CE4"/>
    <w:rsid w:val="00E46E30"/>
    <w:rsid w:val="00E47290"/>
    <w:rsid w:val="00E476A7"/>
    <w:rsid w:val="00E50133"/>
    <w:rsid w:val="00E508DC"/>
    <w:rsid w:val="00E50A00"/>
    <w:rsid w:val="00E50E4F"/>
    <w:rsid w:val="00E51DDE"/>
    <w:rsid w:val="00E5228E"/>
    <w:rsid w:val="00E52B63"/>
    <w:rsid w:val="00E5342B"/>
    <w:rsid w:val="00E53896"/>
    <w:rsid w:val="00E53EF3"/>
    <w:rsid w:val="00E5415D"/>
    <w:rsid w:val="00E54F5C"/>
    <w:rsid w:val="00E5500E"/>
    <w:rsid w:val="00E56A11"/>
    <w:rsid w:val="00E57653"/>
    <w:rsid w:val="00E60549"/>
    <w:rsid w:val="00E60F2A"/>
    <w:rsid w:val="00E60F47"/>
    <w:rsid w:val="00E622AE"/>
    <w:rsid w:val="00E6303E"/>
    <w:rsid w:val="00E63CD2"/>
    <w:rsid w:val="00E64753"/>
    <w:rsid w:val="00E6544A"/>
    <w:rsid w:val="00E6699E"/>
    <w:rsid w:val="00E70BAB"/>
    <w:rsid w:val="00E70F83"/>
    <w:rsid w:val="00E710C1"/>
    <w:rsid w:val="00E71D0F"/>
    <w:rsid w:val="00E722AD"/>
    <w:rsid w:val="00E72462"/>
    <w:rsid w:val="00E726DC"/>
    <w:rsid w:val="00E74BF0"/>
    <w:rsid w:val="00E75BC7"/>
    <w:rsid w:val="00E76E77"/>
    <w:rsid w:val="00E77FF9"/>
    <w:rsid w:val="00E80FE4"/>
    <w:rsid w:val="00E81558"/>
    <w:rsid w:val="00E829D9"/>
    <w:rsid w:val="00E82FA0"/>
    <w:rsid w:val="00E83007"/>
    <w:rsid w:val="00E8451B"/>
    <w:rsid w:val="00E85339"/>
    <w:rsid w:val="00E85601"/>
    <w:rsid w:val="00E85D2A"/>
    <w:rsid w:val="00E866A4"/>
    <w:rsid w:val="00E875CA"/>
    <w:rsid w:val="00E878DA"/>
    <w:rsid w:val="00E879CA"/>
    <w:rsid w:val="00E87D99"/>
    <w:rsid w:val="00E915FA"/>
    <w:rsid w:val="00E91720"/>
    <w:rsid w:val="00E91A5A"/>
    <w:rsid w:val="00E91A8D"/>
    <w:rsid w:val="00E91BF5"/>
    <w:rsid w:val="00E923B0"/>
    <w:rsid w:val="00E92A92"/>
    <w:rsid w:val="00E9339E"/>
    <w:rsid w:val="00E94468"/>
    <w:rsid w:val="00E949DA"/>
    <w:rsid w:val="00E953C8"/>
    <w:rsid w:val="00E95722"/>
    <w:rsid w:val="00E967FD"/>
    <w:rsid w:val="00EA0A47"/>
    <w:rsid w:val="00EA1BA3"/>
    <w:rsid w:val="00EA1D19"/>
    <w:rsid w:val="00EA2210"/>
    <w:rsid w:val="00EA22D9"/>
    <w:rsid w:val="00EA2340"/>
    <w:rsid w:val="00EA2BCA"/>
    <w:rsid w:val="00EA3464"/>
    <w:rsid w:val="00EA3760"/>
    <w:rsid w:val="00EA3C29"/>
    <w:rsid w:val="00EA58B1"/>
    <w:rsid w:val="00EA5B0B"/>
    <w:rsid w:val="00EA5ED5"/>
    <w:rsid w:val="00EA756C"/>
    <w:rsid w:val="00EB1338"/>
    <w:rsid w:val="00EB220D"/>
    <w:rsid w:val="00EB24D9"/>
    <w:rsid w:val="00EB30EF"/>
    <w:rsid w:val="00EB41F2"/>
    <w:rsid w:val="00EB4D4A"/>
    <w:rsid w:val="00EB5249"/>
    <w:rsid w:val="00EB57A4"/>
    <w:rsid w:val="00EB5E7E"/>
    <w:rsid w:val="00EB6659"/>
    <w:rsid w:val="00EB6766"/>
    <w:rsid w:val="00EB6ECF"/>
    <w:rsid w:val="00EB7E1F"/>
    <w:rsid w:val="00EC020B"/>
    <w:rsid w:val="00EC0CD9"/>
    <w:rsid w:val="00EC1E89"/>
    <w:rsid w:val="00EC2788"/>
    <w:rsid w:val="00EC2C53"/>
    <w:rsid w:val="00EC2E5A"/>
    <w:rsid w:val="00EC3250"/>
    <w:rsid w:val="00EC35DC"/>
    <w:rsid w:val="00EC46F4"/>
    <w:rsid w:val="00EC47FD"/>
    <w:rsid w:val="00EC547E"/>
    <w:rsid w:val="00EC5CE3"/>
    <w:rsid w:val="00EC75D9"/>
    <w:rsid w:val="00EC7F26"/>
    <w:rsid w:val="00ED0DD5"/>
    <w:rsid w:val="00ED2C56"/>
    <w:rsid w:val="00ED36CE"/>
    <w:rsid w:val="00ED4099"/>
    <w:rsid w:val="00ED5E81"/>
    <w:rsid w:val="00ED6EFC"/>
    <w:rsid w:val="00ED70C5"/>
    <w:rsid w:val="00ED727D"/>
    <w:rsid w:val="00ED78CB"/>
    <w:rsid w:val="00EE148E"/>
    <w:rsid w:val="00EE2378"/>
    <w:rsid w:val="00EE3235"/>
    <w:rsid w:val="00EE329C"/>
    <w:rsid w:val="00EE32A3"/>
    <w:rsid w:val="00EE37AE"/>
    <w:rsid w:val="00EE3A38"/>
    <w:rsid w:val="00EE3AC8"/>
    <w:rsid w:val="00EE4BB5"/>
    <w:rsid w:val="00EE4F21"/>
    <w:rsid w:val="00EE5009"/>
    <w:rsid w:val="00EE5E5D"/>
    <w:rsid w:val="00EE6241"/>
    <w:rsid w:val="00EE6305"/>
    <w:rsid w:val="00EE764D"/>
    <w:rsid w:val="00EE77B1"/>
    <w:rsid w:val="00EF03FD"/>
    <w:rsid w:val="00EF0422"/>
    <w:rsid w:val="00EF0CD4"/>
    <w:rsid w:val="00EF1D7D"/>
    <w:rsid w:val="00EF2C84"/>
    <w:rsid w:val="00EF2F0E"/>
    <w:rsid w:val="00EF389B"/>
    <w:rsid w:val="00EF39C3"/>
    <w:rsid w:val="00EF423B"/>
    <w:rsid w:val="00EF55A7"/>
    <w:rsid w:val="00EF5E95"/>
    <w:rsid w:val="00EF6EE4"/>
    <w:rsid w:val="00EF72B3"/>
    <w:rsid w:val="00EF7433"/>
    <w:rsid w:val="00EF74A7"/>
    <w:rsid w:val="00F0231D"/>
    <w:rsid w:val="00F040AE"/>
    <w:rsid w:val="00F043CD"/>
    <w:rsid w:val="00F04A6F"/>
    <w:rsid w:val="00F050C3"/>
    <w:rsid w:val="00F0568A"/>
    <w:rsid w:val="00F05D04"/>
    <w:rsid w:val="00F06D1F"/>
    <w:rsid w:val="00F0751B"/>
    <w:rsid w:val="00F1066B"/>
    <w:rsid w:val="00F11602"/>
    <w:rsid w:val="00F11929"/>
    <w:rsid w:val="00F11CD6"/>
    <w:rsid w:val="00F12260"/>
    <w:rsid w:val="00F122F5"/>
    <w:rsid w:val="00F136BD"/>
    <w:rsid w:val="00F142B1"/>
    <w:rsid w:val="00F14EF3"/>
    <w:rsid w:val="00F1540E"/>
    <w:rsid w:val="00F16442"/>
    <w:rsid w:val="00F21761"/>
    <w:rsid w:val="00F22247"/>
    <w:rsid w:val="00F2312B"/>
    <w:rsid w:val="00F232A7"/>
    <w:rsid w:val="00F239A2"/>
    <w:rsid w:val="00F23C9C"/>
    <w:rsid w:val="00F24F95"/>
    <w:rsid w:val="00F250C6"/>
    <w:rsid w:val="00F26486"/>
    <w:rsid w:val="00F26645"/>
    <w:rsid w:val="00F2695E"/>
    <w:rsid w:val="00F26A66"/>
    <w:rsid w:val="00F2714E"/>
    <w:rsid w:val="00F307D7"/>
    <w:rsid w:val="00F30906"/>
    <w:rsid w:val="00F30D3B"/>
    <w:rsid w:val="00F30FF9"/>
    <w:rsid w:val="00F316ED"/>
    <w:rsid w:val="00F3195B"/>
    <w:rsid w:val="00F325C7"/>
    <w:rsid w:val="00F32859"/>
    <w:rsid w:val="00F32A19"/>
    <w:rsid w:val="00F336D1"/>
    <w:rsid w:val="00F35ACD"/>
    <w:rsid w:val="00F35CB1"/>
    <w:rsid w:val="00F35F92"/>
    <w:rsid w:val="00F367D4"/>
    <w:rsid w:val="00F3756D"/>
    <w:rsid w:val="00F37ACD"/>
    <w:rsid w:val="00F40C6E"/>
    <w:rsid w:val="00F420BB"/>
    <w:rsid w:val="00F4220D"/>
    <w:rsid w:val="00F42914"/>
    <w:rsid w:val="00F429DD"/>
    <w:rsid w:val="00F44491"/>
    <w:rsid w:val="00F44950"/>
    <w:rsid w:val="00F4534B"/>
    <w:rsid w:val="00F46169"/>
    <w:rsid w:val="00F4634E"/>
    <w:rsid w:val="00F46F81"/>
    <w:rsid w:val="00F47511"/>
    <w:rsid w:val="00F47AC8"/>
    <w:rsid w:val="00F516D4"/>
    <w:rsid w:val="00F5377F"/>
    <w:rsid w:val="00F53EA5"/>
    <w:rsid w:val="00F53F3D"/>
    <w:rsid w:val="00F55332"/>
    <w:rsid w:val="00F55D2B"/>
    <w:rsid w:val="00F55E8D"/>
    <w:rsid w:val="00F56652"/>
    <w:rsid w:val="00F5672B"/>
    <w:rsid w:val="00F57729"/>
    <w:rsid w:val="00F57F0D"/>
    <w:rsid w:val="00F607DF"/>
    <w:rsid w:val="00F6127A"/>
    <w:rsid w:val="00F61885"/>
    <w:rsid w:val="00F618A1"/>
    <w:rsid w:val="00F6224B"/>
    <w:rsid w:val="00F62955"/>
    <w:rsid w:val="00F6387E"/>
    <w:rsid w:val="00F64390"/>
    <w:rsid w:val="00F64624"/>
    <w:rsid w:val="00F65C99"/>
    <w:rsid w:val="00F6625B"/>
    <w:rsid w:val="00F6684E"/>
    <w:rsid w:val="00F66D48"/>
    <w:rsid w:val="00F66D6A"/>
    <w:rsid w:val="00F6736A"/>
    <w:rsid w:val="00F682CA"/>
    <w:rsid w:val="00F70144"/>
    <w:rsid w:val="00F71503"/>
    <w:rsid w:val="00F71608"/>
    <w:rsid w:val="00F717C1"/>
    <w:rsid w:val="00F71FEB"/>
    <w:rsid w:val="00F7224B"/>
    <w:rsid w:val="00F72E2E"/>
    <w:rsid w:val="00F73D9A"/>
    <w:rsid w:val="00F7412C"/>
    <w:rsid w:val="00F74A83"/>
    <w:rsid w:val="00F7537D"/>
    <w:rsid w:val="00F771FC"/>
    <w:rsid w:val="00F77EF9"/>
    <w:rsid w:val="00F8000B"/>
    <w:rsid w:val="00F803F7"/>
    <w:rsid w:val="00F8099D"/>
    <w:rsid w:val="00F80D67"/>
    <w:rsid w:val="00F8106A"/>
    <w:rsid w:val="00F82098"/>
    <w:rsid w:val="00F8270B"/>
    <w:rsid w:val="00F82AF5"/>
    <w:rsid w:val="00F837B1"/>
    <w:rsid w:val="00F83816"/>
    <w:rsid w:val="00F8414F"/>
    <w:rsid w:val="00F84A3C"/>
    <w:rsid w:val="00F856CE"/>
    <w:rsid w:val="00F85E24"/>
    <w:rsid w:val="00F8782D"/>
    <w:rsid w:val="00F87888"/>
    <w:rsid w:val="00F878FC"/>
    <w:rsid w:val="00F90062"/>
    <w:rsid w:val="00F90A34"/>
    <w:rsid w:val="00F90F10"/>
    <w:rsid w:val="00F913B5"/>
    <w:rsid w:val="00F91DB3"/>
    <w:rsid w:val="00F92B7A"/>
    <w:rsid w:val="00F94798"/>
    <w:rsid w:val="00F9568A"/>
    <w:rsid w:val="00F96335"/>
    <w:rsid w:val="00F964EE"/>
    <w:rsid w:val="00F966A3"/>
    <w:rsid w:val="00F966BB"/>
    <w:rsid w:val="00F9694D"/>
    <w:rsid w:val="00F976F6"/>
    <w:rsid w:val="00F97A8F"/>
    <w:rsid w:val="00F97B98"/>
    <w:rsid w:val="00FA00FD"/>
    <w:rsid w:val="00FA1A96"/>
    <w:rsid w:val="00FA24DE"/>
    <w:rsid w:val="00FA29D8"/>
    <w:rsid w:val="00FA29E8"/>
    <w:rsid w:val="00FA2E45"/>
    <w:rsid w:val="00FA5C78"/>
    <w:rsid w:val="00FA72CD"/>
    <w:rsid w:val="00FA75A1"/>
    <w:rsid w:val="00FA78C5"/>
    <w:rsid w:val="00FA7EAB"/>
    <w:rsid w:val="00FB0386"/>
    <w:rsid w:val="00FB0C54"/>
    <w:rsid w:val="00FB1083"/>
    <w:rsid w:val="00FB140A"/>
    <w:rsid w:val="00FB2677"/>
    <w:rsid w:val="00FB2DE5"/>
    <w:rsid w:val="00FB37FA"/>
    <w:rsid w:val="00FB3929"/>
    <w:rsid w:val="00FB3BA1"/>
    <w:rsid w:val="00FB443F"/>
    <w:rsid w:val="00FB4F32"/>
    <w:rsid w:val="00FB5BE5"/>
    <w:rsid w:val="00FB6248"/>
    <w:rsid w:val="00FB740A"/>
    <w:rsid w:val="00FB7790"/>
    <w:rsid w:val="00FB787F"/>
    <w:rsid w:val="00FB7BAF"/>
    <w:rsid w:val="00FC067C"/>
    <w:rsid w:val="00FC07B6"/>
    <w:rsid w:val="00FC13AA"/>
    <w:rsid w:val="00FC2807"/>
    <w:rsid w:val="00FC296F"/>
    <w:rsid w:val="00FC2FC4"/>
    <w:rsid w:val="00FC2FCF"/>
    <w:rsid w:val="00FC34E0"/>
    <w:rsid w:val="00FC3B02"/>
    <w:rsid w:val="00FC3E30"/>
    <w:rsid w:val="00FC4E46"/>
    <w:rsid w:val="00FC6D5C"/>
    <w:rsid w:val="00FC7381"/>
    <w:rsid w:val="00FC748F"/>
    <w:rsid w:val="00FD1233"/>
    <w:rsid w:val="00FD14DF"/>
    <w:rsid w:val="00FD1733"/>
    <w:rsid w:val="00FD2128"/>
    <w:rsid w:val="00FD2EAD"/>
    <w:rsid w:val="00FD3A87"/>
    <w:rsid w:val="00FD3B60"/>
    <w:rsid w:val="00FD4C98"/>
    <w:rsid w:val="00FD507B"/>
    <w:rsid w:val="00FD5BBB"/>
    <w:rsid w:val="00FD615C"/>
    <w:rsid w:val="00FD65D8"/>
    <w:rsid w:val="00FD7081"/>
    <w:rsid w:val="00FE0326"/>
    <w:rsid w:val="00FE04EC"/>
    <w:rsid w:val="00FE07B5"/>
    <w:rsid w:val="00FE0963"/>
    <w:rsid w:val="00FE0F29"/>
    <w:rsid w:val="00FE18F9"/>
    <w:rsid w:val="00FE1ECE"/>
    <w:rsid w:val="00FE2265"/>
    <w:rsid w:val="00FE25F7"/>
    <w:rsid w:val="00FE2863"/>
    <w:rsid w:val="00FE2BE9"/>
    <w:rsid w:val="00FE40D1"/>
    <w:rsid w:val="00FE4B84"/>
    <w:rsid w:val="00FE4B94"/>
    <w:rsid w:val="00FE4DB2"/>
    <w:rsid w:val="00FE6791"/>
    <w:rsid w:val="00FE6B86"/>
    <w:rsid w:val="00FE6EB5"/>
    <w:rsid w:val="00FF0156"/>
    <w:rsid w:val="00FF073D"/>
    <w:rsid w:val="00FF2318"/>
    <w:rsid w:val="00FF2CC6"/>
    <w:rsid w:val="00FF3610"/>
    <w:rsid w:val="00FF3B79"/>
    <w:rsid w:val="00FF660E"/>
    <w:rsid w:val="00FF66B7"/>
    <w:rsid w:val="00FF6BCB"/>
    <w:rsid w:val="00FF7989"/>
    <w:rsid w:val="010AF648"/>
    <w:rsid w:val="01257B45"/>
    <w:rsid w:val="012A90A4"/>
    <w:rsid w:val="0134263B"/>
    <w:rsid w:val="013D54CE"/>
    <w:rsid w:val="013F2BF1"/>
    <w:rsid w:val="014883DC"/>
    <w:rsid w:val="01517F82"/>
    <w:rsid w:val="0156B604"/>
    <w:rsid w:val="015A80F8"/>
    <w:rsid w:val="015B5D12"/>
    <w:rsid w:val="0161E53D"/>
    <w:rsid w:val="01658176"/>
    <w:rsid w:val="0168FCCB"/>
    <w:rsid w:val="0171A341"/>
    <w:rsid w:val="01A2C427"/>
    <w:rsid w:val="01B10E87"/>
    <w:rsid w:val="01B76F13"/>
    <w:rsid w:val="01B886F6"/>
    <w:rsid w:val="01C0CD01"/>
    <w:rsid w:val="01CF7D05"/>
    <w:rsid w:val="01DD5DA2"/>
    <w:rsid w:val="01E05B7D"/>
    <w:rsid w:val="021303B4"/>
    <w:rsid w:val="02162F8B"/>
    <w:rsid w:val="02271FF9"/>
    <w:rsid w:val="022A936C"/>
    <w:rsid w:val="022A938B"/>
    <w:rsid w:val="02376989"/>
    <w:rsid w:val="023DDD90"/>
    <w:rsid w:val="0240A6BE"/>
    <w:rsid w:val="024F5402"/>
    <w:rsid w:val="025A49EC"/>
    <w:rsid w:val="025B3B85"/>
    <w:rsid w:val="0263FA9A"/>
    <w:rsid w:val="026F4B91"/>
    <w:rsid w:val="02784C4A"/>
    <w:rsid w:val="0287DA3C"/>
    <w:rsid w:val="028A9089"/>
    <w:rsid w:val="028DD25D"/>
    <w:rsid w:val="029B88B4"/>
    <w:rsid w:val="029CE75E"/>
    <w:rsid w:val="02B04A16"/>
    <w:rsid w:val="02BAF9E9"/>
    <w:rsid w:val="02C7668A"/>
    <w:rsid w:val="02D9FDC5"/>
    <w:rsid w:val="02E14F33"/>
    <w:rsid w:val="03048800"/>
    <w:rsid w:val="030FF71B"/>
    <w:rsid w:val="03153632"/>
    <w:rsid w:val="03159018"/>
    <w:rsid w:val="031F453F"/>
    <w:rsid w:val="03367559"/>
    <w:rsid w:val="034870F5"/>
    <w:rsid w:val="0355FD70"/>
    <w:rsid w:val="03674CF8"/>
    <w:rsid w:val="036F51E4"/>
    <w:rsid w:val="03860DD4"/>
    <w:rsid w:val="0393F1D9"/>
    <w:rsid w:val="039D48CC"/>
    <w:rsid w:val="03A0BE70"/>
    <w:rsid w:val="03B2E5C4"/>
    <w:rsid w:val="03B44CF3"/>
    <w:rsid w:val="03BE72E5"/>
    <w:rsid w:val="03C0F260"/>
    <w:rsid w:val="03CFADC9"/>
    <w:rsid w:val="0411FF9F"/>
    <w:rsid w:val="042857A6"/>
    <w:rsid w:val="042CEAAD"/>
    <w:rsid w:val="04300B43"/>
    <w:rsid w:val="04303008"/>
    <w:rsid w:val="04311E0C"/>
    <w:rsid w:val="04555996"/>
    <w:rsid w:val="04611316"/>
    <w:rsid w:val="0468092E"/>
    <w:rsid w:val="049AE84B"/>
    <w:rsid w:val="04A332A9"/>
    <w:rsid w:val="04A3C0FC"/>
    <w:rsid w:val="04B2BCD5"/>
    <w:rsid w:val="04B8FA89"/>
    <w:rsid w:val="04BA3620"/>
    <w:rsid w:val="04BB2E14"/>
    <w:rsid w:val="04BC92A8"/>
    <w:rsid w:val="04D8F589"/>
    <w:rsid w:val="04DCEA70"/>
    <w:rsid w:val="04EB302D"/>
    <w:rsid w:val="04F3D9A2"/>
    <w:rsid w:val="04FF4ED6"/>
    <w:rsid w:val="050CE891"/>
    <w:rsid w:val="05111134"/>
    <w:rsid w:val="05115DC5"/>
    <w:rsid w:val="05278C52"/>
    <w:rsid w:val="052E3B42"/>
    <w:rsid w:val="0530C2AE"/>
    <w:rsid w:val="053A9E02"/>
    <w:rsid w:val="053C8DA6"/>
    <w:rsid w:val="054BDB9C"/>
    <w:rsid w:val="0553FBF2"/>
    <w:rsid w:val="05587DEB"/>
    <w:rsid w:val="056FE5AE"/>
    <w:rsid w:val="0570383C"/>
    <w:rsid w:val="057081FA"/>
    <w:rsid w:val="058903B9"/>
    <w:rsid w:val="058D4687"/>
    <w:rsid w:val="05984DB0"/>
    <w:rsid w:val="05B4DA79"/>
    <w:rsid w:val="05BEACAF"/>
    <w:rsid w:val="05CD4618"/>
    <w:rsid w:val="05D2B5D3"/>
    <w:rsid w:val="05DDD0B8"/>
    <w:rsid w:val="05F25717"/>
    <w:rsid w:val="0604A9AB"/>
    <w:rsid w:val="060A6F11"/>
    <w:rsid w:val="060B9379"/>
    <w:rsid w:val="062CBD45"/>
    <w:rsid w:val="06354AD3"/>
    <w:rsid w:val="064B1F81"/>
    <w:rsid w:val="0680BA0A"/>
    <w:rsid w:val="06836F78"/>
    <w:rsid w:val="0684B595"/>
    <w:rsid w:val="068E4922"/>
    <w:rsid w:val="069B7C48"/>
    <w:rsid w:val="06B23BC7"/>
    <w:rsid w:val="06CFF762"/>
    <w:rsid w:val="06D353DC"/>
    <w:rsid w:val="06D43BFE"/>
    <w:rsid w:val="06DCF6E2"/>
    <w:rsid w:val="06E4CF42"/>
    <w:rsid w:val="06ECB2CB"/>
    <w:rsid w:val="06F56A8C"/>
    <w:rsid w:val="070E8FA8"/>
    <w:rsid w:val="0730EE73"/>
    <w:rsid w:val="0738E9F2"/>
    <w:rsid w:val="0738F68E"/>
    <w:rsid w:val="073B7B00"/>
    <w:rsid w:val="074590FC"/>
    <w:rsid w:val="07544B08"/>
    <w:rsid w:val="0754CB9F"/>
    <w:rsid w:val="0765B9FB"/>
    <w:rsid w:val="0778B108"/>
    <w:rsid w:val="078582A9"/>
    <w:rsid w:val="079624CE"/>
    <w:rsid w:val="079719A6"/>
    <w:rsid w:val="079BA902"/>
    <w:rsid w:val="07B75030"/>
    <w:rsid w:val="07C10CAF"/>
    <w:rsid w:val="07DC173C"/>
    <w:rsid w:val="07DE4472"/>
    <w:rsid w:val="07ED350B"/>
    <w:rsid w:val="07FBC0EF"/>
    <w:rsid w:val="07FCF37E"/>
    <w:rsid w:val="08031C56"/>
    <w:rsid w:val="0804E964"/>
    <w:rsid w:val="0816B1BC"/>
    <w:rsid w:val="082E6DCF"/>
    <w:rsid w:val="0832C6C1"/>
    <w:rsid w:val="08397568"/>
    <w:rsid w:val="083BCF95"/>
    <w:rsid w:val="0842898C"/>
    <w:rsid w:val="084C117D"/>
    <w:rsid w:val="0858148F"/>
    <w:rsid w:val="08585EDB"/>
    <w:rsid w:val="085AB6ED"/>
    <w:rsid w:val="086E7622"/>
    <w:rsid w:val="0885CF21"/>
    <w:rsid w:val="089AD0EF"/>
    <w:rsid w:val="08A3A401"/>
    <w:rsid w:val="08A82244"/>
    <w:rsid w:val="08ADEB68"/>
    <w:rsid w:val="08B08324"/>
    <w:rsid w:val="08B236CF"/>
    <w:rsid w:val="08C6C17C"/>
    <w:rsid w:val="08CE061D"/>
    <w:rsid w:val="08DBB997"/>
    <w:rsid w:val="08E100F4"/>
    <w:rsid w:val="08E28143"/>
    <w:rsid w:val="08E7F9E0"/>
    <w:rsid w:val="08F32192"/>
    <w:rsid w:val="090689D2"/>
    <w:rsid w:val="091662BC"/>
    <w:rsid w:val="091DB452"/>
    <w:rsid w:val="0920900B"/>
    <w:rsid w:val="092A64D9"/>
    <w:rsid w:val="092EBFCC"/>
    <w:rsid w:val="09325648"/>
    <w:rsid w:val="0943AA9D"/>
    <w:rsid w:val="0961E372"/>
    <w:rsid w:val="09748DFA"/>
    <w:rsid w:val="097BD7A0"/>
    <w:rsid w:val="09838686"/>
    <w:rsid w:val="099749BF"/>
    <w:rsid w:val="099FD36D"/>
    <w:rsid w:val="09A4A426"/>
    <w:rsid w:val="09A6E73A"/>
    <w:rsid w:val="09B5E943"/>
    <w:rsid w:val="09B98937"/>
    <w:rsid w:val="09C3BA46"/>
    <w:rsid w:val="09CA329B"/>
    <w:rsid w:val="09D5A7D5"/>
    <w:rsid w:val="09E046F2"/>
    <w:rsid w:val="09E72339"/>
    <w:rsid w:val="09F2C5A7"/>
    <w:rsid w:val="09FDDA67"/>
    <w:rsid w:val="0A020E8E"/>
    <w:rsid w:val="0A216421"/>
    <w:rsid w:val="0A24F806"/>
    <w:rsid w:val="0A262949"/>
    <w:rsid w:val="0A3DBA15"/>
    <w:rsid w:val="0A4D7524"/>
    <w:rsid w:val="0A5442FF"/>
    <w:rsid w:val="0A6F1413"/>
    <w:rsid w:val="0A839101"/>
    <w:rsid w:val="0A8CACBE"/>
    <w:rsid w:val="0A963642"/>
    <w:rsid w:val="0A968EC2"/>
    <w:rsid w:val="0AA40520"/>
    <w:rsid w:val="0AA85809"/>
    <w:rsid w:val="0AB326A4"/>
    <w:rsid w:val="0AC64385"/>
    <w:rsid w:val="0AC972EC"/>
    <w:rsid w:val="0AE0B4F4"/>
    <w:rsid w:val="0B123656"/>
    <w:rsid w:val="0B2FABD2"/>
    <w:rsid w:val="0B30197A"/>
    <w:rsid w:val="0B376256"/>
    <w:rsid w:val="0B383C0E"/>
    <w:rsid w:val="0B435A63"/>
    <w:rsid w:val="0B4782D7"/>
    <w:rsid w:val="0B4C0AA6"/>
    <w:rsid w:val="0B52693A"/>
    <w:rsid w:val="0B668596"/>
    <w:rsid w:val="0B6FC10A"/>
    <w:rsid w:val="0B7402E7"/>
    <w:rsid w:val="0B764548"/>
    <w:rsid w:val="0B8E3C6A"/>
    <w:rsid w:val="0BA089E0"/>
    <w:rsid w:val="0BB84EC0"/>
    <w:rsid w:val="0BBC296F"/>
    <w:rsid w:val="0BD99EB1"/>
    <w:rsid w:val="0BEE85FF"/>
    <w:rsid w:val="0BEF009D"/>
    <w:rsid w:val="0BF9C1BB"/>
    <w:rsid w:val="0BFC15B9"/>
    <w:rsid w:val="0C147656"/>
    <w:rsid w:val="0C1D84C1"/>
    <w:rsid w:val="0C2FD7BF"/>
    <w:rsid w:val="0C351C7D"/>
    <w:rsid w:val="0C3DE94E"/>
    <w:rsid w:val="0C493D28"/>
    <w:rsid w:val="0C4AFF75"/>
    <w:rsid w:val="0C533792"/>
    <w:rsid w:val="0C57A465"/>
    <w:rsid w:val="0C6630F9"/>
    <w:rsid w:val="0C79D8B2"/>
    <w:rsid w:val="0C80BEF0"/>
    <w:rsid w:val="0C82A9D2"/>
    <w:rsid w:val="0C86C04E"/>
    <w:rsid w:val="0C88FD3F"/>
    <w:rsid w:val="0C916E91"/>
    <w:rsid w:val="0C930ACE"/>
    <w:rsid w:val="0C9852A9"/>
    <w:rsid w:val="0C9C22E0"/>
    <w:rsid w:val="0CAB35A1"/>
    <w:rsid w:val="0CB47847"/>
    <w:rsid w:val="0CC068BF"/>
    <w:rsid w:val="0CC8459B"/>
    <w:rsid w:val="0CCE5512"/>
    <w:rsid w:val="0CE38044"/>
    <w:rsid w:val="0CEF4D44"/>
    <w:rsid w:val="0CEF4D7A"/>
    <w:rsid w:val="0CEFEE70"/>
    <w:rsid w:val="0CF6FE50"/>
    <w:rsid w:val="0CF89968"/>
    <w:rsid w:val="0CFCDFEB"/>
    <w:rsid w:val="0D00EDAA"/>
    <w:rsid w:val="0D098C16"/>
    <w:rsid w:val="0D1BD120"/>
    <w:rsid w:val="0D36FC32"/>
    <w:rsid w:val="0D3A5B0C"/>
    <w:rsid w:val="0D46BBB0"/>
    <w:rsid w:val="0D510D76"/>
    <w:rsid w:val="0D62B26E"/>
    <w:rsid w:val="0D659CD4"/>
    <w:rsid w:val="0D6CEE69"/>
    <w:rsid w:val="0D6D9F3F"/>
    <w:rsid w:val="0D8A4188"/>
    <w:rsid w:val="0D91D235"/>
    <w:rsid w:val="0D9C4CA6"/>
    <w:rsid w:val="0D9ED019"/>
    <w:rsid w:val="0DA4D0AE"/>
    <w:rsid w:val="0DA5E304"/>
    <w:rsid w:val="0DBB17AF"/>
    <w:rsid w:val="0DC73F75"/>
    <w:rsid w:val="0DCE27AA"/>
    <w:rsid w:val="0DD69807"/>
    <w:rsid w:val="0DD8FB69"/>
    <w:rsid w:val="0DEAFEFE"/>
    <w:rsid w:val="0E0E7322"/>
    <w:rsid w:val="0E49CC4A"/>
    <w:rsid w:val="0E49FF32"/>
    <w:rsid w:val="0E4E4124"/>
    <w:rsid w:val="0E57A0AC"/>
    <w:rsid w:val="0E6154DD"/>
    <w:rsid w:val="0E657F9A"/>
    <w:rsid w:val="0E7BAFB5"/>
    <w:rsid w:val="0E7ECC2D"/>
    <w:rsid w:val="0EAD0952"/>
    <w:rsid w:val="0EB72953"/>
    <w:rsid w:val="0EBACAFE"/>
    <w:rsid w:val="0EC48B96"/>
    <w:rsid w:val="0EC5B3EF"/>
    <w:rsid w:val="0EC928CF"/>
    <w:rsid w:val="0ED1B92A"/>
    <w:rsid w:val="0ED807A9"/>
    <w:rsid w:val="0EED1CBE"/>
    <w:rsid w:val="0EF66C9B"/>
    <w:rsid w:val="0EFB21C9"/>
    <w:rsid w:val="0F0615AB"/>
    <w:rsid w:val="0F07914F"/>
    <w:rsid w:val="0F1B8490"/>
    <w:rsid w:val="0F1E073D"/>
    <w:rsid w:val="0F2EBE3A"/>
    <w:rsid w:val="0F3227F3"/>
    <w:rsid w:val="0F4754AF"/>
    <w:rsid w:val="0F50335F"/>
    <w:rsid w:val="0F696BA4"/>
    <w:rsid w:val="0F7A2A74"/>
    <w:rsid w:val="0F8D8B8F"/>
    <w:rsid w:val="0F8F4F04"/>
    <w:rsid w:val="0F8F6EE4"/>
    <w:rsid w:val="0F9BBDC1"/>
    <w:rsid w:val="0FA60590"/>
    <w:rsid w:val="0FB1F6D7"/>
    <w:rsid w:val="0FB7DB7F"/>
    <w:rsid w:val="0FBBE3FA"/>
    <w:rsid w:val="0FCE6110"/>
    <w:rsid w:val="0FD3CBF3"/>
    <w:rsid w:val="0FD8DE32"/>
    <w:rsid w:val="0FF004C4"/>
    <w:rsid w:val="0FF5E43F"/>
    <w:rsid w:val="0FFB3817"/>
    <w:rsid w:val="10023C64"/>
    <w:rsid w:val="101052B4"/>
    <w:rsid w:val="10184525"/>
    <w:rsid w:val="102CE39A"/>
    <w:rsid w:val="102E5C9F"/>
    <w:rsid w:val="1042BDCB"/>
    <w:rsid w:val="104CB680"/>
    <w:rsid w:val="1050284D"/>
    <w:rsid w:val="10522B7E"/>
    <w:rsid w:val="1070F188"/>
    <w:rsid w:val="107DDFD0"/>
    <w:rsid w:val="108A8E4F"/>
    <w:rsid w:val="1092A8E5"/>
    <w:rsid w:val="1099D2E1"/>
    <w:rsid w:val="10CEB472"/>
    <w:rsid w:val="10D09CB8"/>
    <w:rsid w:val="10D6A055"/>
    <w:rsid w:val="10DC42E5"/>
    <w:rsid w:val="10DE5179"/>
    <w:rsid w:val="10FF7CD3"/>
    <w:rsid w:val="1132F494"/>
    <w:rsid w:val="1135D4D3"/>
    <w:rsid w:val="114E5908"/>
    <w:rsid w:val="1157CEF1"/>
    <w:rsid w:val="11581A8B"/>
    <w:rsid w:val="1182D916"/>
    <w:rsid w:val="11869D20"/>
    <w:rsid w:val="118A55AE"/>
    <w:rsid w:val="11959E36"/>
    <w:rsid w:val="11965312"/>
    <w:rsid w:val="119DF897"/>
    <w:rsid w:val="11B04F81"/>
    <w:rsid w:val="11B62869"/>
    <w:rsid w:val="11B8BD42"/>
    <w:rsid w:val="11BB112D"/>
    <w:rsid w:val="11BD6C64"/>
    <w:rsid w:val="11C19143"/>
    <w:rsid w:val="11C59258"/>
    <w:rsid w:val="11CC80C4"/>
    <w:rsid w:val="11D26D83"/>
    <w:rsid w:val="11D7495D"/>
    <w:rsid w:val="11D7E08B"/>
    <w:rsid w:val="11E352C1"/>
    <w:rsid w:val="11E61419"/>
    <w:rsid w:val="11F03A8D"/>
    <w:rsid w:val="120119C7"/>
    <w:rsid w:val="12067C06"/>
    <w:rsid w:val="1213FF4E"/>
    <w:rsid w:val="122AFCD6"/>
    <w:rsid w:val="123C72E4"/>
    <w:rsid w:val="1245BFA6"/>
    <w:rsid w:val="124FFE3F"/>
    <w:rsid w:val="12795AFD"/>
    <w:rsid w:val="128618D5"/>
    <w:rsid w:val="128C7596"/>
    <w:rsid w:val="128E4C4F"/>
    <w:rsid w:val="1291A650"/>
    <w:rsid w:val="12AC0A3E"/>
    <w:rsid w:val="12C47D6A"/>
    <w:rsid w:val="12C9DEF1"/>
    <w:rsid w:val="12DC56EA"/>
    <w:rsid w:val="12E6A2DC"/>
    <w:rsid w:val="12F3D708"/>
    <w:rsid w:val="13069D5A"/>
    <w:rsid w:val="1312FC40"/>
    <w:rsid w:val="13185A4A"/>
    <w:rsid w:val="1332CE72"/>
    <w:rsid w:val="1333FE33"/>
    <w:rsid w:val="1347D200"/>
    <w:rsid w:val="134D1454"/>
    <w:rsid w:val="134F85C3"/>
    <w:rsid w:val="1350FEA8"/>
    <w:rsid w:val="136CAA7D"/>
    <w:rsid w:val="137388D4"/>
    <w:rsid w:val="1384E295"/>
    <w:rsid w:val="13871583"/>
    <w:rsid w:val="139EB42B"/>
    <w:rsid w:val="13A20276"/>
    <w:rsid w:val="13A75A03"/>
    <w:rsid w:val="13BAF734"/>
    <w:rsid w:val="13BBA42A"/>
    <w:rsid w:val="13C725A6"/>
    <w:rsid w:val="13C96355"/>
    <w:rsid w:val="13E82523"/>
    <w:rsid w:val="141244D2"/>
    <w:rsid w:val="14169421"/>
    <w:rsid w:val="141DC718"/>
    <w:rsid w:val="1420F3BE"/>
    <w:rsid w:val="142AD9F1"/>
    <w:rsid w:val="143225B9"/>
    <w:rsid w:val="1461D315"/>
    <w:rsid w:val="146276B6"/>
    <w:rsid w:val="1463146E"/>
    <w:rsid w:val="146EA5E3"/>
    <w:rsid w:val="14719CB9"/>
    <w:rsid w:val="147478E9"/>
    <w:rsid w:val="1477A00D"/>
    <w:rsid w:val="14824014"/>
    <w:rsid w:val="14875C3A"/>
    <w:rsid w:val="14877F8A"/>
    <w:rsid w:val="14AEDFBB"/>
    <w:rsid w:val="14BD9CEF"/>
    <w:rsid w:val="14C21999"/>
    <w:rsid w:val="14D30D80"/>
    <w:rsid w:val="14E95DED"/>
    <w:rsid w:val="14E9A527"/>
    <w:rsid w:val="14EDE901"/>
    <w:rsid w:val="1500C52A"/>
    <w:rsid w:val="15016E54"/>
    <w:rsid w:val="151B58D2"/>
    <w:rsid w:val="1520A4A3"/>
    <w:rsid w:val="1527CAA3"/>
    <w:rsid w:val="1530669B"/>
    <w:rsid w:val="153112E7"/>
    <w:rsid w:val="15344F4A"/>
    <w:rsid w:val="1569E5C0"/>
    <w:rsid w:val="157F22BF"/>
    <w:rsid w:val="159C4176"/>
    <w:rsid w:val="15A92D47"/>
    <w:rsid w:val="15AB3418"/>
    <w:rsid w:val="15B7ABE9"/>
    <w:rsid w:val="15C6EC0D"/>
    <w:rsid w:val="15C775FD"/>
    <w:rsid w:val="15CE9638"/>
    <w:rsid w:val="15E73D0E"/>
    <w:rsid w:val="15F141CF"/>
    <w:rsid w:val="15FBB669"/>
    <w:rsid w:val="161DA15E"/>
    <w:rsid w:val="162BE352"/>
    <w:rsid w:val="163E03F3"/>
    <w:rsid w:val="1643CB49"/>
    <w:rsid w:val="16448DA1"/>
    <w:rsid w:val="165288C3"/>
    <w:rsid w:val="16558901"/>
    <w:rsid w:val="16562A77"/>
    <w:rsid w:val="165C373D"/>
    <w:rsid w:val="1679D294"/>
    <w:rsid w:val="167DB949"/>
    <w:rsid w:val="16884380"/>
    <w:rsid w:val="1688D791"/>
    <w:rsid w:val="169BFE5D"/>
    <w:rsid w:val="16A503A5"/>
    <w:rsid w:val="16AE78B0"/>
    <w:rsid w:val="16B5D7E3"/>
    <w:rsid w:val="16BD8CB7"/>
    <w:rsid w:val="16CCB361"/>
    <w:rsid w:val="16D48FBC"/>
    <w:rsid w:val="16D79D97"/>
    <w:rsid w:val="16DC6BFE"/>
    <w:rsid w:val="16EE8D77"/>
    <w:rsid w:val="16F32DC7"/>
    <w:rsid w:val="16F953ED"/>
    <w:rsid w:val="17031D54"/>
    <w:rsid w:val="171B256F"/>
    <w:rsid w:val="1737B138"/>
    <w:rsid w:val="173A9A78"/>
    <w:rsid w:val="175A417C"/>
    <w:rsid w:val="175C8D2C"/>
    <w:rsid w:val="17729FA5"/>
    <w:rsid w:val="179F78BB"/>
    <w:rsid w:val="17ADF5B5"/>
    <w:rsid w:val="17C5A414"/>
    <w:rsid w:val="17DDE485"/>
    <w:rsid w:val="17E8DF3D"/>
    <w:rsid w:val="17ED1B37"/>
    <w:rsid w:val="17F265A2"/>
    <w:rsid w:val="17F3EE1E"/>
    <w:rsid w:val="17FAB3E1"/>
    <w:rsid w:val="180F627B"/>
    <w:rsid w:val="1814464D"/>
    <w:rsid w:val="181E1FD2"/>
    <w:rsid w:val="1828FC33"/>
    <w:rsid w:val="182BB72E"/>
    <w:rsid w:val="183C7C54"/>
    <w:rsid w:val="185102DF"/>
    <w:rsid w:val="1859801A"/>
    <w:rsid w:val="188BC9AB"/>
    <w:rsid w:val="1898A6ED"/>
    <w:rsid w:val="189A8CD5"/>
    <w:rsid w:val="18A1F6AB"/>
    <w:rsid w:val="18A9A3C2"/>
    <w:rsid w:val="18D07CB8"/>
    <w:rsid w:val="18D5E5B6"/>
    <w:rsid w:val="18DA388C"/>
    <w:rsid w:val="18DBAAF0"/>
    <w:rsid w:val="19040601"/>
    <w:rsid w:val="1907AAA3"/>
    <w:rsid w:val="190B5382"/>
    <w:rsid w:val="190ED32B"/>
    <w:rsid w:val="191128E0"/>
    <w:rsid w:val="191FFF25"/>
    <w:rsid w:val="193630BF"/>
    <w:rsid w:val="1947AB14"/>
    <w:rsid w:val="194EE0C8"/>
    <w:rsid w:val="1957A35E"/>
    <w:rsid w:val="19721FCB"/>
    <w:rsid w:val="19848B5D"/>
    <w:rsid w:val="198B2DFC"/>
    <w:rsid w:val="19ACE2EC"/>
    <w:rsid w:val="19CA52F8"/>
    <w:rsid w:val="19F3E4F4"/>
    <w:rsid w:val="19F960BD"/>
    <w:rsid w:val="1A093FDB"/>
    <w:rsid w:val="1A13F556"/>
    <w:rsid w:val="1A14B6DD"/>
    <w:rsid w:val="1A156E2E"/>
    <w:rsid w:val="1A37D93E"/>
    <w:rsid w:val="1A3EC1AD"/>
    <w:rsid w:val="1A464317"/>
    <w:rsid w:val="1A551A73"/>
    <w:rsid w:val="1A60E0A6"/>
    <w:rsid w:val="1A6560BB"/>
    <w:rsid w:val="1A670851"/>
    <w:rsid w:val="1A6B633C"/>
    <w:rsid w:val="1A8408DF"/>
    <w:rsid w:val="1A959016"/>
    <w:rsid w:val="1A9EABFB"/>
    <w:rsid w:val="1AA2C9F8"/>
    <w:rsid w:val="1ABEA208"/>
    <w:rsid w:val="1AC16AE1"/>
    <w:rsid w:val="1AEB50D5"/>
    <w:rsid w:val="1AED9ADE"/>
    <w:rsid w:val="1AFE2E03"/>
    <w:rsid w:val="1B0A3A95"/>
    <w:rsid w:val="1B0F0628"/>
    <w:rsid w:val="1B13499E"/>
    <w:rsid w:val="1B22C53F"/>
    <w:rsid w:val="1B2E8073"/>
    <w:rsid w:val="1B32E8CE"/>
    <w:rsid w:val="1B420DFE"/>
    <w:rsid w:val="1B5AC035"/>
    <w:rsid w:val="1B5CE2B8"/>
    <w:rsid w:val="1B6EA57D"/>
    <w:rsid w:val="1B88CDFA"/>
    <w:rsid w:val="1B89089A"/>
    <w:rsid w:val="1B976949"/>
    <w:rsid w:val="1B9E505E"/>
    <w:rsid w:val="1BB2B1A2"/>
    <w:rsid w:val="1BB66254"/>
    <w:rsid w:val="1BBB3CEB"/>
    <w:rsid w:val="1BBE70EB"/>
    <w:rsid w:val="1BC5C684"/>
    <w:rsid w:val="1BD0748E"/>
    <w:rsid w:val="1BD085B1"/>
    <w:rsid w:val="1C0041C2"/>
    <w:rsid w:val="1C04E11C"/>
    <w:rsid w:val="1C1565C9"/>
    <w:rsid w:val="1C161EDD"/>
    <w:rsid w:val="1C18AF52"/>
    <w:rsid w:val="1C1BB88D"/>
    <w:rsid w:val="1C1EB863"/>
    <w:rsid w:val="1C26FD1C"/>
    <w:rsid w:val="1C2F09C2"/>
    <w:rsid w:val="1C36E6B3"/>
    <w:rsid w:val="1C37AD1C"/>
    <w:rsid w:val="1C3B8208"/>
    <w:rsid w:val="1C5AAD78"/>
    <w:rsid w:val="1C62073F"/>
    <w:rsid w:val="1C72DE71"/>
    <w:rsid w:val="1C7EE456"/>
    <w:rsid w:val="1C97A0DD"/>
    <w:rsid w:val="1CB6E990"/>
    <w:rsid w:val="1CB8148B"/>
    <w:rsid w:val="1CBC6121"/>
    <w:rsid w:val="1CC88049"/>
    <w:rsid w:val="1CCC157A"/>
    <w:rsid w:val="1CD980B2"/>
    <w:rsid w:val="1CE88E48"/>
    <w:rsid w:val="1D18B259"/>
    <w:rsid w:val="1D2B0F3F"/>
    <w:rsid w:val="1D72B44D"/>
    <w:rsid w:val="1D7746A9"/>
    <w:rsid w:val="1D7DA658"/>
    <w:rsid w:val="1D83F20C"/>
    <w:rsid w:val="1DBEFB4A"/>
    <w:rsid w:val="1DD04DEF"/>
    <w:rsid w:val="1DD17BDA"/>
    <w:rsid w:val="1DE10137"/>
    <w:rsid w:val="1DF5D3C9"/>
    <w:rsid w:val="1DF6BDDC"/>
    <w:rsid w:val="1DFA6605"/>
    <w:rsid w:val="1E0C2460"/>
    <w:rsid w:val="1E16F807"/>
    <w:rsid w:val="1E198A50"/>
    <w:rsid w:val="1E1A31D0"/>
    <w:rsid w:val="1E21ABA4"/>
    <w:rsid w:val="1E22AAA2"/>
    <w:rsid w:val="1E58A61C"/>
    <w:rsid w:val="1E7FD092"/>
    <w:rsid w:val="1E8878EB"/>
    <w:rsid w:val="1EB0581F"/>
    <w:rsid w:val="1ECB8D57"/>
    <w:rsid w:val="1ECE5E7A"/>
    <w:rsid w:val="1ECF836F"/>
    <w:rsid w:val="1EDEAA68"/>
    <w:rsid w:val="1EEBD67B"/>
    <w:rsid w:val="1EF8CFF6"/>
    <w:rsid w:val="1EF9CD72"/>
    <w:rsid w:val="1EFF5D6C"/>
    <w:rsid w:val="1F03B60F"/>
    <w:rsid w:val="1F073C07"/>
    <w:rsid w:val="1F1121AB"/>
    <w:rsid w:val="1F3005F0"/>
    <w:rsid w:val="1F37B012"/>
    <w:rsid w:val="1F4391EF"/>
    <w:rsid w:val="1F49E7A7"/>
    <w:rsid w:val="1F54511F"/>
    <w:rsid w:val="1F5BCD3E"/>
    <w:rsid w:val="1F5E989C"/>
    <w:rsid w:val="1F675F02"/>
    <w:rsid w:val="1F7EF4C5"/>
    <w:rsid w:val="1F816425"/>
    <w:rsid w:val="1F83F689"/>
    <w:rsid w:val="1F9B1C8A"/>
    <w:rsid w:val="1FA6990F"/>
    <w:rsid w:val="1FAF73A3"/>
    <w:rsid w:val="1FB6C72F"/>
    <w:rsid w:val="1FBA4E04"/>
    <w:rsid w:val="1FCE5A1D"/>
    <w:rsid w:val="1FDC2327"/>
    <w:rsid w:val="1FEF1BA7"/>
    <w:rsid w:val="1FF79ABA"/>
    <w:rsid w:val="2008335B"/>
    <w:rsid w:val="200C2AAB"/>
    <w:rsid w:val="200C4A26"/>
    <w:rsid w:val="201A9502"/>
    <w:rsid w:val="202B8316"/>
    <w:rsid w:val="20309371"/>
    <w:rsid w:val="203EE02E"/>
    <w:rsid w:val="2043FBC5"/>
    <w:rsid w:val="2047C64E"/>
    <w:rsid w:val="20567BBD"/>
    <w:rsid w:val="205C3DF9"/>
    <w:rsid w:val="208F9853"/>
    <w:rsid w:val="2090598A"/>
    <w:rsid w:val="2091EE50"/>
    <w:rsid w:val="209C4D6C"/>
    <w:rsid w:val="209C721F"/>
    <w:rsid w:val="209CB486"/>
    <w:rsid w:val="20AC40BC"/>
    <w:rsid w:val="20B8BDD2"/>
    <w:rsid w:val="20BC974E"/>
    <w:rsid w:val="20BE7799"/>
    <w:rsid w:val="20C2B3BE"/>
    <w:rsid w:val="20C73169"/>
    <w:rsid w:val="20C8F2A3"/>
    <w:rsid w:val="20CCF7BD"/>
    <w:rsid w:val="21004141"/>
    <w:rsid w:val="2103B978"/>
    <w:rsid w:val="2103E3E4"/>
    <w:rsid w:val="21089461"/>
    <w:rsid w:val="21126559"/>
    <w:rsid w:val="214208BD"/>
    <w:rsid w:val="21422D4E"/>
    <w:rsid w:val="2156BF0F"/>
    <w:rsid w:val="215E813B"/>
    <w:rsid w:val="2167952B"/>
    <w:rsid w:val="216E74B7"/>
    <w:rsid w:val="2175A2B4"/>
    <w:rsid w:val="2179843D"/>
    <w:rsid w:val="21A6E00E"/>
    <w:rsid w:val="21BCDC15"/>
    <w:rsid w:val="21CD7AE0"/>
    <w:rsid w:val="21DCD94C"/>
    <w:rsid w:val="21E1A2A3"/>
    <w:rsid w:val="21EFF568"/>
    <w:rsid w:val="220C23EA"/>
    <w:rsid w:val="220D0BE5"/>
    <w:rsid w:val="220DBE28"/>
    <w:rsid w:val="22127578"/>
    <w:rsid w:val="222E93FE"/>
    <w:rsid w:val="22476754"/>
    <w:rsid w:val="2249056F"/>
    <w:rsid w:val="225749FE"/>
    <w:rsid w:val="225EE35F"/>
    <w:rsid w:val="226A96D1"/>
    <w:rsid w:val="22A08F6B"/>
    <w:rsid w:val="22A3EACC"/>
    <w:rsid w:val="22A86812"/>
    <w:rsid w:val="22AB7107"/>
    <w:rsid w:val="22B8DCE3"/>
    <w:rsid w:val="22B94245"/>
    <w:rsid w:val="22C41D90"/>
    <w:rsid w:val="22D31634"/>
    <w:rsid w:val="22E532AB"/>
    <w:rsid w:val="22E6785D"/>
    <w:rsid w:val="22F30E91"/>
    <w:rsid w:val="22F98298"/>
    <w:rsid w:val="22FCAA5E"/>
    <w:rsid w:val="23031AD1"/>
    <w:rsid w:val="230ACF24"/>
    <w:rsid w:val="231B58C7"/>
    <w:rsid w:val="231D8400"/>
    <w:rsid w:val="233123C0"/>
    <w:rsid w:val="23335509"/>
    <w:rsid w:val="2339D149"/>
    <w:rsid w:val="233C1D45"/>
    <w:rsid w:val="234BA412"/>
    <w:rsid w:val="23511FA4"/>
    <w:rsid w:val="2360A98D"/>
    <w:rsid w:val="23634CED"/>
    <w:rsid w:val="2368F669"/>
    <w:rsid w:val="23717E79"/>
    <w:rsid w:val="23892553"/>
    <w:rsid w:val="23A29F3F"/>
    <w:rsid w:val="23B078EE"/>
    <w:rsid w:val="23BA333B"/>
    <w:rsid w:val="23D05FD7"/>
    <w:rsid w:val="23D11C09"/>
    <w:rsid w:val="23DB65D6"/>
    <w:rsid w:val="23DDF381"/>
    <w:rsid w:val="23DF91E8"/>
    <w:rsid w:val="23E26121"/>
    <w:rsid w:val="23E2D86C"/>
    <w:rsid w:val="23F0A482"/>
    <w:rsid w:val="23F4412C"/>
    <w:rsid w:val="24059165"/>
    <w:rsid w:val="240AB3A5"/>
    <w:rsid w:val="2411392D"/>
    <w:rsid w:val="2423A12B"/>
    <w:rsid w:val="242A59EC"/>
    <w:rsid w:val="244B2C54"/>
    <w:rsid w:val="244EF9AC"/>
    <w:rsid w:val="2456D241"/>
    <w:rsid w:val="2458DC94"/>
    <w:rsid w:val="245CBB7B"/>
    <w:rsid w:val="2498C6FA"/>
    <w:rsid w:val="249F875B"/>
    <w:rsid w:val="24A30144"/>
    <w:rsid w:val="24AE6135"/>
    <w:rsid w:val="24AFE237"/>
    <w:rsid w:val="24B7F0D2"/>
    <w:rsid w:val="24C1CB38"/>
    <w:rsid w:val="24CEA287"/>
    <w:rsid w:val="24D65301"/>
    <w:rsid w:val="24D98794"/>
    <w:rsid w:val="24ECDAD5"/>
    <w:rsid w:val="24FCA4DB"/>
    <w:rsid w:val="250F1069"/>
    <w:rsid w:val="25297242"/>
    <w:rsid w:val="254917D8"/>
    <w:rsid w:val="25569E18"/>
    <w:rsid w:val="2558D59F"/>
    <w:rsid w:val="256C1FDB"/>
    <w:rsid w:val="2592051B"/>
    <w:rsid w:val="25A226FC"/>
    <w:rsid w:val="25B89556"/>
    <w:rsid w:val="25C0E407"/>
    <w:rsid w:val="25C947F3"/>
    <w:rsid w:val="25D27988"/>
    <w:rsid w:val="25D9C690"/>
    <w:rsid w:val="25F263F4"/>
    <w:rsid w:val="25FE0EAA"/>
    <w:rsid w:val="260318A1"/>
    <w:rsid w:val="2603DE8F"/>
    <w:rsid w:val="2611E9D5"/>
    <w:rsid w:val="261335DD"/>
    <w:rsid w:val="2614862D"/>
    <w:rsid w:val="2623230B"/>
    <w:rsid w:val="262C8E25"/>
    <w:rsid w:val="2641C616"/>
    <w:rsid w:val="2649E786"/>
    <w:rsid w:val="264BE633"/>
    <w:rsid w:val="264E6058"/>
    <w:rsid w:val="2659CDF7"/>
    <w:rsid w:val="266AE3ED"/>
    <w:rsid w:val="268E3F94"/>
    <w:rsid w:val="26996439"/>
    <w:rsid w:val="26A6843C"/>
    <w:rsid w:val="26A69F9A"/>
    <w:rsid w:val="26ABDBDD"/>
    <w:rsid w:val="26AE4D3E"/>
    <w:rsid w:val="26BF9E4D"/>
    <w:rsid w:val="26D00A24"/>
    <w:rsid w:val="26D14FC3"/>
    <w:rsid w:val="26EB7F43"/>
    <w:rsid w:val="26F595C4"/>
    <w:rsid w:val="26F6B073"/>
    <w:rsid w:val="26FD790C"/>
    <w:rsid w:val="270966EE"/>
    <w:rsid w:val="270A5A16"/>
    <w:rsid w:val="270EADF0"/>
    <w:rsid w:val="270FE922"/>
    <w:rsid w:val="27186018"/>
    <w:rsid w:val="271E7D46"/>
    <w:rsid w:val="271EC4FC"/>
    <w:rsid w:val="27239A58"/>
    <w:rsid w:val="272ADE50"/>
    <w:rsid w:val="272BCC75"/>
    <w:rsid w:val="272DDD91"/>
    <w:rsid w:val="272E2841"/>
    <w:rsid w:val="273CCC9B"/>
    <w:rsid w:val="275740F9"/>
    <w:rsid w:val="2786B812"/>
    <w:rsid w:val="279DA8EA"/>
    <w:rsid w:val="27A679D2"/>
    <w:rsid w:val="27B508DA"/>
    <w:rsid w:val="27B78956"/>
    <w:rsid w:val="27BD3858"/>
    <w:rsid w:val="27C393C0"/>
    <w:rsid w:val="27DF9812"/>
    <w:rsid w:val="27E8279B"/>
    <w:rsid w:val="27EAE0CD"/>
    <w:rsid w:val="2815A49E"/>
    <w:rsid w:val="2815D751"/>
    <w:rsid w:val="281A6826"/>
    <w:rsid w:val="282B2F7E"/>
    <w:rsid w:val="28370084"/>
    <w:rsid w:val="2844177E"/>
    <w:rsid w:val="284F6AFC"/>
    <w:rsid w:val="2850D205"/>
    <w:rsid w:val="28594A9F"/>
    <w:rsid w:val="285DCB72"/>
    <w:rsid w:val="285DF419"/>
    <w:rsid w:val="28609EDF"/>
    <w:rsid w:val="286806B3"/>
    <w:rsid w:val="2871FAF8"/>
    <w:rsid w:val="28744EFB"/>
    <w:rsid w:val="289CA0E6"/>
    <w:rsid w:val="28ADBE92"/>
    <w:rsid w:val="28AFC1CF"/>
    <w:rsid w:val="28B55487"/>
    <w:rsid w:val="28BF0AAB"/>
    <w:rsid w:val="28CA3C60"/>
    <w:rsid w:val="28CCEC29"/>
    <w:rsid w:val="28DAB27E"/>
    <w:rsid w:val="28DB1939"/>
    <w:rsid w:val="28E56E99"/>
    <w:rsid w:val="29051435"/>
    <w:rsid w:val="2907F7CE"/>
    <w:rsid w:val="290D3BC7"/>
    <w:rsid w:val="290FBDED"/>
    <w:rsid w:val="2925B800"/>
    <w:rsid w:val="293BD7C2"/>
    <w:rsid w:val="29412B26"/>
    <w:rsid w:val="296B0167"/>
    <w:rsid w:val="296BF1EA"/>
    <w:rsid w:val="296DA18D"/>
    <w:rsid w:val="2975434A"/>
    <w:rsid w:val="297C9944"/>
    <w:rsid w:val="29874967"/>
    <w:rsid w:val="29A75353"/>
    <w:rsid w:val="29B63A81"/>
    <w:rsid w:val="29D82171"/>
    <w:rsid w:val="29D988C8"/>
    <w:rsid w:val="29E3FDF8"/>
    <w:rsid w:val="29EFF048"/>
    <w:rsid w:val="2A253346"/>
    <w:rsid w:val="2A2885E6"/>
    <w:rsid w:val="2A526877"/>
    <w:rsid w:val="2A6493F5"/>
    <w:rsid w:val="2A752277"/>
    <w:rsid w:val="2A798D44"/>
    <w:rsid w:val="2A81D973"/>
    <w:rsid w:val="2AC69264"/>
    <w:rsid w:val="2ACC3EC3"/>
    <w:rsid w:val="2AD6F487"/>
    <w:rsid w:val="2AF5981D"/>
    <w:rsid w:val="2B0A2C42"/>
    <w:rsid w:val="2B0D6D1F"/>
    <w:rsid w:val="2B200517"/>
    <w:rsid w:val="2B2A6A7B"/>
    <w:rsid w:val="2B2CB514"/>
    <w:rsid w:val="2B41D5BB"/>
    <w:rsid w:val="2B53CAD0"/>
    <w:rsid w:val="2B5BC11D"/>
    <w:rsid w:val="2B6D1B81"/>
    <w:rsid w:val="2B713DF1"/>
    <w:rsid w:val="2B7F6301"/>
    <w:rsid w:val="2B858F01"/>
    <w:rsid w:val="2B8CECB3"/>
    <w:rsid w:val="2B94805C"/>
    <w:rsid w:val="2B98524C"/>
    <w:rsid w:val="2B9C9E81"/>
    <w:rsid w:val="2B9E2338"/>
    <w:rsid w:val="2B9EA67D"/>
    <w:rsid w:val="2BA9D8F8"/>
    <w:rsid w:val="2BB4AED5"/>
    <w:rsid w:val="2BB4B421"/>
    <w:rsid w:val="2BC4E20E"/>
    <w:rsid w:val="2BC88978"/>
    <w:rsid w:val="2BD833A0"/>
    <w:rsid w:val="2BDFCE71"/>
    <w:rsid w:val="2BEE6E95"/>
    <w:rsid w:val="2C027DC4"/>
    <w:rsid w:val="2C22C055"/>
    <w:rsid w:val="2C3C12A6"/>
    <w:rsid w:val="2C5A1AE7"/>
    <w:rsid w:val="2C6CDC78"/>
    <w:rsid w:val="2C729710"/>
    <w:rsid w:val="2C7A1D71"/>
    <w:rsid w:val="2C7C387D"/>
    <w:rsid w:val="2C7E0B17"/>
    <w:rsid w:val="2C80E784"/>
    <w:rsid w:val="2C84682E"/>
    <w:rsid w:val="2C8725C6"/>
    <w:rsid w:val="2C8FB20C"/>
    <w:rsid w:val="2C95A19F"/>
    <w:rsid w:val="2CA51029"/>
    <w:rsid w:val="2CA58252"/>
    <w:rsid w:val="2CB4A08A"/>
    <w:rsid w:val="2CC88154"/>
    <w:rsid w:val="2CC8B30B"/>
    <w:rsid w:val="2CE03A82"/>
    <w:rsid w:val="2CF2DD5A"/>
    <w:rsid w:val="2CF3187D"/>
    <w:rsid w:val="2CF4ADB9"/>
    <w:rsid w:val="2CF7BA14"/>
    <w:rsid w:val="2D0BE703"/>
    <w:rsid w:val="2D1334EB"/>
    <w:rsid w:val="2D1E0277"/>
    <w:rsid w:val="2D330C51"/>
    <w:rsid w:val="2D3600A5"/>
    <w:rsid w:val="2D4F3A37"/>
    <w:rsid w:val="2D50F272"/>
    <w:rsid w:val="2D54A03D"/>
    <w:rsid w:val="2D55D411"/>
    <w:rsid w:val="2D5A5989"/>
    <w:rsid w:val="2D6391C8"/>
    <w:rsid w:val="2D6BBFA0"/>
    <w:rsid w:val="2D79F50E"/>
    <w:rsid w:val="2D8F63BD"/>
    <w:rsid w:val="2D902ED6"/>
    <w:rsid w:val="2D9DC672"/>
    <w:rsid w:val="2DA36DEC"/>
    <w:rsid w:val="2DA3D176"/>
    <w:rsid w:val="2DA542B1"/>
    <w:rsid w:val="2DAC73CE"/>
    <w:rsid w:val="2DAFC127"/>
    <w:rsid w:val="2DBF454F"/>
    <w:rsid w:val="2DCBC408"/>
    <w:rsid w:val="2DD98BB5"/>
    <w:rsid w:val="2DE468C9"/>
    <w:rsid w:val="2DEFEC45"/>
    <w:rsid w:val="2DF04B58"/>
    <w:rsid w:val="2DFDAC7C"/>
    <w:rsid w:val="2E065A49"/>
    <w:rsid w:val="2E0A2C8A"/>
    <w:rsid w:val="2E13BF63"/>
    <w:rsid w:val="2E14371B"/>
    <w:rsid w:val="2E24691F"/>
    <w:rsid w:val="2E26BFD3"/>
    <w:rsid w:val="2E60878E"/>
    <w:rsid w:val="2E6D4579"/>
    <w:rsid w:val="2E801A2D"/>
    <w:rsid w:val="2E849005"/>
    <w:rsid w:val="2E8D75E9"/>
    <w:rsid w:val="2E97D3B5"/>
    <w:rsid w:val="2E994880"/>
    <w:rsid w:val="2E9D3FE2"/>
    <w:rsid w:val="2EA7D518"/>
    <w:rsid w:val="2EEF4104"/>
    <w:rsid w:val="2EFBA07B"/>
    <w:rsid w:val="2EFD1E24"/>
    <w:rsid w:val="2EFF5FC6"/>
    <w:rsid w:val="2F16A8D2"/>
    <w:rsid w:val="2F173DBB"/>
    <w:rsid w:val="2F1B8980"/>
    <w:rsid w:val="2F2A2A7A"/>
    <w:rsid w:val="2F344D2F"/>
    <w:rsid w:val="2F503EA8"/>
    <w:rsid w:val="2F564CF2"/>
    <w:rsid w:val="2F5D16F7"/>
    <w:rsid w:val="2F602263"/>
    <w:rsid w:val="2F6760D5"/>
    <w:rsid w:val="2F6CDCF1"/>
    <w:rsid w:val="2F8CF680"/>
    <w:rsid w:val="2FAC0B78"/>
    <w:rsid w:val="2FAFE837"/>
    <w:rsid w:val="2FB2B9FD"/>
    <w:rsid w:val="2FBBC5BC"/>
    <w:rsid w:val="2FBC444D"/>
    <w:rsid w:val="2FBF84E0"/>
    <w:rsid w:val="2FC01DF9"/>
    <w:rsid w:val="2FD0A019"/>
    <w:rsid w:val="2FD112B6"/>
    <w:rsid w:val="2FDE0DA4"/>
    <w:rsid w:val="2FF1B373"/>
    <w:rsid w:val="2FFDF6F2"/>
    <w:rsid w:val="301D9070"/>
    <w:rsid w:val="302056CD"/>
    <w:rsid w:val="3021D2E3"/>
    <w:rsid w:val="30290D13"/>
    <w:rsid w:val="30349D75"/>
    <w:rsid w:val="30568DEC"/>
    <w:rsid w:val="30602A11"/>
    <w:rsid w:val="3060736E"/>
    <w:rsid w:val="3062321A"/>
    <w:rsid w:val="306C40F1"/>
    <w:rsid w:val="306D2026"/>
    <w:rsid w:val="3076D364"/>
    <w:rsid w:val="3078E472"/>
    <w:rsid w:val="30877693"/>
    <w:rsid w:val="30A32BD2"/>
    <w:rsid w:val="30A415FC"/>
    <w:rsid w:val="30A5DE08"/>
    <w:rsid w:val="30ADE3A7"/>
    <w:rsid w:val="30DE16EC"/>
    <w:rsid w:val="30F37F58"/>
    <w:rsid w:val="30FA9EBA"/>
    <w:rsid w:val="30FCAFF8"/>
    <w:rsid w:val="3103F2C6"/>
    <w:rsid w:val="310C428A"/>
    <w:rsid w:val="312A4A38"/>
    <w:rsid w:val="312CDDF2"/>
    <w:rsid w:val="3137A24E"/>
    <w:rsid w:val="314302B4"/>
    <w:rsid w:val="314BDA99"/>
    <w:rsid w:val="3154AD5B"/>
    <w:rsid w:val="3163543E"/>
    <w:rsid w:val="31712FBB"/>
    <w:rsid w:val="3173B110"/>
    <w:rsid w:val="3176DE51"/>
    <w:rsid w:val="317ED630"/>
    <w:rsid w:val="31850C00"/>
    <w:rsid w:val="31911A27"/>
    <w:rsid w:val="319C4C9A"/>
    <w:rsid w:val="31A29044"/>
    <w:rsid w:val="31AC848E"/>
    <w:rsid w:val="31ACF826"/>
    <w:rsid w:val="31B01920"/>
    <w:rsid w:val="31B03B3D"/>
    <w:rsid w:val="31B81213"/>
    <w:rsid w:val="31BAC4AF"/>
    <w:rsid w:val="31BE0DAD"/>
    <w:rsid w:val="31D7ECD0"/>
    <w:rsid w:val="31DFDCA6"/>
    <w:rsid w:val="31E0F7AA"/>
    <w:rsid w:val="31E835B7"/>
    <w:rsid w:val="31EDA260"/>
    <w:rsid w:val="31EDEF7D"/>
    <w:rsid w:val="31F5AA0B"/>
    <w:rsid w:val="31F6876C"/>
    <w:rsid w:val="3201304F"/>
    <w:rsid w:val="3214E384"/>
    <w:rsid w:val="321BF8BB"/>
    <w:rsid w:val="3226307D"/>
    <w:rsid w:val="322921E2"/>
    <w:rsid w:val="32351603"/>
    <w:rsid w:val="3235A0B9"/>
    <w:rsid w:val="3237F633"/>
    <w:rsid w:val="3238FFE3"/>
    <w:rsid w:val="324AB401"/>
    <w:rsid w:val="3263C63F"/>
    <w:rsid w:val="3265D4C5"/>
    <w:rsid w:val="3280C447"/>
    <w:rsid w:val="32877CC1"/>
    <w:rsid w:val="329E5F44"/>
    <w:rsid w:val="32C6E0D2"/>
    <w:rsid w:val="32CB6B26"/>
    <w:rsid w:val="32CD3B70"/>
    <w:rsid w:val="32D94C35"/>
    <w:rsid w:val="32E197F5"/>
    <w:rsid w:val="32E74FC6"/>
    <w:rsid w:val="32E9385F"/>
    <w:rsid w:val="32F59E46"/>
    <w:rsid w:val="32F622A1"/>
    <w:rsid w:val="32FE1B89"/>
    <w:rsid w:val="332E68DB"/>
    <w:rsid w:val="333B6B05"/>
    <w:rsid w:val="3357CD53"/>
    <w:rsid w:val="336332BC"/>
    <w:rsid w:val="3370636B"/>
    <w:rsid w:val="3374FEDE"/>
    <w:rsid w:val="337DF561"/>
    <w:rsid w:val="339EC092"/>
    <w:rsid w:val="33B91BB9"/>
    <w:rsid w:val="33C4EC7D"/>
    <w:rsid w:val="33CDEE15"/>
    <w:rsid w:val="33DF2A99"/>
    <w:rsid w:val="33E40902"/>
    <w:rsid w:val="33FD7CD3"/>
    <w:rsid w:val="33FEC734"/>
    <w:rsid w:val="3410AB2B"/>
    <w:rsid w:val="34209076"/>
    <w:rsid w:val="3426A02D"/>
    <w:rsid w:val="343DA3C7"/>
    <w:rsid w:val="34470EC0"/>
    <w:rsid w:val="3447134B"/>
    <w:rsid w:val="344C9691"/>
    <w:rsid w:val="345C7131"/>
    <w:rsid w:val="34778AA3"/>
    <w:rsid w:val="34888376"/>
    <w:rsid w:val="3490ADAC"/>
    <w:rsid w:val="3496205F"/>
    <w:rsid w:val="34AA27F6"/>
    <w:rsid w:val="34AF12EA"/>
    <w:rsid w:val="34D61E78"/>
    <w:rsid w:val="34DDED91"/>
    <w:rsid w:val="34FC21A2"/>
    <w:rsid w:val="350AD313"/>
    <w:rsid w:val="350F1A47"/>
    <w:rsid w:val="35155A75"/>
    <w:rsid w:val="3532B1F3"/>
    <w:rsid w:val="3546FE18"/>
    <w:rsid w:val="355055BC"/>
    <w:rsid w:val="35577F6C"/>
    <w:rsid w:val="3563B89A"/>
    <w:rsid w:val="358E597C"/>
    <w:rsid w:val="35958E9C"/>
    <w:rsid w:val="35B752F0"/>
    <w:rsid w:val="35BB2BE5"/>
    <w:rsid w:val="35CE8957"/>
    <w:rsid w:val="35D4A10B"/>
    <w:rsid w:val="35DE11A2"/>
    <w:rsid w:val="35E1001B"/>
    <w:rsid w:val="35E870B9"/>
    <w:rsid w:val="35EA13DA"/>
    <w:rsid w:val="362B5486"/>
    <w:rsid w:val="363F9668"/>
    <w:rsid w:val="364527AF"/>
    <w:rsid w:val="36484823"/>
    <w:rsid w:val="364BBD54"/>
    <w:rsid w:val="365FAF0D"/>
    <w:rsid w:val="3679262C"/>
    <w:rsid w:val="367EC3A9"/>
    <w:rsid w:val="3688DDA2"/>
    <w:rsid w:val="368EABA5"/>
    <w:rsid w:val="36A573A5"/>
    <w:rsid w:val="36BEDC90"/>
    <w:rsid w:val="36C4A430"/>
    <w:rsid w:val="36C8EDF6"/>
    <w:rsid w:val="36D28C09"/>
    <w:rsid w:val="36DCCFA5"/>
    <w:rsid w:val="36DDADDC"/>
    <w:rsid w:val="36E0EF52"/>
    <w:rsid w:val="36ED5690"/>
    <w:rsid w:val="36F6E7F6"/>
    <w:rsid w:val="37009CA7"/>
    <w:rsid w:val="370140E8"/>
    <w:rsid w:val="370F5279"/>
    <w:rsid w:val="37215BBB"/>
    <w:rsid w:val="373011F0"/>
    <w:rsid w:val="3748033A"/>
    <w:rsid w:val="374BD880"/>
    <w:rsid w:val="37513F37"/>
    <w:rsid w:val="37535053"/>
    <w:rsid w:val="375C4083"/>
    <w:rsid w:val="3760FA0D"/>
    <w:rsid w:val="3769329A"/>
    <w:rsid w:val="376B795F"/>
    <w:rsid w:val="376D69E3"/>
    <w:rsid w:val="376D9DBE"/>
    <w:rsid w:val="3770E9DC"/>
    <w:rsid w:val="379668CE"/>
    <w:rsid w:val="3798FC15"/>
    <w:rsid w:val="379CE7CE"/>
    <w:rsid w:val="379FA06F"/>
    <w:rsid w:val="37A554B7"/>
    <w:rsid w:val="37A95F2E"/>
    <w:rsid w:val="37AE3EA5"/>
    <w:rsid w:val="37B55BA9"/>
    <w:rsid w:val="37B6D80C"/>
    <w:rsid w:val="37C29DFE"/>
    <w:rsid w:val="37CBE17A"/>
    <w:rsid w:val="37CC67C9"/>
    <w:rsid w:val="37E2F33F"/>
    <w:rsid w:val="37EF00DB"/>
    <w:rsid w:val="37F190C4"/>
    <w:rsid w:val="3805EA6E"/>
    <w:rsid w:val="3811FB88"/>
    <w:rsid w:val="38186AAA"/>
    <w:rsid w:val="38249E82"/>
    <w:rsid w:val="38442F5F"/>
    <w:rsid w:val="38444A2F"/>
    <w:rsid w:val="38458E76"/>
    <w:rsid w:val="38545CC7"/>
    <w:rsid w:val="385863ED"/>
    <w:rsid w:val="38653457"/>
    <w:rsid w:val="38743D11"/>
    <w:rsid w:val="388903D2"/>
    <w:rsid w:val="389AA02D"/>
    <w:rsid w:val="38A1B4C2"/>
    <w:rsid w:val="38A41D01"/>
    <w:rsid w:val="38AB6D49"/>
    <w:rsid w:val="38AE6AAE"/>
    <w:rsid w:val="38BBB13D"/>
    <w:rsid w:val="38C72056"/>
    <w:rsid w:val="38D6DFEC"/>
    <w:rsid w:val="38DCEB0C"/>
    <w:rsid w:val="38E43EB4"/>
    <w:rsid w:val="38E9B5FD"/>
    <w:rsid w:val="38EE1FA2"/>
    <w:rsid w:val="38F21959"/>
    <w:rsid w:val="39096DB6"/>
    <w:rsid w:val="3911A0E3"/>
    <w:rsid w:val="39134BB2"/>
    <w:rsid w:val="39268554"/>
    <w:rsid w:val="39318860"/>
    <w:rsid w:val="39384709"/>
    <w:rsid w:val="393BE06C"/>
    <w:rsid w:val="394BB40B"/>
    <w:rsid w:val="394DA758"/>
    <w:rsid w:val="395FDD24"/>
    <w:rsid w:val="3983C675"/>
    <w:rsid w:val="3987526F"/>
    <w:rsid w:val="398A5DD7"/>
    <w:rsid w:val="39980893"/>
    <w:rsid w:val="399E4230"/>
    <w:rsid w:val="399FBC6D"/>
    <w:rsid w:val="39A5D120"/>
    <w:rsid w:val="39A7B30C"/>
    <w:rsid w:val="39B06D35"/>
    <w:rsid w:val="39B0B0C3"/>
    <w:rsid w:val="39DF79B9"/>
    <w:rsid w:val="39E73228"/>
    <w:rsid w:val="39EBADFD"/>
    <w:rsid w:val="39F578BB"/>
    <w:rsid w:val="3A1D8980"/>
    <w:rsid w:val="3A1F09DB"/>
    <w:rsid w:val="3A29948C"/>
    <w:rsid w:val="3A3535BB"/>
    <w:rsid w:val="3A368901"/>
    <w:rsid w:val="3A5769FA"/>
    <w:rsid w:val="3A865B1E"/>
    <w:rsid w:val="3A9A9B12"/>
    <w:rsid w:val="3A9D1A8A"/>
    <w:rsid w:val="3AAD26F0"/>
    <w:rsid w:val="3AAF5435"/>
    <w:rsid w:val="3AB12658"/>
    <w:rsid w:val="3AB7674F"/>
    <w:rsid w:val="3AC8B257"/>
    <w:rsid w:val="3ADF23F0"/>
    <w:rsid w:val="3AE9960D"/>
    <w:rsid w:val="3AFB16D2"/>
    <w:rsid w:val="3B0DA427"/>
    <w:rsid w:val="3B1684E6"/>
    <w:rsid w:val="3B16AA2B"/>
    <w:rsid w:val="3B1793AD"/>
    <w:rsid w:val="3B259D93"/>
    <w:rsid w:val="3B3C8D4A"/>
    <w:rsid w:val="3B49605D"/>
    <w:rsid w:val="3B4B0567"/>
    <w:rsid w:val="3B546BCD"/>
    <w:rsid w:val="3B68F1BB"/>
    <w:rsid w:val="3B71D5AC"/>
    <w:rsid w:val="3B8479B9"/>
    <w:rsid w:val="3B8FCA03"/>
    <w:rsid w:val="3BB99435"/>
    <w:rsid w:val="3BBA1E27"/>
    <w:rsid w:val="3BDA6095"/>
    <w:rsid w:val="3BED94F1"/>
    <w:rsid w:val="3BF35D3F"/>
    <w:rsid w:val="3BFB0D63"/>
    <w:rsid w:val="3C010E92"/>
    <w:rsid w:val="3C190406"/>
    <w:rsid w:val="3C28B4F3"/>
    <w:rsid w:val="3C362F27"/>
    <w:rsid w:val="3C3B602D"/>
    <w:rsid w:val="3C4E5252"/>
    <w:rsid w:val="3C54E0D0"/>
    <w:rsid w:val="3C5DA49F"/>
    <w:rsid w:val="3C634E07"/>
    <w:rsid w:val="3C68E28A"/>
    <w:rsid w:val="3C69AB95"/>
    <w:rsid w:val="3C6BFA3A"/>
    <w:rsid w:val="3C6CFE8D"/>
    <w:rsid w:val="3C8E33EC"/>
    <w:rsid w:val="3CC1E9B6"/>
    <w:rsid w:val="3CDAAA9D"/>
    <w:rsid w:val="3CEC763D"/>
    <w:rsid w:val="3CF22175"/>
    <w:rsid w:val="3CF5CA53"/>
    <w:rsid w:val="3D0BF980"/>
    <w:rsid w:val="3D15516B"/>
    <w:rsid w:val="3D19E00B"/>
    <w:rsid w:val="3D28195E"/>
    <w:rsid w:val="3D36077E"/>
    <w:rsid w:val="3D4B9455"/>
    <w:rsid w:val="3D4F5CF4"/>
    <w:rsid w:val="3D501E54"/>
    <w:rsid w:val="3D54D19C"/>
    <w:rsid w:val="3D86FCF3"/>
    <w:rsid w:val="3D9B0B41"/>
    <w:rsid w:val="3DA7E18C"/>
    <w:rsid w:val="3DB0E702"/>
    <w:rsid w:val="3DE1F6DD"/>
    <w:rsid w:val="3DFE8E6A"/>
    <w:rsid w:val="3E2B32FA"/>
    <w:rsid w:val="3E44EE04"/>
    <w:rsid w:val="3E477389"/>
    <w:rsid w:val="3E7B35E7"/>
    <w:rsid w:val="3E7BB5AD"/>
    <w:rsid w:val="3E816300"/>
    <w:rsid w:val="3E8421FE"/>
    <w:rsid w:val="3E893342"/>
    <w:rsid w:val="3EA04C39"/>
    <w:rsid w:val="3EC729C4"/>
    <w:rsid w:val="3ECCE065"/>
    <w:rsid w:val="3ED5F0FC"/>
    <w:rsid w:val="3EE664C5"/>
    <w:rsid w:val="3EF708F9"/>
    <w:rsid w:val="3EF83F69"/>
    <w:rsid w:val="3EFAFEBF"/>
    <w:rsid w:val="3EFEAF91"/>
    <w:rsid w:val="3F07AC85"/>
    <w:rsid w:val="3F1B6192"/>
    <w:rsid w:val="3F24B6AB"/>
    <w:rsid w:val="3F2E4BDD"/>
    <w:rsid w:val="3F309F4B"/>
    <w:rsid w:val="3F4268A6"/>
    <w:rsid w:val="3F555CE4"/>
    <w:rsid w:val="3F5F66C6"/>
    <w:rsid w:val="3F6B71C1"/>
    <w:rsid w:val="3F6CE66E"/>
    <w:rsid w:val="3F780DBD"/>
    <w:rsid w:val="3F79B5A1"/>
    <w:rsid w:val="3FAE8F01"/>
    <w:rsid w:val="3FC596B1"/>
    <w:rsid w:val="3FCACE88"/>
    <w:rsid w:val="3FD4F66B"/>
    <w:rsid w:val="3FEC07B2"/>
    <w:rsid w:val="3FEE2010"/>
    <w:rsid w:val="40095D4E"/>
    <w:rsid w:val="400B9CF0"/>
    <w:rsid w:val="4018A799"/>
    <w:rsid w:val="401DD2D4"/>
    <w:rsid w:val="40285579"/>
    <w:rsid w:val="402878EF"/>
    <w:rsid w:val="402AB9F7"/>
    <w:rsid w:val="405F7C2C"/>
    <w:rsid w:val="40635620"/>
    <w:rsid w:val="408642B0"/>
    <w:rsid w:val="40BA3201"/>
    <w:rsid w:val="40D068F9"/>
    <w:rsid w:val="40D85C1D"/>
    <w:rsid w:val="40F566F8"/>
    <w:rsid w:val="410A445F"/>
    <w:rsid w:val="410F6528"/>
    <w:rsid w:val="412CBEBC"/>
    <w:rsid w:val="413518B2"/>
    <w:rsid w:val="41485040"/>
    <w:rsid w:val="4148CEB9"/>
    <w:rsid w:val="4157C349"/>
    <w:rsid w:val="4163CD69"/>
    <w:rsid w:val="4175FD8A"/>
    <w:rsid w:val="417DE07C"/>
    <w:rsid w:val="4183B523"/>
    <w:rsid w:val="419017B4"/>
    <w:rsid w:val="4198C6FE"/>
    <w:rsid w:val="41A22EB7"/>
    <w:rsid w:val="41AF8854"/>
    <w:rsid w:val="41B33BF3"/>
    <w:rsid w:val="41CA4F67"/>
    <w:rsid w:val="41CCF164"/>
    <w:rsid w:val="41E6088C"/>
    <w:rsid w:val="41E708B9"/>
    <w:rsid w:val="41F4D059"/>
    <w:rsid w:val="4211096C"/>
    <w:rsid w:val="4213B36F"/>
    <w:rsid w:val="4213FF18"/>
    <w:rsid w:val="42162FF8"/>
    <w:rsid w:val="42289B0A"/>
    <w:rsid w:val="423E7D63"/>
    <w:rsid w:val="42427270"/>
    <w:rsid w:val="424FC2E0"/>
    <w:rsid w:val="4255A318"/>
    <w:rsid w:val="42649023"/>
    <w:rsid w:val="426D7BF6"/>
    <w:rsid w:val="42765BDA"/>
    <w:rsid w:val="429982F6"/>
    <w:rsid w:val="42A9123A"/>
    <w:rsid w:val="42CE1935"/>
    <w:rsid w:val="42D4A3C9"/>
    <w:rsid w:val="42D6FA2A"/>
    <w:rsid w:val="42E85AF8"/>
    <w:rsid w:val="42F7A7FD"/>
    <w:rsid w:val="43089AF2"/>
    <w:rsid w:val="430D3D65"/>
    <w:rsid w:val="431F5B1A"/>
    <w:rsid w:val="43231D5F"/>
    <w:rsid w:val="4324E393"/>
    <w:rsid w:val="432922AE"/>
    <w:rsid w:val="43388224"/>
    <w:rsid w:val="4339AC29"/>
    <w:rsid w:val="434452D7"/>
    <w:rsid w:val="4356306A"/>
    <w:rsid w:val="435BF051"/>
    <w:rsid w:val="435DAC30"/>
    <w:rsid w:val="4363B4A5"/>
    <w:rsid w:val="43799E5A"/>
    <w:rsid w:val="438052AB"/>
    <w:rsid w:val="4391BAC6"/>
    <w:rsid w:val="43978932"/>
    <w:rsid w:val="439DBD10"/>
    <w:rsid w:val="439EBAB3"/>
    <w:rsid w:val="43B52243"/>
    <w:rsid w:val="43BA9CD1"/>
    <w:rsid w:val="43C30D21"/>
    <w:rsid w:val="43CD828B"/>
    <w:rsid w:val="43D332AB"/>
    <w:rsid w:val="43EEA0B2"/>
    <w:rsid w:val="43EF8BD9"/>
    <w:rsid w:val="43FF8FE5"/>
    <w:rsid w:val="44021955"/>
    <w:rsid w:val="4404A445"/>
    <w:rsid w:val="4416C398"/>
    <w:rsid w:val="441D7D53"/>
    <w:rsid w:val="442E207D"/>
    <w:rsid w:val="4433D943"/>
    <w:rsid w:val="44487F1C"/>
    <w:rsid w:val="444C2FF9"/>
    <w:rsid w:val="446A0715"/>
    <w:rsid w:val="447CB977"/>
    <w:rsid w:val="44821425"/>
    <w:rsid w:val="44865E68"/>
    <w:rsid w:val="448E9CF2"/>
    <w:rsid w:val="4491B5BC"/>
    <w:rsid w:val="4493A329"/>
    <w:rsid w:val="449D8361"/>
    <w:rsid w:val="449F7FEC"/>
    <w:rsid w:val="44A9A8C9"/>
    <w:rsid w:val="44C0C7A4"/>
    <w:rsid w:val="44CE1129"/>
    <w:rsid w:val="44E46EA8"/>
    <w:rsid w:val="44EEB5C5"/>
    <w:rsid w:val="44F7B326"/>
    <w:rsid w:val="44F9C5C6"/>
    <w:rsid w:val="44FC1FDC"/>
    <w:rsid w:val="450274FC"/>
    <w:rsid w:val="4507E1E5"/>
    <w:rsid w:val="4522F026"/>
    <w:rsid w:val="452CE257"/>
    <w:rsid w:val="4537D311"/>
    <w:rsid w:val="453B95D9"/>
    <w:rsid w:val="453C597F"/>
    <w:rsid w:val="4542DDDE"/>
    <w:rsid w:val="4549B89C"/>
    <w:rsid w:val="454AF468"/>
    <w:rsid w:val="454B68B1"/>
    <w:rsid w:val="4555B18A"/>
    <w:rsid w:val="4565C078"/>
    <w:rsid w:val="4573E7D5"/>
    <w:rsid w:val="45754ABE"/>
    <w:rsid w:val="45764570"/>
    <w:rsid w:val="45A03BC9"/>
    <w:rsid w:val="45A8CC81"/>
    <w:rsid w:val="45AA6DBA"/>
    <w:rsid w:val="45B34BC8"/>
    <w:rsid w:val="45B37AD5"/>
    <w:rsid w:val="45CD387B"/>
    <w:rsid w:val="45E615A8"/>
    <w:rsid w:val="4603749C"/>
    <w:rsid w:val="461350BA"/>
    <w:rsid w:val="46245C41"/>
    <w:rsid w:val="4624A5DC"/>
    <w:rsid w:val="4624B01F"/>
    <w:rsid w:val="46572091"/>
    <w:rsid w:val="4658FD78"/>
    <w:rsid w:val="46617C81"/>
    <w:rsid w:val="4661A09B"/>
    <w:rsid w:val="46697EEF"/>
    <w:rsid w:val="4676DF1F"/>
    <w:rsid w:val="4677A108"/>
    <w:rsid w:val="467B11B0"/>
    <w:rsid w:val="468A3A1E"/>
    <w:rsid w:val="468A8A69"/>
    <w:rsid w:val="46A04599"/>
    <w:rsid w:val="46C8F84F"/>
    <w:rsid w:val="46D0B5E4"/>
    <w:rsid w:val="46D69F28"/>
    <w:rsid w:val="46D787CD"/>
    <w:rsid w:val="46DC6D46"/>
    <w:rsid w:val="46E08305"/>
    <w:rsid w:val="46E60786"/>
    <w:rsid w:val="46F27A52"/>
    <w:rsid w:val="46F6994B"/>
    <w:rsid w:val="47352943"/>
    <w:rsid w:val="474E45CC"/>
    <w:rsid w:val="475A37BD"/>
    <w:rsid w:val="475E0B96"/>
    <w:rsid w:val="47631AA4"/>
    <w:rsid w:val="476F5326"/>
    <w:rsid w:val="47738395"/>
    <w:rsid w:val="477E2445"/>
    <w:rsid w:val="477FDBD3"/>
    <w:rsid w:val="4793664B"/>
    <w:rsid w:val="479C2DED"/>
    <w:rsid w:val="479E929C"/>
    <w:rsid w:val="47A789B2"/>
    <w:rsid w:val="47AA5BA9"/>
    <w:rsid w:val="47AD98D3"/>
    <w:rsid w:val="47B69C79"/>
    <w:rsid w:val="47BD101B"/>
    <w:rsid w:val="47C21BEE"/>
    <w:rsid w:val="47CC0BC5"/>
    <w:rsid w:val="47CCE573"/>
    <w:rsid w:val="47E8E272"/>
    <w:rsid w:val="47FC42DD"/>
    <w:rsid w:val="48057E75"/>
    <w:rsid w:val="480677FF"/>
    <w:rsid w:val="481D11F5"/>
    <w:rsid w:val="481E8C61"/>
    <w:rsid w:val="48278ED1"/>
    <w:rsid w:val="482C29D7"/>
    <w:rsid w:val="482CBBB5"/>
    <w:rsid w:val="48415B0C"/>
    <w:rsid w:val="4854DCB4"/>
    <w:rsid w:val="486DED5B"/>
    <w:rsid w:val="487DDE7C"/>
    <w:rsid w:val="487EFAF9"/>
    <w:rsid w:val="488838C0"/>
    <w:rsid w:val="48C5CF3E"/>
    <w:rsid w:val="48C6A149"/>
    <w:rsid w:val="48CC6D0D"/>
    <w:rsid w:val="48D4FD64"/>
    <w:rsid w:val="48D67BB1"/>
    <w:rsid w:val="48DDB15E"/>
    <w:rsid w:val="48DE02A7"/>
    <w:rsid w:val="48EF3EEB"/>
    <w:rsid w:val="491E8BC1"/>
    <w:rsid w:val="49229D49"/>
    <w:rsid w:val="4937639F"/>
    <w:rsid w:val="49587589"/>
    <w:rsid w:val="496410A0"/>
    <w:rsid w:val="4968AD33"/>
    <w:rsid w:val="4980731D"/>
    <w:rsid w:val="49988763"/>
    <w:rsid w:val="499E1558"/>
    <w:rsid w:val="49A42FB3"/>
    <w:rsid w:val="49AEA2B3"/>
    <w:rsid w:val="49B879A8"/>
    <w:rsid w:val="49D4E804"/>
    <w:rsid w:val="49DC58B7"/>
    <w:rsid w:val="49E9852B"/>
    <w:rsid w:val="49EBFBF3"/>
    <w:rsid w:val="4A014BD7"/>
    <w:rsid w:val="4A0BCAC5"/>
    <w:rsid w:val="4A0BFCE9"/>
    <w:rsid w:val="4A2640E3"/>
    <w:rsid w:val="4A3C6870"/>
    <w:rsid w:val="4A5E053C"/>
    <w:rsid w:val="4A6F7B3B"/>
    <w:rsid w:val="4A847ED0"/>
    <w:rsid w:val="4A947231"/>
    <w:rsid w:val="4A95AC6C"/>
    <w:rsid w:val="4A9AAF69"/>
    <w:rsid w:val="4A9CEDB2"/>
    <w:rsid w:val="4AA3D23E"/>
    <w:rsid w:val="4AA6A4E1"/>
    <w:rsid w:val="4AD1458C"/>
    <w:rsid w:val="4ADB316E"/>
    <w:rsid w:val="4AED5DE0"/>
    <w:rsid w:val="4B0CE651"/>
    <w:rsid w:val="4B1DE698"/>
    <w:rsid w:val="4B29D679"/>
    <w:rsid w:val="4B2A38F7"/>
    <w:rsid w:val="4B36264B"/>
    <w:rsid w:val="4B3A34A2"/>
    <w:rsid w:val="4B3A40C6"/>
    <w:rsid w:val="4B40B5A0"/>
    <w:rsid w:val="4B4443FA"/>
    <w:rsid w:val="4B488193"/>
    <w:rsid w:val="4B52C03F"/>
    <w:rsid w:val="4B6ABE4D"/>
    <w:rsid w:val="4B6E306C"/>
    <w:rsid w:val="4B731A8A"/>
    <w:rsid w:val="4B997B96"/>
    <w:rsid w:val="4BA0ABED"/>
    <w:rsid w:val="4BA0C9F6"/>
    <w:rsid w:val="4BAD50D9"/>
    <w:rsid w:val="4BAD6125"/>
    <w:rsid w:val="4BC1C4B0"/>
    <w:rsid w:val="4BCD0688"/>
    <w:rsid w:val="4BE86A66"/>
    <w:rsid w:val="4BECCC5A"/>
    <w:rsid w:val="4BFBE29F"/>
    <w:rsid w:val="4BFDA048"/>
    <w:rsid w:val="4C004EC9"/>
    <w:rsid w:val="4C16DD63"/>
    <w:rsid w:val="4C1C63BC"/>
    <w:rsid w:val="4C27B5D6"/>
    <w:rsid w:val="4C3C51ED"/>
    <w:rsid w:val="4C48D8E4"/>
    <w:rsid w:val="4C5ED9E0"/>
    <w:rsid w:val="4C66F9B3"/>
    <w:rsid w:val="4C6B7EBE"/>
    <w:rsid w:val="4C6C8EC2"/>
    <w:rsid w:val="4C709F64"/>
    <w:rsid w:val="4C72FA02"/>
    <w:rsid w:val="4C7424C0"/>
    <w:rsid w:val="4C78D4B2"/>
    <w:rsid w:val="4C836DA5"/>
    <w:rsid w:val="4C9BDD4E"/>
    <w:rsid w:val="4C9F3666"/>
    <w:rsid w:val="4CA0A6EF"/>
    <w:rsid w:val="4CB12E4A"/>
    <w:rsid w:val="4CB4CD86"/>
    <w:rsid w:val="4CBDEEB3"/>
    <w:rsid w:val="4CC0F73E"/>
    <w:rsid w:val="4CC21377"/>
    <w:rsid w:val="4CCAF56F"/>
    <w:rsid w:val="4CCF5CF7"/>
    <w:rsid w:val="4CDA4D64"/>
    <w:rsid w:val="4CDE97DE"/>
    <w:rsid w:val="4D10BA35"/>
    <w:rsid w:val="4D16053A"/>
    <w:rsid w:val="4D19823E"/>
    <w:rsid w:val="4D44725E"/>
    <w:rsid w:val="4D46E006"/>
    <w:rsid w:val="4D4A932E"/>
    <w:rsid w:val="4D5B4BC9"/>
    <w:rsid w:val="4D80A591"/>
    <w:rsid w:val="4D8758FA"/>
    <w:rsid w:val="4D8A1EDD"/>
    <w:rsid w:val="4D96A71F"/>
    <w:rsid w:val="4D96D2D8"/>
    <w:rsid w:val="4DB57B43"/>
    <w:rsid w:val="4DBC3F80"/>
    <w:rsid w:val="4DDA2EAE"/>
    <w:rsid w:val="4DF10E03"/>
    <w:rsid w:val="4DF9E341"/>
    <w:rsid w:val="4DFFC035"/>
    <w:rsid w:val="4E0D5A80"/>
    <w:rsid w:val="4E14ADEF"/>
    <w:rsid w:val="4E15E078"/>
    <w:rsid w:val="4E2AD751"/>
    <w:rsid w:val="4E3BAB49"/>
    <w:rsid w:val="4E3CA116"/>
    <w:rsid w:val="4E40AB44"/>
    <w:rsid w:val="4E49D2C3"/>
    <w:rsid w:val="4E51B3B8"/>
    <w:rsid w:val="4E666403"/>
    <w:rsid w:val="4E6DEF99"/>
    <w:rsid w:val="4E6DFC5E"/>
    <w:rsid w:val="4E70D8E0"/>
    <w:rsid w:val="4E78C31A"/>
    <w:rsid w:val="4E9372FE"/>
    <w:rsid w:val="4E93AAE4"/>
    <w:rsid w:val="4EA9ED77"/>
    <w:rsid w:val="4EB6DCB3"/>
    <w:rsid w:val="4EDF6D6E"/>
    <w:rsid w:val="4EF14E61"/>
    <w:rsid w:val="4EF1624B"/>
    <w:rsid w:val="4EF7C04D"/>
    <w:rsid w:val="4EFC5128"/>
    <w:rsid w:val="4EFC5460"/>
    <w:rsid w:val="4F01EB60"/>
    <w:rsid w:val="4F1B1060"/>
    <w:rsid w:val="4F1F1AB7"/>
    <w:rsid w:val="4F2DFE55"/>
    <w:rsid w:val="4F32C338"/>
    <w:rsid w:val="4F3DFFAB"/>
    <w:rsid w:val="4F515F82"/>
    <w:rsid w:val="4F57C79D"/>
    <w:rsid w:val="4F593509"/>
    <w:rsid w:val="4F8380E5"/>
    <w:rsid w:val="4F9240AD"/>
    <w:rsid w:val="4F941E50"/>
    <w:rsid w:val="4F9C2F05"/>
    <w:rsid w:val="4FC27D78"/>
    <w:rsid w:val="4FCC15EC"/>
    <w:rsid w:val="4FF62561"/>
    <w:rsid w:val="4FF8A912"/>
    <w:rsid w:val="4FFB0003"/>
    <w:rsid w:val="4FFBA784"/>
    <w:rsid w:val="500CDC80"/>
    <w:rsid w:val="5027CE23"/>
    <w:rsid w:val="503944A5"/>
    <w:rsid w:val="503C7E7C"/>
    <w:rsid w:val="505E3E7B"/>
    <w:rsid w:val="5068BF2F"/>
    <w:rsid w:val="507E9B72"/>
    <w:rsid w:val="50967153"/>
    <w:rsid w:val="50979688"/>
    <w:rsid w:val="509D473D"/>
    <w:rsid w:val="50A34A76"/>
    <w:rsid w:val="50ABD679"/>
    <w:rsid w:val="50AED5D8"/>
    <w:rsid w:val="50C3A41E"/>
    <w:rsid w:val="50C5D51D"/>
    <w:rsid w:val="50D70AD8"/>
    <w:rsid w:val="50EA5394"/>
    <w:rsid w:val="50F2839A"/>
    <w:rsid w:val="50F2FAAD"/>
    <w:rsid w:val="50F4DC2C"/>
    <w:rsid w:val="50FE3F85"/>
    <w:rsid w:val="51076361"/>
    <w:rsid w:val="510A1261"/>
    <w:rsid w:val="510B2252"/>
    <w:rsid w:val="510D588F"/>
    <w:rsid w:val="511A1762"/>
    <w:rsid w:val="511B1387"/>
    <w:rsid w:val="511B697A"/>
    <w:rsid w:val="512CD007"/>
    <w:rsid w:val="51498587"/>
    <w:rsid w:val="5149891C"/>
    <w:rsid w:val="51650035"/>
    <w:rsid w:val="516869AB"/>
    <w:rsid w:val="516BA2E8"/>
    <w:rsid w:val="5182C2A4"/>
    <w:rsid w:val="51968781"/>
    <w:rsid w:val="519B8170"/>
    <w:rsid w:val="51AA1D05"/>
    <w:rsid w:val="51B0115D"/>
    <w:rsid w:val="51B7E959"/>
    <w:rsid w:val="51BFFA8F"/>
    <w:rsid w:val="51D63C9B"/>
    <w:rsid w:val="51D6AAA1"/>
    <w:rsid w:val="51DCE9BA"/>
    <w:rsid w:val="51E11766"/>
    <w:rsid w:val="51E2058E"/>
    <w:rsid w:val="51F79D22"/>
    <w:rsid w:val="51F87470"/>
    <w:rsid w:val="51FCE676"/>
    <w:rsid w:val="51FFED4B"/>
    <w:rsid w:val="52026174"/>
    <w:rsid w:val="520BEBBF"/>
    <w:rsid w:val="5214F574"/>
    <w:rsid w:val="52363C49"/>
    <w:rsid w:val="523D339D"/>
    <w:rsid w:val="523D70D4"/>
    <w:rsid w:val="5280DF17"/>
    <w:rsid w:val="5284BBAA"/>
    <w:rsid w:val="52955E14"/>
    <w:rsid w:val="52C3681A"/>
    <w:rsid w:val="52C7C007"/>
    <w:rsid w:val="52C98F1C"/>
    <w:rsid w:val="52CEB7D9"/>
    <w:rsid w:val="52D46EC0"/>
    <w:rsid w:val="52D61F07"/>
    <w:rsid w:val="52F1D860"/>
    <w:rsid w:val="52F472CE"/>
    <w:rsid w:val="530691C5"/>
    <w:rsid w:val="5311D019"/>
    <w:rsid w:val="5324FF31"/>
    <w:rsid w:val="532B694F"/>
    <w:rsid w:val="532C779A"/>
    <w:rsid w:val="532F5CD9"/>
    <w:rsid w:val="533970B7"/>
    <w:rsid w:val="53460893"/>
    <w:rsid w:val="53491E23"/>
    <w:rsid w:val="534B7E08"/>
    <w:rsid w:val="535D1CFF"/>
    <w:rsid w:val="53644CD0"/>
    <w:rsid w:val="536BA19C"/>
    <w:rsid w:val="536CCDF7"/>
    <w:rsid w:val="5371AE7A"/>
    <w:rsid w:val="53AEB13A"/>
    <w:rsid w:val="53BF2A48"/>
    <w:rsid w:val="53D225CA"/>
    <w:rsid w:val="53D66151"/>
    <w:rsid w:val="53DCC638"/>
    <w:rsid w:val="53EA06C9"/>
    <w:rsid w:val="54093868"/>
    <w:rsid w:val="540FE7EE"/>
    <w:rsid w:val="542319D7"/>
    <w:rsid w:val="543616C4"/>
    <w:rsid w:val="543DE889"/>
    <w:rsid w:val="54508CDD"/>
    <w:rsid w:val="546511E2"/>
    <w:rsid w:val="546AF8FA"/>
    <w:rsid w:val="5480EA76"/>
    <w:rsid w:val="54AAA01C"/>
    <w:rsid w:val="54BFF7C5"/>
    <w:rsid w:val="54CA783C"/>
    <w:rsid w:val="54D73C01"/>
    <w:rsid w:val="54E08356"/>
    <w:rsid w:val="54F225A3"/>
    <w:rsid w:val="54F8BDA0"/>
    <w:rsid w:val="54FA0403"/>
    <w:rsid w:val="5508DC1F"/>
    <w:rsid w:val="55250C49"/>
    <w:rsid w:val="5527700C"/>
    <w:rsid w:val="5536ACCC"/>
    <w:rsid w:val="55461F11"/>
    <w:rsid w:val="55498568"/>
    <w:rsid w:val="554F8362"/>
    <w:rsid w:val="55529EF6"/>
    <w:rsid w:val="5559B9EA"/>
    <w:rsid w:val="557A1D75"/>
    <w:rsid w:val="558D514A"/>
    <w:rsid w:val="55A701B9"/>
    <w:rsid w:val="55B4CF09"/>
    <w:rsid w:val="55B50555"/>
    <w:rsid w:val="55C0C639"/>
    <w:rsid w:val="55C4E086"/>
    <w:rsid w:val="55C9F971"/>
    <w:rsid w:val="55CFC608"/>
    <w:rsid w:val="55E0FA05"/>
    <w:rsid w:val="55E141B6"/>
    <w:rsid w:val="55EF835B"/>
    <w:rsid w:val="55F4431F"/>
    <w:rsid w:val="55F795CE"/>
    <w:rsid w:val="55F8B608"/>
    <w:rsid w:val="55F9FC67"/>
    <w:rsid w:val="561A8092"/>
    <w:rsid w:val="561E0011"/>
    <w:rsid w:val="563D3D9F"/>
    <w:rsid w:val="5675CA7A"/>
    <w:rsid w:val="569C9963"/>
    <w:rsid w:val="56AACA19"/>
    <w:rsid w:val="56ABACC9"/>
    <w:rsid w:val="56AC2781"/>
    <w:rsid w:val="56B4CC3B"/>
    <w:rsid w:val="56D71452"/>
    <w:rsid w:val="56E25CD6"/>
    <w:rsid w:val="570AEB46"/>
    <w:rsid w:val="571202C4"/>
    <w:rsid w:val="572D79B6"/>
    <w:rsid w:val="57348CF4"/>
    <w:rsid w:val="5734E91E"/>
    <w:rsid w:val="573A0CD1"/>
    <w:rsid w:val="5749A487"/>
    <w:rsid w:val="574E3FF1"/>
    <w:rsid w:val="575839AB"/>
    <w:rsid w:val="575B081F"/>
    <w:rsid w:val="575F9C3F"/>
    <w:rsid w:val="576E6F90"/>
    <w:rsid w:val="57815E3A"/>
    <w:rsid w:val="579A42F4"/>
    <w:rsid w:val="57A0CCBF"/>
    <w:rsid w:val="57AA7687"/>
    <w:rsid w:val="57B8FA91"/>
    <w:rsid w:val="57BC2CD1"/>
    <w:rsid w:val="57BED338"/>
    <w:rsid w:val="57C00365"/>
    <w:rsid w:val="57C78CE4"/>
    <w:rsid w:val="57CA1114"/>
    <w:rsid w:val="57CC02BA"/>
    <w:rsid w:val="57D1CA97"/>
    <w:rsid w:val="57D9E88D"/>
    <w:rsid w:val="5806BFA3"/>
    <w:rsid w:val="5816B2EE"/>
    <w:rsid w:val="583BDE70"/>
    <w:rsid w:val="5857A8C0"/>
    <w:rsid w:val="585E1044"/>
    <w:rsid w:val="585F7F00"/>
    <w:rsid w:val="5880A9EA"/>
    <w:rsid w:val="58918DFD"/>
    <w:rsid w:val="589D3522"/>
    <w:rsid w:val="58AF9291"/>
    <w:rsid w:val="58CDD9F5"/>
    <w:rsid w:val="58D86610"/>
    <w:rsid w:val="58F20A39"/>
    <w:rsid w:val="58F97F55"/>
    <w:rsid w:val="58FFF4FF"/>
    <w:rsid w:val="59079FD9"/>
    <w:rsid w:val="591298DB"/>
    <w:rsid w:val="5917ED66"/>
    <w:rsid w:val="592E9266"/>
    <w:rsid w:val="59380850"/>
    <w:rsid w:val="5946D1F8"/>
    <w:rsid w:val="59493419"/>
    <w:rsid w:val="594ABB6E"/>
    <w:rsid w:val="594B9BC2"/>
    <w:rsid w:val="594C1F00"/>
    <w:rsid w:val="594CDB3F"/>
    <w:rsid w:val="594EB95E"/>
    <w:rsid w:val="5964C31D"/>
    <w:rsid w:val="596D8CB5"/>
    <w:rsid w:val="5977C529"/>
    <w:rsid w:val="59836E6F"/>
    <w:rsid w:val="59909A05"/>
    <w:rsid w:val="59976BD0"/>
    <w:rsid w:val="59AACD41"/>
    <w:rsid w:val="59CB492E"/>
    <w:rsid w:val="59CD4108"/>
    <w:rsid w:val="59DA1E50"/>
    <w:rsid w:val="5A019BB3"/>
    <w:rsid w:val="5A0377BF"/>
    <w:rsid w:val="5A03F2AF"/>
    <w:rsid w:val="5A104BFD"/>
    <w:rsid w:val="5A43AB51"/>
    <w:rsid w:val="5A46B2F3"/>
    <w:rsid w:val="5A52E5E9"/>
    <w:rsid w:val="5A5E96D0"/>
    <w:rsid w:val="5A65CB5C"/>
    <w:rsid w:val="5A848605"/>
    <w:rsid w:val="5A850B34"/>
    <w:rsid w:val="5A8D013C"/>
    <w:rsid w:val="5AA34359"/>
    <w:rsid w:val="5AABAC1C"/>
    <w:rsid w:val="5AACC0F8"/>
    <w:rsid w:val="5AADAA9A"/>
    <w:rsid w:val="5ABA6099"/>
    <w:rsid w:val="5AC0D0AC"/>
    <w:rsid w:val="5AE28EC5"/>
    <w:rsid w:val="5AF85935"/>
    <w:rsid w:val="5AF973E7"/>
    <w:rsid w:val="5B016D3E"/>
    <w:rsid w:val="5B213AE7"/>
    <w:rsid w:val="5B389CB7"/>
    <w:rsid w:val="5B4530E1"/>
    <w:rsid w:val="5B665AB0"/>
    <w:rsid w:val="5B6D4A85"/>
    <w:rsid w:val="5B707AC2"/>
    <w:rsid w:val="5B73797F"/>
    <w:rsid w:val="5B76B418"/>
    <w:rsid w:val="5BA6CBC1"/>
    <w:rsid w:val="5BB68901"/>
    <w:rsid w:val="5BB9EFB1"/>
    <w:rsid w:val="5BC1B317"/>
    <w:rsid w:val="5BC8760C"/>
    <w:rsid w:val="5BCA4A5B"/>
    <w:rsid w:val="5BCE9A7F"/>
    <w:rsid w:val="5BD68029"/>
    <w:rsid w:val="5BE6021E"/>
    <w:rsid w:val="5BEB63D8"/>
    <w:rsid w:val="5BF03522"/>
    <w:rsid w:val="5BFEAD47"/>
    <w:rsid w:val="5C041666"/>
    <w:rsid w:val="5C0E3877"/>
    <w:rsid w:val="5C1E62BD"/>
    <w:rsid w:val="5C36AD4E"/>
    <w:rsid w:val="5C3B7AAC"/>
    <w:rsid w:val="5C531D52"/>
    <w:rsid w:val="5C5AE1BA"/>
    <w:rsid w:val="5C5BF8CC"/>
    <w:rsid w:val="5C6E8F36"/>
    <w:rsid w:val="5C82D352"/>
    <w:rsid w:val="5C83D40B"/>
    <w:rsid w:val="5C9D284B"/>
    <w:rsid w:val="5C9EEFD7"/>
    <w:rsid w:val="5C9FAB1A"/>
    <w:rsid w:val="5CB49F8A"/>
    <w:rsid w:val="5CB57810"/>
    <w:rsid w:val="5CC8D9C5"/>
    <w:rsid w:val="5CD1C490"/>
    <w:rsid w:val="5CD906CE"/>
    <w:rsid w:val="5CDC2AEB"/>
    <w:rsid w:val="5CFE1A7C"/>
    <w:rsid w:val="5D150E1B"/>
    <w:rsid w:val="5D4852C4"/>
    <w:rsid w:val="5D688486"/>
    <w:rsid w:val="5D766121"/>
    <w:rsid w:val="5D79E178"/>
    <w:rsid w:val="5D7C1ECD"/>
    <w:rsid w:val="5D82B36B"/>
    <w:rsid w:val="5DAE47BA"/>
    <w:rsid w:val="5DB0B9F6"/>
    <w:rsid w:val="5DB7D601"/>
    <w:rsid w:val="5DB98463"/>
    <w:rsid w:val="5DBDE106"/>
    <w:rsid w:val="5DD78485"/>
    <w:rsid w:val="5DED8B85"/>
    <w:rsid w:val="5DEFC41F"/>
    <w:rsid w:val="5DFE0AB1"/>
    <w:rsid w:val="5E07EF9C"/>
    <w:rsid w:val="5E097747"/>
    <w:rsid w:val="5E10DB4A"/>
    <w:rsid w:val="5E309939"/>
    <w:rsid w:val="5E35FDE5"/>
    <w:rsid w:val="5E3A28D6"/>
    <w:rsid w:val="5E47615B"/>
    <w:rsid w:val="5E5361E8"/>
    <w:rsid w:val="5E65996C"/>
    <w:rsid w:val="5E752E23"/>
    <w:rsid w:val="5E76B265"/>
    <w:rsid w:val="5E9484EC"/>
    <w:rsid w:val="5E9C2E7D"/>
    <w:rsid w:val="5EA9D444"/>
    <w:rsid w:val="5EAAD93A"/>
    <w:rsid w:val="5EC5D73E"/>
    <w:rsid w:val="5ED26D96"/>
    <w:rsid w:val="5ED91D17"/>
    <w:rsid w:val="5EE70BDB"/>
    <w:rsid w:val="5EEDF49C"/>
    <w:rsid w:val="5F15D103"/>
    <w:rsid w:val="5F18CDE3"/>
    <w:rsid w:val="5F1FFD49"/>
    <w:rsid w:val="5F232688"/>
    <w:rsid w:val="5F2649E2"/>
    <w:rsid w:val="5F284F0E"/>
    <w:rsid w:val="5F299DC5"/>
    <w:rsid w:val="5F3E00DE"/>
    <w:rsid w:val="5F5C7EB3"/>
    <w:rsid w:val="5F63CDD6"/>
    <w:rsid w:val="5F68DDD1"/>
    <w:rsid w:val="5F6982E7"/>
    <w:rsid w:val="5F73B231"/>
    <w:rsid w:val="5F7645AF"/>
    <w:rsid w:val="5F7C0598"/>
    <w:rsid w:val="5F801C20"/>
    <w:rsid w:val="5F8578AB"/>
    <w:rsid w:val="5F874CAE"/>
    <w:rsid w:val="5F9B58AE"/>
    <w:rsid w:val="5F9EA59E"/>
    <w:rsid w:val="5FA0EC21"/>
    <w:rsid w:val="5FA20BFD"/>
    <w:rsid w:val="5FB51E67"/>
    <w:rsid w:val="5FBA0D5E"/>
    <w:rsid w:val="5FC58A41"/>
    <w:rsid w:val="5FCC1528"/>
    <w:rsid w:val="5FD2F75E"/>
    <w:rsid w:val="5FE482F5"/>
    <w:rsid w:val="5FE9FEE1"/>
    <w:rsid w:val="600F57BB"/>
    <w:rsid w:val="601E8811"/>
    <w:rsid w:val="60283CE5"/>
    <w:rsid w:val="6049C2AE"/>
    <w:rsid w:val="604B17EC"/>
    <w:rsid w:val="60595593"/>
    <w:rsid w:val="6071DE18"/>
    <w:rsid w:val="607916DC"/>
    <w:rsid w:val="60799BDB"/>
    <w:rsid w:val="608501F4"/>
    <w:rsid w:val="60AB46C3"/>
    <w:rsid w:val="60B45C4F"/>
    <w:rsid w:val="60C451A7"/>
    <w:rsid w:val="60C6E845"/>
    <w:rsid w:val="60E0029B"/>
    <w:rsid w:val="60F1229A"/>
    <w:rsid w:val="6119394F"/>
    <w:rsid w:val="61239315"/>
    <w:rsid w:val="6123B1B3"/>
    <w:rsid w:val="612B829F"/>
    <w:rsid w:val="61348BE9"/>
    <w:rsid w:val="61362319"/>
    <w:rsid w:val="61387CE3"/>
    <w:rsid w:val="61439E46"/>
    <w:rsid w:val="6145BE7F"/>
    <w:rsid w:val="6145EE69"/>
    <w:rsid w:val="6149B5A4"/>
    <w:rsid w:val="61565E52"/>
    <w:rsid w:val="6156CDAD"/>
    <w:rsid w:val="6167F284"/>
    <w:rsid w:val="61897F54"/>
    <w:rsid w:val="61A4A7C8"/>
    <w:rsid w:val="61AB4CC0"/>
    <w:rsid w:val="61B97BE8"/>
    <w:rsid w:val="61CB33E6"/>
    <w:rsid w:val="61E1717D"/>
    <w:rsid w:val="61E79417"/>
    <w:rsid w:val="61F91805"/>
    <w:rsid w:val="6204B125"/>
    <w:rsid w:val="62065A42"/>
    <w:rsid w:val="6207F8AA"/>
    <w:rsid w:val="621BDBA4"/>
    <w:rsid w:val="621C3171"/>
    <w:rsid w:val="621FF161"/>
    <w:rsid w:val="622DC02E"/>
    <w:rsid w:val="62302D84"/>
    <w:rsid w:val="62384D33"/>
    <w:rsid w:val="6246A624"/>
    <w:rsid w:val="62480162"/>
    <w:rsid w:val="62601E81"/>
    <w:rsid w:val="6269E125"/>
    <w:rsid w:val="626C4E03"/>
    <w:rsid w:val="627F11E2"/>
    <w:rsid w:val="627F3A7F"/>
    <w:rsid w:val="62820F67"/>
    <w:rsid w:val="6283579C"/>
    <w:rsid w:val="628B05C3"/>
    <w:rsid w:val="629C0F6D"/>
    <w:rsid w:val="629D0A40"/>
    <w:rsid w:val="62A11DFB"/>
    <w:rsid w:val="62A7338B"/>
    <w:rsid w:val="62C9F849"/>
    <w:rsid w:val="62E8675E"/>
    <w:rsid w:val="62F487E1"/>
    <w:rsid w:val="62F58B7B"/>
    <w:rsid w:val="62F5D35A"/>
    <w:rsid w:val="62F7A7EB"/>
    <w:rsid w:val="62FC6A1D"/>
    <w:rsid w:val="6304A4E9"/>
    <w:rsid w:val="63188442"/>
    <w:rsid w:val="631C7F29"/>
    <w:rsid w:val="632BAEA3"/>
    <w:rsid w:val="632EC2F8"/>
    <w:rsid w:val="633DAADB"/>
    <w:rsid w:val="6351C4DD"/>
    <w:rsid w:val="635A00EA"/>
    <w:rsid w:val="635E8B30"/>
    <w:rsid w:val="636362EC"/>
    <w:rsid w:val="63775D77"/>
    <w:rsid w:val="6382EB04"/>
    <w:rsid w:val="63B5DBCA"/>
    <w:rsid w:val="63C82B3E"/>
    <w:rsid w:val="63C9D087"/>
    <w:rsid w:val="63F38666"/>
    <w:rsid w:val="64074470"/>
    <w:rsid w:val="642F588D"/>
    <w:rsid w:val="6458BEC7"/>
    <w:rsid w:val="645CE6F7"/>
    <w:rsid w:val="6471F787"/>
    <w:rsid w:val="647421BF"/>
    <w:rsid w:val="648475F6"/>
    <w:rsid w:val="6492D145"/>
    <w:rsid w:val="64984F85"/>
    <w:rsid w:val="64D26EF5"/>
    <w:rsid w:val="64DD21E0"/>
    <w:rsid w:val="64EBA8B7"/>
    <w:rsid w:val="64F13711"/>
    <w:rsid w:val="64FE8DDD"/>
    <w:rsid w:val="65029A96"/>
    <w:rsid w:val="6503DF60"/>
    <w:rsid w:val="65057FD7"/>
    <w:rsid w:val="6513830C"/>
    <w:rsid w:val="6529DD18"/>
    <w:rsid w:val="652D4443"/>
    <w:rsid w:val="6537F9AD"/>
    <w:rsid w:val="655BE684"/>
    <w:rsid w:val="655F0A28"/>
    <w:rsid w:val="65754876"/>
    <w:rsid w:val="657FD381"/>
    <w:rsid w:val="6597E84C"/>
    <w:rsid w:val="65A3156A"/>
    <w:rsid w:val="65C689ED"/>
    <w:rsid w:val="65D8CABB"/>
    <w:rsid w:val="65EA0DF6"/>
    <w:rsid w:val="660E01DF"/>
    <w:rsid w:val="6629CCB7"/>
    <w:rsid w:val="662C5DDB"/>
    <w:rsid w:val="662FAEA2"/>
    <w:rsid w:val="6647A095"/>
    <w:rsid w:val="665312D0"/>
    <w:rsid w:val="6676E498"/>
    <w:rsid w:val="668C46A7"/>
    <w:rsid w:val="669CD12A"/>
    <w:rsid w:val="669D07CE"/>
    <w:rsid w:val="66A27455"/>
    <w:rsid w:val="66A40FC3"/>
    <w:rsid w:val="66AA6CD0"/>
    <w:rsid w:val="66BAF426"/>
    <w:rsid w:val="66BC5443"/>
    <w:rsid w:val="66C7830C"/>
    <w:rsid w:val="66CC05A1"/>
    <w:rsid w:val="66DA5BA8"/>
    <w:rsid w:val="66E2C0F3"/>
    <w:rsid w:val="66E6CC72"/>
    <w:rsid w:val="66EF6049"/>
    <w:rsid w:val="66EF83C3"/>
    <w:rsid w:val="66EF849F"/>
    <w:rsid w:val="66F56D6F"/>
    <w:rsid w:val="6700D9AA"/>
    <w:rsid w:val="670ABD92"/>
    <w:rsid w:val="672229C9"/>
    <w:rsid w:val="672FBC74"/>
    <w:rsid w:val="67311AF9"/>
    <w:rsid w:val="673B442D"/>
    <w:rsid w:val="673F65F6"/>
    <w:rsid w:val="6754CE36"/>
    <w:rsid w:val="675920BB"/>
    <w:rsid w:val="676158CC"/>
    <w:rsid w:val="6762FFD3"/>
    <w:rsid w:val="676B42DD"/>
    <w:rsid w:val="67701A0C"/>
    <w:rsid w:val="6778A51C"/>
    <w:rsid w:val="678B370C"/>
    <w:rsid w:val="6795B92D"/>
    <w:rsid w:val="67989FA6"/>
    <w:rsid w:val="679AD2D1"/>
    <w:rsid w:val="67A34D42"/>
    <w:rsid w:val="67BA1358"/>
    <w:rsid w:val="67BF830C"/>
    <w:rsid w:val="67C75E6D"/>
    <w:rsid w:val="67EC0442"/>
    <w:rsid w:val="67ED7504"/>
    <w:rsid w:val="681D2E3A"/>
    <w:rsid w:val="681FF83F"/>
    <w:rsid w:val="68326BD2"/>
    <w:rsid w:val="6832E2AA"/>
    <w:rsid w:val="6833082E"/>
    <w:rsid w:val="684C3AEE"/>
    <w:rsid w:val="684ED501"/>
    <w:rsid w:val="684F16C7"/>
    <w:rsid w:val="6856C078"/>
    <w:rsid w:val="68573B5A"/>
    <w:rsid w:val="68673C49"/>
    <w:rsid w:val="68734CE7"/>
    <w:rsid w:val="68769711"/>
    <w:rsid w:val="6889522B"/>
    <w:rsid w:val="688DDF3D"/>
    <w:rsid w:val="68905688"/>
    <w:rsid w:val="68B0A4EC"/>
    <w:rsid w:val="68B1ADE3"/>
    <w:rsid w:val="68C283DD"/>
    <w:rsid w:val="68CA549C"/>
    <w:rsid w:val="68DC7F3A"/>
    <w:rsid w:val="68E65091"/>
    <w:rsid w:val="68E73AC0"/>
    <w:rsid w:val="68FAF8DA"/>
    <w:rsid w:val="690311DD"/>
    <w:rsid w:val="69057A3C"/>
    <w:rsid w:val="69062519"/>
    <w:rsid w:val="6907379A"/>
    <w:rsid w:val="6918396F"/>
    <w:rsid w:val="692A38AC"/>
    <w:rsid w:val="6945E191"/>
    <w:rsid w:val="694B8230"/>
    <w:rsid w:val="69561BB1"/>
    <w:rsid w:val="6958119E"/>
    <w:rsid w:val="6965174D"/>
    <w:rsid w:val="69783ABE"/>
    <w:rsid w:val="69859C14"/>
    <w:rsid w:val="69A6A8B7"/>
    <w:rsid w:val="69B8E8D8"/>
    <w:rsid w:val="69C2901F"/>
    <w:rsid w:val="69D1F76E"/>
    <w:rsid w:val="69D4B542"/>
    <w:rsid w:val="69DB6B74"/>
    <w:rsid w:val="69DBF831"/>
    <w:rsid w:val="69DF8104"/>
    <w:rsid w:val="69E48C14"/>
    <w:rsid w:val="69F4FE44"/>
    <w:rsid w:val="69F9AD63"/>
    <w:rsid w:val="69FF0BA6"/>
    <w:rsid w:val="6A0094EF"/>
    <w:rsid w:val="6A04CC52"/>
    <w:rsid w:val="6A07651B"/>
    <w:rsid w:val="6A0B3453"/>
    <w:rsid w:val="6A113A29"/>
    <w:rsid w:val="6A213595"/>
    <w:rsid w:val="6A27DA1F"/>
    <w:rsid w:val="6A4AC681"/>
    <w:rsid w:val="6A64EC47"/>
    <w:rsid w:val="6A732BA8"/>
    <w:rsid w:val="6A75729C"/>
    <w:rsid w:val="6A8E0115"/>
    <w:rsid w:val="6A9D9FF2"/>
    <w:rsid w:val="6AA6E3CA"/>
    <w:rsid w:val="6AA6F5E7"/>
    <w:rsid w:val="6AB393C5"/>
    <w:rsid w:val="6ABF01F8"/>
    <w:rsid w:val="6ABF5511"/>
    <w:rsid w:val="6AC07C10"/>
    <w:rsid w:val="6ACE4D54"/>
    <w:rsid w:val="6AD1EF64"/>
    <w:rsid w:val="6AD4EA14"/>
    <w:rsid w:val="6AE02A25"/>
    <w:rsid w:val="6AFC02F0"/>
    <w:rsid w:val="6B1D8BEE"/>
    <w:rsid w:val="6B24763C"/>
    <w:rsid w:val="6B28AF22"/>
    <w:rsid w:val="6B2A2AF3"/>
    <w:rsid w:val="6B3E7E35"/>
    <w:rsid w:val="6B4AE175"/>
    <w:rsid w:val="6B4BFEB6"/>
    <w:rsid w:val="6B5948DA"/>
    <w:rsid w:val="6B7179C3"/>
    <w:rsid w:val="6B85D709"/>
    <w:rsid w:val="6B966290"/>
    <w:rsid w:val="6B9DFB8B"/>
    <w:rsid w:val="6B9E3740"/>
    <w:rsid w:val="6BB4FD4E"/>
    <w:rsid w:val="6BB52949"/>
    <w:rsid w:val="6BB828E5"/>
    <w:rsid w:val="6BB9406F"/>
    <w:rsid w:val="6BC048AD"/>
    <w:rsid w:val="6BC74414"/>
    <w:rsid w:val="6BCF5786"/>
    <w:rsid w:val="6BF04200"/>
    <w:rsid w:val="6C0B1DAE"/>
    <w:rsid w:val="6C183346"/>
    <w:rsid w:val="6C1CC8B3"/>
    <w:rsid w:val="6C1EB238"/>
    <w:rsid w:val="6C3381D8"/>
    <w:rsid w:val="6C4FB6CF"/>
    <w:rsid w:val="6C547DFF"/>
    <w:rsid w:val="6C5D36D6"/>
    <w:rsid w:val="6C7BE49C"/>
    <w:rsid w:val="6C7BE956"/>
    <w:rsid w:val="6C9FE959"/>
    <w:rsid w:val="6CAE6925"/>
    <w:rsid w:val="6CAFDCA6"/>
    <w:rsid w:val="6CD481A5"/>
    <w:rsid w:val="6CD8D216"/>
    <w:rsid w:val="6CEB2087"/>
    <w:rsid w:val="6CFA5646"/>
    <w:rsid w:val="6CFDDE3D"/>
    <w:rsid w:val="6D18DAA3"/>
    <w:rsid w:val="6D3FAF81"/>
    <w:rsid w:val="6D45564A"/>
    <w:rsid w:val="6D520456"/>
    <w:rsid w:val="6D52CEBD"/>
    <w:rsid w:val="6D6ADD8E"/>
    <w:rsid w:val="6D6CB36A"/>
    <w:rsid w:val="6D7E5C28"/>
    <w:rsid w:val="6DB39A04"/>
    <w:rsid w:val="6DB5C5A4"/>
    <w:rsid w:val="6DBD6D5F"/>
    <w:rsid w:val="6DC50B3E"/>
    <w:rsid w:val="6DD31346"/>
    <w:rsid w:val="6DEC2BC0"/>
    <w:rsid w:val="6DFAF1A9"/>
    <w:rsid w:val="6E011F3F"/>
    <w:rsid w:val="6E1B481A"/>
    <w:rsid w:val="6E1F51B8"/>
    <w:rsid w:val="6E2DD533"/>
    <w:rsid w:val="6E443B3E"/>
    <w:rsid w:val="6E506FE6"/>
    <w:rsid w:val="6E58046F"/>
    <w:rsid w:val="6E79A556"/>
    <w:rsid w:val="6E7DAE0D"/>
    <w:rsid w:val="6E85758D"/>
    <w:rsid w:val="6E8F0B44"/>
    <w:rsid w:val="6E97D19E"/>
    <w:rsid w:val="6E991CB5"/>
    <w:rsid w:val="6EA50206"/>
    <w:rsid w:val="6EAA744C"/>
    <w:rsid w:val="6EBA8CA7"/>
    <w:rsid w:val="6EBB404D"/>
    <w:rsid w:val="6EC0B907"/>
    <w:rsid w:val="6ED03DE5"/>
    <w:rsid w:val="6ED4053B"/>
    <w:rsid w:val="6ED954A0"/>
    <w:rsid w:val="6EDF40E2"/>
    <w:rsid w:val="6EE36A75"/>
    <w:rsid w:val="6EE3A089"/>
    <w:rsid w:val="6F2D7453"/>
    <w:rsid w:val="6F51312F"/>
    <w:rsid w:val="6F5213BE"/>
    <w:rsid w:val="6F5A90D0"/>
    <w:rsid w:val="6F709405"/>
    <w:rsid w:val="6F7BCC29"/>
    <w:rsid w:val="6F83DB8E"/>
    <w:rsid w:val="6F8B21EC"/>
    <w:rsid w:val="6F903F9E"/>
    <w:rsid w:val="6F941D3C"/>
    <w:rsid w:val="6FB32F60"/>
    <w:rsid w:val="6FBAEB9D"/>
    <w:rsid w:val="6FC44624"/>
    <w:rsid w:val="6FCE9409"/>
    <w:rsid w:val="6FE96A24"/>
    <w:rsid w:val="6FE995FC"/>
    <w:rsid w:val="6FEBA4A8"/>
    <w:rsid w:val="6FEE479E"/>
    <w:rsid w:val="6FEF1346"/>
    <w:rsid w:val="6FF868B2"/>
    <w:rsid w:val="6FF96D0E"/>
    <w:rsid w:val="700B2385"/>
    <w:rsid w:val="700F76FD"/>
    <w:rsid w:val="7011BEC4"/>
    <w:rsid w:val="701602BA"/>
    <w:rsid w:val="701C9B2B"/>
    <w:rsid w:val="701E672B"/>
    <w:rsid w:val="7028A7AF"/>
    <w:rsid w:val="703423F5"/>
    <w:rsid w:val="70398789"/>
    <w:rsid w:val="704668F0"/>
    <w:rsid w:val="7052E722"/>
    <w:rsid w:val="705532AF"/>
    <w:rsid w:val="705574FE"/>
    <w:rsid w:val="7062BEC1"/>
    <w:rsid w:val="706D59AC"/>
    <w:rsid w:val="706FF538"/>
    <w:rsid w:val="7071F55D"/>
    <w:rsid w:val="7074EE39"/>
    <w:rsid w:val="707BA015"/>
    <w:rsid w:val="7081126C"/>
    <w:rsid w:val="708159C5"/>
    <w:rsid w:val="7090CDFF"/>
    <w:rsid w:val="70997DDF"/>
    <w:rsid w:val="709B738E"/>
    <w:rsid w:val="70A7AE01"/>
    <w:rsid w:val="70AADDE2"/>
    <w:rsid w:val="70AAE990"/>
    <w:rsid w:val="70B1FA8B"/>
    <w:rsid w:val="70B44569"/>
    <w:rsid w:val="70CE9FEE"/>
    <w:rsid w:val="70E18936"/>
    <w:rsid w:val="71034EC2"/>
    <w:rsid w:val="7120F413"/>
    <w:rsid w:val="712FAB39"/>
    <w:rsid w:val="714298ED"/>
    <w:rsid w:val="7149D015"/>
    <w:rsid w:val="71539DEB"/>
    <w:rsid w:val="715ABA33"/>
    <w:rsid w:val="716ED582"/>
    <w:rsid w:val="71755F45"/>
    <w:rsid w:val="71909E0F"/>
    <w:rsid w:val="7196B575"/>
    <w:rsid w:val="71A2AA92"/>
    <w:rsid w:val="71A90EB4"/>
    <w:rsid w:val="71A99108"/>
    <w:rsid w:val="71BAC2B9"/>
    <w:rsid w:val="7200E542"/>
    <w:rsid w:val="7209F971"/>
    <w:rsid w:val="721F04DB"/>
    <w:rsid w:val="72200FD9"/>
    <w:rsid w:val="72289390"/>
    <w:rsid w:val="722F363E"/>
    <w:rsid w:val="7240E187"/>
    <w:rsid w:val="7242AE2F"/>
    <w:rsid w:val="7266F992"/>
    <w:rsid w:val="7295FEAC"/>
    <w:rsid w:val="72A4B468"/>
    <w:rsid w:val="72A9D10E"/>
    <w:rsid w:val="72AD655A"/>
    <w:rsid w:val="72B7F7B7"/>
    <w:rsid w:val="72E6DD7D"/>
    <w:rsid w:val="72EBC2DD"/>
    <w:rsid w:val="72F49645"/>
    <w:rsid w:val="72FC6572"/>
    <w:rsid w:val="72FFA31B"/>
    <w:rsid w:val="73159BAD"/>
    <w:rsid w:val="732C5323"/>
    <w:rsid w:val="73399854"/>
    <w:rsid w:val="7342A03D"/>
    <w:rsid w:val="73463F4E"/>
    <w:rsid w:val="736B3B85"/>
    <w:rsid w:val="73808A26"/>
    <w:rsid w:val="7383AB7C"/>
    <w:rsid w:val="7385887C"/>
    <w:rsid w:val="73A104D4"/>
    <w:rsid w:val="73A69DDE"/>
    <w:rsid w:val="73A86F0D"/>
    <w:rsid w:val="73ACFCE6"/>
    <w:rsid w:val="73B55E0F"/>
    <w:rsid w:val="73CF63D3"/>
    <w:rsid w:val="73D85839"/>
    <w:rsid w:val="73DC4B14"/>
    <w:rsid w:val="73E534EB"/>
    <w:rsid w:val="73E68043"/>
    <w:rsid w:val="73E701DB"/>
    <w:rsid w:val="73EC248C"/>
    <w:rsid w:val="73EF83B8"/>
    <w:rsid w:val="73F3E184"/>
    <w:rsid w:val="73F8E9C1"/>
    <w:rsid w:val="740E3FC4"/>
    <w:rsid w:val="7418AF28"/>
    <w:rsid w:val="741F970E"/>
    <w:rsid w:val="744415B0"/>
    <w:rsid w:val="745A7980"/>
    <w:rsid w:val="7472FE27"/>
    <w:rsid w:val="74828BC2"/>
    <w:rsid w:val="7483EB4D"/>
    <w:rsid w:val="748B78A0"/>
    <w:rsid w:val="749D83BA"/>
    <w:rsid w:val="74A22F81"/>
    <w:rsid w:val="74B6974D"/>
    <w:rsid w:val="74BD8403"/>
    <w:rsid w:val="74CC5DAD"/>
    <w:rsid w:val="74CCB45F"/>
    <w:rsid w:val="74D49622"/>
    <w:rsid w:val="74E83FA9"/>
    <w:rsid w:val="74F04E25"/>
    <w:rsid w:val="74F94B75"/>
    <w:rsid w:val="751F8DF4"/>
    <w:rsid w:val="7530ED33"/>
    <w:rsid w:val="7533833B"/>
    <w:rsid w:val="754901DD"/>
    <w:rsid w:val="754A99DD"/>
    <w:rsid w:val="754AFF62"/>
    <w:rsid w:val="756F91B5"/>
    <w:rsid w:val="75857755"/>
    <w:rsid w:val="758AA701"/>
    <w:rsid w:val="759556C3"/>
    <w:rsid w:val="75A103A8"/>
    <w:rsid w:val="75A475CF"/>
    <w:rsid w:val="75B16CD5"/>
    <w:rsid w:val="75B498C5"/>
    <w:rsid w:val="75C2EA6E"/>
    <w:rsid w:val="75FF3EDE"/>
    <w:rsid w:val="760065FB"/>
    <w:rsid w:val="7650134F"/>
    <w:rsid w:val="7654D583"/>
    <w:rsid w:val="765804A1"/>
    <w:rsid w:val="7661CFF8"/>
    <w:rsid w:val="7671E6FF"/>
    <w:rsid w:val="7679D511"/>
    <w:rsid w:val="768D526A"/>
    <w:rsid w:val="7697B987"/>
    <w:rsid w:val="769DA93B"/>
    <w:rsid w:val="76A0AB5E"/>
    <w:rsid w:val="76A5D39D"/>
    <w:rsid w:val="76AB824F"/>
    <w:rsid w:val="76ABC230"/>
    <w:rsid w:val="76B35BD3"/>
    <w:rsid w:val="76D72C24"/>
    <w:rsid w:val="76E789F7"/>
    <w:rsid w:val="76E9CC91"/>
    <w:rsid w:val="76FEB558"/>
    <w:rsid w:val="76FFCB48"/>
    <w:rsid w:val="772081E3"/>
    <w:rsid w:val="77284287"/>
    <w:rsid w:val="772E66DC"/>
    <w:rsid w:val="772F977B"/>
    <w:rsid w:val="773C52AA"/>
    <w:rsid w:val="7752195A"/>
    <w:rsid w:val="775A923C"/>
    <w:rsid w:val="775EE3FB"/>
    <w:rsid w:val="777D3B5F"/>
    <w:rsid w:val="777DDACA"/>
    <w:rsid w:val="7785CD9D"/>
    <w:rsid w:val="77902D73"/>
    <w:rsid w:val="779BA21E"/>
    <w:rsid w:val="77B2CC5D"/>
    <w:rsid w:val="77BECEE7"/>
    <w:rsid w:val="77D835B0"/>
    <w:rsid w:val="77D98134"/>
    <w:rsid w:val="77E5BDDB"/>
    <w:rsid w:val="77EC9E77"/>
    <w:rsid w:val="77ED45E1"/>
    <w:rsid w:val="77F4B033"/>
    <w:rsid w:val="77F50304"/>
    <w:rsid w:val="780114E4"/>
    <w:rsid w:val="7805F03F"/>
    <w:rsid w:val="782DCF53"/>
    <w:rsid w:val="7836870E"/>
    <w:rsid w:val="78451062"/>
    <w:rsid w:val="78588735"/>
    <w:rsid w:val="785AA541"/>
    <w:rsid w:val="785E6212"/>
    <w:rsid w:val="78613E83"/>
    <w:rsid w:val="7867A353"/>
    <w:rsid w:val="78698D43"/>
    <w:rsid w:val="7882D228"/>
    <w:rsid w:val="7894F3CF"/>
    <w:rsid w:val="789AD8F1"/>
    <w:rsid w:val="78C74EAE"/>
    <w:rsid w:val="78CD020B"/>
    <w:rsid w:val="7918E475"/>
    <w:rsid w:val="79237D94"/>
    <w:rsid w:val="792E5D9A"/>
    <w:rsid w:val="793F2726"/>
    <w:rsid w:val="79568B07"/>
    <w:rsid w:val="796BF274"/>
    <w:rsid w:val="798A0E20"/>
    <w:rsid w:val="798B6EAE"/>
    <w:rsid w:val="799D0205"/>
    <w:rsid w:val="79C5543A"/>
    <w:rsid w:val="79D895DA"/>
    <w:rsid w:val="79EAB559"/>
    <w:rsid w:val="7A12611E"/>
    <w:rsid w:val="7A153006"/>
    <w:rsid w:val="7A16C5A9"/>
    <w:rsid w:val="7A2521EE"/>
    <w:rsid w:val="7A2AAD97"/>
    <w:rsid w:val="7A2F4857"/>
    <w:rsid w:val="7A412949"/>
    <w:rsid w:val="7A4E6513"/>
    <w:rsid w:val="7A529B7A"/>
    <w:rsid w:val="7A5810CE"/>
    <w:rsid w:val="7A74AB68"/>
    <w:rsid w:val="7A751A9E"/>
    <w:rsid w:val="7A7DBD47"/>
    <w:rsid w:val="7A892B6B"/>
    <w:rsid w:val="7A8A0F32"/>
    <w:rsid w:val="7A9CE788"/>
    <w:rsid w:val="7A9F8CC6"/>
    <w:rsid w:val="7ACEB915"/>
    <w:rsid w:val="7AD5D132"/>
    <w:rsid w:val="7AD77CE3"/>
    <w:rsid w:val="7ADF8D9A"/>
    <w:rsid w:val="7AF3004B"/>
    <w:rsid w:val="7AFFC964"/>
    <w:rsid w:val="7B023818"/>
    <w:rsid w:val="7B16C201"/>
    <w:rsid w:val="7B1B2173"/>
    <w:rsid w:val="7B2D6B23"/>
    <w:rsid w:val="7B35CCA1"/>
    <w:rsid w:val="7B592C91"/>
    <w:rsid w:val="7B5F6B29"/>
    <w:rsid w:val="7B66FEFD"/>
    <w:rsid w:val="7B757EA8"/>
    <w:rsid w:val="7BF7E6DB"/>
    <w:rsid w:val="7BF9CC5F"/>
    <w:rsid w:val="7C057496"/>
    <w:rsid w:val="7C062598"/>
    <w:rsid w:val="7C102F93"/>
    <w:rsid w:val="7C44A7B1"/>
    <w:rsid w:val="7C5BD306"/>
    <w:rsid w:val="7C74C1E9"/>
    <w:rsid w:val="7C75056A"/>
    <w:rsid w:val="7C767A5C"/>
    <w:rsid w:val="7C7E2EB5"/>
    <w:rsid w:val="7C83AFDF"/>
    <w:rsid w:val="7C8415AB"/>
    <w:rsid w:val="7C85585C"/>
    <w:rsid w:val="7C890781"/>
    <w:rsid w:val="7C90BAF1"/>
    <w:rsid w:val="7CA186FA"/>
    <w:rsid w:val="7CA79403"/>
    <w:rsid w:val="7CB2142F"/>
    <w:rsid w:val="7CC59FBE"/>
    <w:rsid w:val="7CC95440"/>
    <w:rsid w:val="7CE1C0CB"/>
    <w:rsid w:val="7CE8185F"/>
    <w:rsid w:val="7CEBCC2F"/>
    <w:rsid w:val="7CEBEE71"/>
    <w:rsid w:val="7CFF9818"/>
    <w:rsid w:val="7D0701C4"/>
    <w:rsid w:val="7D21EAAA"/>
    <w:rsid w:val="7D2D19D0"/>
    <w:rsid w:val="7D2FBA87"/>
    <w:rsid w:val="7D38E15D"/>
    <w:rsid w:val="7D4E96C6"/>
    <w:rsid w:val="7D4ED5C8"/>
    <w:rsid w:val="7D7BAAA0"/>
    <w:rsid w:val="7D7D8827"/>
    <w:rsid w:val="7D80B478"/>
    <w:rsid w:val="7DAE5D5F"/>
    <w:rsid w:val="7DAEB6C6"/>
    <w:rsid w:val="7DFE2395"/>
    <w:rsid w:val="7E1A52DA"/>
    <w:rsid w:val="7E3455FD"/>
    <w:rsid w:val="7E40BE1F"/>
    <w:rsid w:val="7E4BAD78"/>
    <w:rsid w:val="7E549403"/>
    <w:rsid w:val="7E57C139"/>
    <w:rsid w:val="7E87DB5D"/>
    <w:rsid w:val="7E8E24F6"/>
    <w:rsid w:val="7E9112F4"/>
    <w:rsid w:val="7E9415DF"/>
    <w:rsid w:val="7E9FE45D"/>
    <w:rsid w:val="7ED4332C"/>
    <w:rsid w:val="7EE11BF2"/>
    <w:rsid w:val="7EE4211F"/>
    <w:rsid w:val="7EE82889"/>
    <w:rsid w:val="7EEE9B45"/>
    <w:rsid w:val="7F04D7B8"/>
    <w:rsid w:val="7F11536F"/>
    <w:rsid w:val="7F16668B"/>
    <w:rsid w:val="7F330FCC"/>
    <w:rsid w:val="7F3BBEAB"/>
    <w:rsid w:val="7F43CF24"/>
    <w:rsid w:val="7F490026"/>
    <w:rsid w:val="7F56D348"/>
    <w:rsid w:val="7F659932"/>
    <w:rsid w:val="7F6AD0B9"/>
    <w:rsid w:val="7F803D5F"/>
    <w:rsid w:val="7F94CBBB"/>
    <w:rsid w:val="7FA382AD"/>
    <w:rsid w:val="7FA55612"/>
    <w:rsid w:val="7FA7649D"/>
    <w:rsid w:val="7FC0BCA0"/>
    <w:rsid w:val="7FF33C24"/>
    <w:rsid w:val="7FFF47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EC3BF"/>
  <w15:docId w15:val="{CD2F6592-EB17-41E8-8223-D0CDF96A1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right="7488"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i/>
      <w:color w:val="000000"/>
      <w:sz w:val="21"/>
    </w:rPr>
  </w:style>
  <w:style w:type="paragraph" w:styleId="Heading3">
    <w:name w:val="heading 3"/>
    <w:basedOn w:val="Normal"/>
    <w:next w:val="Normal"/>
    <w:link w:val="Heading3Char"/>
    <w:uiPriority w:val="9"/>
    <w:semiHidden/>
    <w:unhideWhenUsed/>
    <w:qFormat/>
    <w:rsid w:val="00BC32FF"/>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21"/>
    </w:rPr>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70E77"/>
    <w:rPr>
      <w:color w:val="467886" w:themeColor="hyperlink"/>
      <w:u w:val="single"/>
    </w:rPr>
  </w:style>
  <w:style w:type="character" w:styleId="UnresolvedMention">
    <w:name w:val="Unresolved Mention"/>
    <w:basedOn w:val="DefaultParagraphFont"/>
    <w:uiPriority w:val="99"/>
    <w:semiHidden/>
    <w:unhideWhenUsed/>
    <w:rsid w:val="00370E77"/>
    <w:rPr>
      <w:color w:val="605E5C"/>
      <w:shd w:val="clear" w:color="auto" w:fill="E1DFDD"/>
    </w:rPr>
  </w:style>
  <w:style w:type="table" w:styleId="TableGrid0">
    <w:name w:val="Table Grid"/>
    <w:basedOn w:val="TableNormal"/>
    <w:uiPriority w:val="39"/>
    <w:rsid w:val="007E7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A217A"/>
    <w:rPr>
      <w:sz w:val="16"/>
      <w:szCs w:val="16"/>
    </w:rPr>
  </w:style>
  <w:style w:type="paragraph" w:styleId="CommentText">
    <w:name w:val="annotation text"/>
    <w:basedOn w:val="Normal"/>
    <w:link w:val="CommentTextChar"/>
    <w:uiPriority w:val="99"/>
    <w:unhideWhenUsed/>
    <w:rsid w:val="00CA217A"/>
    <w:pPr>
      <w:spacing w:line="240" w:lineRule="auto"/>
    </w:pPr>
    <w:rPr>
      <w:szCs w:val="20"/>
    </w:rPr>
  </w:style>
  <w:style w:type="character" w:customStyle="1" w:styleId="CommentTextChar">
    <w:name w:val="Comment Text Char"/>
    <w:basedOn w:val="DefaultParagraphFont"/>
    <w:link w:val="CommentText"/>
    <w:uiPriority w:val="99"/>
    <w:rsid w:val="00CA217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CA217A"/>
    <w:rPr>
      <w:b/>
      <w:bCs/>
    </w:rPr>
  </w:style>
  <w:style w:type="character" w:customStyle="1" w:styleId="CommentSubjectChar">
    <w:name w:val="Comment Subject Char"/>
    <w:basedOn w:val="CommentTextChar"/>
    <w:link w:val="CommentSubject"/>
    <w:uiPriority w:val="99"/>
    <w:semiHidden/>
    <w:rsid w:val="00CA217A"/>
    <w:rPr>
      <w:rFonts w:ascii="Calibri" w:eastAsia="Calibri" w:hAnsi="Calibri" w:cs="Calibri"/>
      <w:b/>
      <w:bCs/>
      <w:color w:val="000000"/>
      <w:sz w:val="20"/>
      <w:szCs w:val="20"/>
    </w:rPr>
  </w:style>
  <w:style w:type="paragraph" w:styleId="Revision">
    <w:name w:val="Revision"/>
    <w:hidden/>
    <w:uiPriority w:val="99"/>
    <w:semiHidden/>
    <w:rsid w:val="0054156F"/>
    <w:pPr>
      <w:spacing w:after="0" w:line="240" w:lineRule="auto"/>
    </w:pPr>
    <w:rPr>
      <w:rFonts w:ascii="Calibri" w:eastAsia="Calibri" w:hAnsi="Calibri" w:cs="Calibri"/>
      <w:color w:val="000000"/>
      <w:sz w:val="20"/>
    </w:rPr>
  </w:style>
  <w:style w:type="paragraph" w:styleId="ListParagraph">
    <w:name w:val="List Paragraph"/>
    <w:basedOn w:val="Normal"/>
    <w:uiPriority w:val="34"/>
    <w:qFormat/>
    <w:rsid w:val="0002763A"/>
    <w:pPr>
      <w:spacing w:after="0" w:line="240" w:lineRule="auto"/>
      <w:ind w:left="720" w:firstLine="0"/>
      <w:contextualSpacing/>
      <w:jc w:val="left"/>
    </w:pPr>
    <w:rPr>
      <w:rFonts w:ascii="Arial" w:eastAsiaTheme="minorHAnsi" w:hAnsi="Arial" w:cs="Arial"/>
      <w:color w:val="auto"/>
      <w:kern w:val="0"/>
      <w:sz w:val="24"/>
      <w14:ligatures w14:val="none"/>
    </w:rPr>
  </w:style>
  <w:style w:type="character" w:styleId="LineNumber">
    <w:name w:val="line number"/>
    <w:basedOn w:val="DefaultParagraphFont"/>
    <w:uiPriority w:val="99"/>
    <w:unhideWhenUsed/>
    <w:rsid w:val="00EC547E"/>
    <w:rPr>
      <w:rFonts w:ascii="Arial" w:hAnsi="Arial"/>
      <w:sz w:val="20"/>
    </w:rPr>
  </w:style>
  <w:style w:type="character" w:customStyle="1" w:styleId="apple-converted-space">
    <w:name w:val="apple-converted-space"/>
    <w:basedOn w:val="DefaultParagraphFont"/>
    <w:rsid w:val="007814BA"/>
  </w:style>
  <w:style w:type="paragraph" w:styleId="Header">
    <w:name w:val="header"/>
    <w:basedOn w:val="Normal"/>
    <w:link w:val="HeaderChar"/>
    <w:uiPriority w:val="99"/>
    <w:semiHidden/>
    <w:unhideWhenUsed/>
    <w:rsid w:val="00D148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48F5"/>
    <w:rPr>
      <w:rFonts w:ascii="Calibri" w:eastAsia="Calibri" w:hAnsi="Calibri" w:cs="Calibri"/>
      <w:color w:val="000000"/>
      <w:sz w:val="20"/>
    </w:rPr>
  </w:style>
  <w:style w:type="paragraph" w:styleId="Footer">
    <w:name w:val="footer"/>
    <w:basedOn w:val="Normal"/>
    <w:link w:val="FooterChar"/>
    <w:uiPriority w:val="99"/>
    <w:semiHidden/>
    <w:unhideWhenUsed/>
    <w:rsid w:val="00D148F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148F5"/>
    <w:rPr>
      <w:rFonts w:ascii="Calibri" w:eastAsia="Calibri" w:hAnsi="Calibri" w:cs="Calibri"/>
      <w:color w:val="000000"/>
      <w:sz w:val="20"/>
    </w:rPr>
  </w:style>
  <w:style w:type="character" w:customStyle="1" w:styleId="Heading3Char">
    <w:name w:val="Heading 3 Char"/>
    <w:basedOn w:val="DefaultParagraphFont"/>
    <w:link w:val="Heading3"/>
    <w:uiPriority w:val="9"/>
    <w:semiHidden/>
    <w:rsid w:val="00BC32FF"/>
    <w:rPr>
      <w:rFonts w:asciiTheme="majorHAnsi" w:eastAsiaTheme="majorEastAsia" w:hAnsiTheme="majorHAnsi" w:cstheme="majorBidi"/>
      <w:color w:val="0A2F40" w:themeColor="accent1" w:themeShade="7F"/>
    </w:rPr>
  </w:style>
  <w:style w:type="paragraph" w:styleId="Caption">
    <w:name w:val="caption"/>
    <w:basedOn w:val="Normal"/>
    <w:next w:val="Normal"/>
    <w:uiPriority w:val="35"/>
    <w:unhideWhenUsed/>
    <w:qFormat/>
    <w:rsid w:val="00CA2A62"/>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69291E"/>
    <w:rPr>
      <w:color w:val="666666"/>
    </w:rPr>
  </w:style>
  <w:style w:type="paragraph" w:styleId="Title">
    <w:name w:val="Title"/>
    <w:basedOn w:val="Normal"/>
    <w:next w:val="Normal"/>
    <w:link w:val="TitleChar"/>
    <w:uiPriority w:val="10"/>
    <w:qFormat/>
    <w:rsid w:val="00233C17"/>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33C1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277">
      <w:bodyDiv w:val="1"/>
      <w:marLeft w:val="0"/>
      <w:marRight w:val="0"/>
      <w:marTop w:val="0"/>
      <w:marBottom w:val="0"/>
      <w:divBdr>
        <w:top w:val="none" w:sz="0" w:space="0" w:color="auto"/>
        <w:left w:val="none" w:sz="0" w:space="0" w:color="auto"/>
        <w:bottom w:val="none" w:sz="0" w:space="0" w:color="auto"/>
        <w:right w:val="none" w:sz="0" w:space="0" w:color="auto"/>
      </w:divBdr>
    </w:div>
    <w:div w:id="2629358">
      <w:bodyDiv w:val="1"/>
      <w:marLeft w:val="0"/>
      <w:marRight w:val="0"/>
      <w:marTop w:val="0"/>
      <w:marBottom w:val="0"/>
      <w:divBdr>
        <w:top w:val="none" w:sz="0" w:space="0" w:color="auto"/>
        <w:left w:val="none" w:sz="0" w:space="0" w:color="auto"/>
        <w:bottom w:val="none" w:sz="0" w:space="0" w:color="auto"/>
        <w:right w:val="none" w:sz="0" w:space="0" w:color="auto"/>
      </w:divBdr>
    </w:div>
    <w:div w:id="5183128">
      <w:bodyDiv w:val="1"/>
      <w:marLeft w:val="0"/>
      <w:marRight w:val="0"/>
      <w:marTop w:val="0"/>
      <w:marBottom w:val="0"/>
      <w:divBdr>
        <w:top w:val="none" w:sz="0" w:space="0" w:color="auto"/>
        <w:left w:val="none" w:sz="0" w:space="0" w:color="auto"/>
        <w:bottom w:val="none" w:sz="0" w:space="0" w:color="auto"/>
        <w:right w:val="none" w:sz="0" w:space="0" w:color="auto"/>
      </w:divBdr>
    </w:div>
    <w:div w:id="8336786">
      <w:bodyDiv w:val="1"/>
      <w:marLeft w:val="0"/>
      <w:marRight w:val="0"/>
      <w:marTop w:val="0"/>
      <w:marBottom w:val="0"/>
      <w:divBdr>
        <w:top w:val="none" w:sz="0" w:space="0" w:color="auto"/>
        <w:left w:val="none" w:sz="0" w:space="0" w:color="auto"/>
        <w:bottom w:val="none" w:sz="0" w:space="0" w:color="auto"/>
        <w:right w:val="none" w:sz="0" w:space="0" w:color="auto"/>
      </w:divBdr>
    </w:div>
    <w:div w:id="11616137">
      <w:bodyDiv w:val="1"/>
      <w:marLeft w:val="0"/>
      <w:marRight w:val="0"/>
      <w:marTop w:val="0"/>
      <w:marBottom w:val="0"/>
      <w:divBdr>
        <w:top w:val="none" w:sz="0" w:space="0" w:color="auto"/>
        <w:left w:val="none" w:sz="0" w:space="0" w:color="auto"/>
        <w:bottom w:val="none" w:sz="0" w:space="0" w:color="auto"/>
        <w:right w:val="none" w:sz="0" w:space="0" w:color="auto"/>
      </w:divBdr>
    </w:div>
    <w:div w:id="17127997">
      <w:bodyDiv w:val="1"/>
      <w:marLeft w:val="0"/>
      <w:marRight w:val="0"/>
      <w:marTop w:val="0"/>
      <w:marBottom w:val="0"/>
      <w:divBdr>
        <w:top w:val="none" w:sz="0" w:space="0" w:color="auto"/>
        <w:left w:val="none" w:sz="0" w:space="0" w:color="auto"/>
        <w:bottom w:val="none" w:sz="0" w:space="0" w:color="auto"/>
        <w:right w:val="none" w:sz="0" w:space="0" w:color="auto"/>
      </w:divBdr>
    </w:div>
    <w:div w:id="26370348">
      <w:bodyDiv w:val="1"/>
      <w:marLeft w:val="0"/>
      <w:marRight w:val="0"/>
      <w:marTop w:val="0"/>
      <w:marBottom w:val="0"/>
      <w:divBdr>
        <w:top w:val="none" w:sz="0" w:space="0" w:color="auto"/>
        <w:left w:val="none" w:sz="0" w:space="0" w:color="auto"/>
        <w:bottom w:val="none" w:sz="0" w:space="0" w:color="auto"/>
        <w:right w:val="none" w:sz="0" w:space="0" w:color="auto"/>
      </w:divBdr>
    </w:div>
    <w:div w:id="26687898">
      <w:bodyDiv w:val="1"/>
      <w:marLeft w:val="0"/>
      <w:marRight w:val="0"/>
      <w:marTop w:val="0"/>
      <w:marBottom w:val="0"/>
      <w:divBdr>
        <w:top w:val="none" w:sz="0" w:space="0" w:color="auto"/>
        <w:left w:val="none" w:sz="0" w:space="0" w:color="auto"/>
        <w:bottom w:val="none" w:sz="0" w:space="0" w:color="auto"/>
        <w:right w:val="none" w:sz="0" w:space="0" w:color="auto"/>
      </w:divBdr>
      <w:divsChild>
        <w:div w:id="140385981">
          <w:marLeft w:val="480"/>
          <w:marRight w:val="0"/>
          <w:marTop w:val="0"/>
          <w:marBottom w:val="0"/>
          <w:divBdr>
            <w:top w:val="none" w:sz="0" w:space="0" w:color="auto"/>
            <w:left w:val="none" w:sz="0" w:space="0" w:color="auto"/>
            <w:bottom w:val="none" w:sz="0" w:space="0" w:color="auto"/>
            <w:right w:val="none" w:sz="0" w:space="0" w:color="auto"/>
          </w:divBdr>
        </w:div>
        <w:div w:id="375471300">
          <w:marLeft w:val="480"/>
          <w:marRight w:val="0"/>
          <w:marTop w:val="0"/>
          <w:marBottom w:val="0"/>
          <w:divBdr>
            <w:top w:val="none" w:sz="0" w:space="0" w:color="auto"/>
            <w:left w:val="none" w:sz="0" w:space="0" w:color="auto"/>
            <w:bottom w:val="none" w:sz="0" w:space="0" w:color="auto"/>
            <w:right w:val="none" w:sz="0" w:space="0" w:color="auto"/>
          </w:divBdr>
        </w:div>
        <w:div w:id="420838860">
          <w:marLeft w:val="480"/>
          <w:marRight w:val="0"/>
          <w:marTop w:val="0"/>
          <w:marBottom w:val="0"/>
          <w:divBdr>
            <w:top w:val="none" w:sz="0" w:space="0" w:color="auto"/>
            <w:left w:val="none" w:sz="0" w:space="0" w:color="auto"/>
            <w:bottom w:val="none" w:sz="0" w:space="0" w:color="auto"/>
            <w:right w:val="none" w:sz="0" w:space="0" w:color="auto"/>
          </w:divBdr>
        </w:div>
        <w:div w:id="456922108">
          <w:marLeft w:val="480"/>
          <w:marRight w:val="0"/>
          <w:marTop w:val="0"/>
          <w:marBottom w:val="0"/>
          <w:divBdr>
            <w:top w:val="none" w:sz="0" w:space="0" w:color="auto"/>
            <w:left w:val="none" w:sz="0" w:space="0" w:color="auto"/>
            <w:bottom w:val="none" w:sz="0" w:space="0" w:color="auto"/>
            <w:right w:val="none" w:sz="0" w:space="0" w:color="auto"/>
          </w:divBdr>
        </w:div>
        <w:div w:id="483082542">
          <w:marLeft w:val="480"/>
          <w:marRight w:val="0"/>
          <w:marTop w:val="0"/>
          <w:marBottom w:val="0"/>
          <w:divBdr>
            <w:top w:val="none" w:sz="0" w:space="0" w:color="auto"/>
            <w:left w:val="none" w:sz="0" w:space="0" w:color="auto"/>
            <w:bottom w:val="none" w:sz="0" w:space="0" w:color="auto"/>
            <w:right w:val="none" w:sz="0" w:space="0" w:color="auto"/>
          </w:divBdr>
        </w:div>
        <w:div w:id="511649232">
          <w:marLeft w:val="480"/>
          <w:marRight w:val="0"/>
          <w:marTop w:val="0"/>
          <w:marBottom w:val="0"/>
          <w:divBdr>
            <w:top w:val="none" w:sz="0" w:space="0" w:color="auto"/>
            <w:left w:val="none" w:sz="0" w:space="0" w:color="auto"/>
            <w:bottom w:val="none" w:sz="0" w:space="0" w:color="auto"/>
            <w:right w:val="none" w:sz="0" w:space="0" w:color="auto"/>
          </w:divBdr>
        </w:div>
        <w:div w:id="559437007">
          <w:marLeft w:val="480"/>
          <w:marRight w:val="0"/>
          <w:marTop w:val="0"/>
          <w:marBottom w:val="0"/>
          <w:divBdr>
            <w:top w:val="none" w:sz="0" w:space="0" w:color="auto"/>
            <w:left w:val="none" w:sz="0" w:space="0" w:color="auto"/>
            <w:bottom w:val="none" w:sz="0" w:space="0" w:color="auto"/>
            <w:right w:val="none" w:sz="0" w:space="0" w:color="auto"/>
          </w:divBdr>
        </w:div>
        <w:div w:id="575819368">
          <w:marLeft w:val="480"/>
          <w:marRight w:val="0"/>
          <w:marTop w:val="0"/>
          <w:marBottom w:val="0"/>
          <w:divBdr>
            <w:top w:val="none" w:sz="0" w:space="0" w:color="auto"/>
            <w:left w:val="none" w:sz="0" w:space="0" w:color="auto"/>
            <w:bottom w:val="none" w:sz="0" w:space="0" w:color="auto"/>
            <w:right w:val="none" w:sz="0" w:space="0" w:color="auto"/>
          </w:divBdr>
        </w:div>
        <w:div w:id="648554600">
          <w:marLeft w:val="480"/>
          <w:marRight w:val="0"/>
          <w:marTop w:val="0"/>
          <w:marBottom w:val="0"/>
          <w:divBdr>
            <w:top w:val="none" w:sz="0" w:space="0" w:color="auto"/>
            <w:left w:val="none" w:sz="0" w:space="0" w:color="auto"/>
            <w:bottom w:val="none" w:sz="0" w:space="0" w:color="auto"/>
            <w:right w:val="none" w:sz="0" w:space="0" w:color="auto"/>
          </w:divBdr>
        </w:div>
        <w:div w:id="774054169">
          <w:marLeft w:val="480"/>
          <w:marRight w:val="0"/>
          <w:marTop w:val="0"/>
          <w:marBottom w:val="0"/>
          <w:divBdr>
            <w:top w:val="none" w:sz="0" w:space="0" w:color="auto"/>
            <w:left w:val="none" w:sz="0" w:space="0" w:color="auto"/>
            <w:bottom w:val="none" w:sz="0" w:space="0" w:color="auto"/>
            <w:right w:val="none" w:sz="0" w:space="0" w:color="auto"/>
          </w:divBdr>
        </w:div>
        <w:div w:id="893076895">
          <w:marLeft w:val="480"/>
          <w:marRight w:val="0"/>
          <w:marTop w:val="0"/>
          <w:marBottom w:val="0"/>
          <w:divBdr>
            <w:top w:val="none" w:sz="0" w:space="0" w:color="auto"/>
            <w:left w:val="none" w:sz="0" w:space="0" w:color="auto"/>
            <w:bottom w:val="none" w:sz="0" w:space="0" w:color="auto"/>
            <w:right w:val="none" w:sz="0" w:space="0" w:color="auto"/>
          </w:divBdr>
        </w:div>
        <w:div w:id="1245609519">
          <w:marLeft w:val="480"/>
          <w:marRight w:val="0"/>
          <w:marTop w:val="0"/>
          <w:marBottom w:val="0"/>
          <w:divBdr>
            <w:top w:val="none" w:sz="0" w:space="0" w:color="auto"/>
            <w:left w:val="none" w:sz="0" w:space="0" w:color="auto"/>
            <w:bottom w:val="none" w:sz="0" w:space="0" w:color="auto"/>
            <w:right w:val="none" w:sz="0" w:space="0" w:color="auto"/>
          </w:divBdr>
        </w:div>
        <w:div w:id="1265111432">
          <w:marLeft w:val="480"/>
          <w:marRight w:val="0"/>
          <w:marTop w:val="0"/>
          <w:marBottom w:val="0"/>
          <w:divBdr>
            <w:top w:val="none" w:sz="0" w:space="0" w:color="auto"/>
            <w:left w:val="none" w:sz="0" w:space="0" w:color="auto"/>
            <w:bottom w:val="none" w:sz="0" w:space="0" w:color="auto"/>
            <w:right w:val="none" w:sz="0" w:space="0" w:color="auto"/>
          </w:divBdr>
        </w:div>
        <w:div w:id="1281643670">
          <w:marLeft w:val="480"/>
          <w:marRight w:val="0"/>
          <w:marTop w:val="0"/>
          <w:marBottom w:val="0"/>
          <w:divBdr>
            <w:top w:val="none" w:sz="0" w:space="0" w:color="auto"/>
            <w:left w:val="none" w:sz="0" w:space="0" w:color="auto"/>
            <w:bottom w:val="none" w:sz="0" w:space="0" w:color="auto"/>
            <w:right w:val="none" w:sz="0" w:space="0" w:color="auto"/>
          </w:divBdr>
        </w:div>
        <w:div w:id="1285111086">
          <w:marLeft w:val="480"/>
          <w:marRight w:val="0"/>
          <w:marTop w:val="0"/>
          <w:marBottom w:val="0"/>
          <w:divBdr>
            <w:top w:val="none" w:sz="0" w:space="0" w:color="auto"/>
            <w:left w:val="none" w:sz="0" w:space="0" w:color="auto"/>
            <w:bottom w:val="none" w:sz="0" w:space="0" w:color="auto"/>
            <w:right w:val="none" w:sz="0" w:space="0" w:color="auto"/>
          </w:divBdr>
        </w:div>
        <w:div w:id="1317566766">
          <w:marLeft w:val="480"/>
          <w:marRight w:val="0"/>
          <w:marTop w:val="0"/>
          <w:marBottom w:val="0"/>
          <w:divBdr>
            <w:top w:val="none" w:sz="0" w:space="0" w:color="auto"/>
            <w:left w:val="none" w:sz="0" w:space="0" w:color="auto"/>
            <w:bottom w:val="none" w:sz="0" w:space="0" w:color="auto"/>
            <w:right w:val="none" w:sz="0" w:space="0" w:color="auto"/>
          </w:divBdr>
        </w:div>
        <w:div w:id="1363482622">
          <w:marLeft w:val="480"/>
          <w:marRight w:val="0"/>
          <w:marTop w:val="0"/>
          <w:marBottom w:val="0"/>
          <w:divBdr>
            <w:top w:val="none" w:sz="0" w:space="0" w:color="auto"/>
            <w:left w:val="none" w:sz="0" w:space="0" w:color="auto"/>
            <w:bottom w:val="none" w:sz="0" w:space="0" w:color="auto"/>
            <w:right w:val="none" w:sz="0" w:space="0" w:color="auto"/>
          </w:divBdr>
        </w:div>
        <w:div w:id="1368946825">
          <w:marLeft w:val="480"/>
          <w:marRight w:val="0"/>
          <w:marTop w:val="0"/>
          <w:marBottom w:val="0"/>
          <w:divBdr>
            <w:top w:val="none" w:sz="0" w:space="0" w:color="auto"/>
            <w:left w:val="none" w:sz="0" w:space="0" w:color="auto"/>
            <w:bottom w:val="none" w:sz="0" w:space="0" w:color="auto"/>
            <w:right w:val="none" w:sz="0" w:space="0" w:color="auto"/>
          </w:divBdr>
        </w:div>
        <w:div w:id="1391147013">
          <w:marLeft w:val="480"/>
          <w:marRight w:val="0"/>
          <w:marTop w:val="0"/>
          <w:marBottom w:val="0"/>
          <w:divBdr>
            <w:top w:val="none" w:sz="0" w:space="0" w:color="auto"/>
            <w:left w:val="none" w:sz="0" w:space="0" w:color="auto"/>
            <w:bottom w:val="none" w:sz="0" w:space="0" w:color="auto"/>
            <w:right w:val="none" w:sz="0" w:space="0" w:color="auto"/>
          </w:divBdr>
        </w:div>
        <w:div w:id="1400178828">
          <w:marLeft w:val="480"/>
          <w:marRight w:val="0"/>
          <w:marTop w:val="0"/>
          <w:marBottom w:val="0"/>
          <w:divBdr>
            <w:top w:val="none" w:sz="0" w:space="0" w:color="auto"/>
            <w:left w:val="none" w:sz="0" w:space="0" w:color="auto"/>
            <w:bottom w:val="none" w:sz="0" w:space="0" w:color="auto"/>
            <w:right w:val="none" w:sz="0" w:space="0" w:color="auto"/>
          </w:divBdr>
        </w:div>
        <w:div w:id="1416854965">
          <w:marLeft w:val="480"/>
          <w:marRight w:val="0"/>
          <w:marTop w:val="0"/>
          <w:marBottom w:val="0"/>
          <w:divBdr>
            <w:top w:val="none" w:sz="0" w:space="0" w:color="auto"/>
            <w:left w:val="none" w:sz="0" w:space="0" w:color="auto"/>
            <w:bottom w:val="none" w:sz="0" w:space="0" w:color="auto"/>
            <w:right w:val="none" w:sz="0" w:space="0" w:color="auto"/>
          </w:divBdr>
        </w:div>
        <w:div w:id="1497574731">
          <w:marLeft w:val="480"/>
          <w:marRight w:val="0"/>
          <w:marTop w:val="0"/>
          <w:marBottom w:val="0"/>
          <w:divBdr>
            <w:top w:val="none" w:sz="0" w:space="0" w:color="auto"/>
            <w:left w:val="none" w:sz="0" w:space="0" w:color="auto"/>
            <w:bottom w:val="none" w:sz="0" w:space="0" w:color="auto"/>
            <w:right w:val="none" w:sz="0" w:space="0" w:color="auto"/>
          </w:divBdr>
        </w:div>
        <w:div w:id="1503084225">
          <w:marLeft w:val="480"/>
          <w:marRight w:val="0"/>
          <w:marTop w:val="0"/>
          <w:marBottom w:val="0"/>
          <w:divBdr>
            <w:top w:val="none" w:sz="0" w:space="0" w:color="auto"/>
            <w:left w:val="none" w:sz="0" w:space="0" w:color="auto"/>
            <w:bottom w:val="none" w:sz="0" w:space="0" w:color="auto"/>
            <w:right w:val="none" w:sz="0" w:space="0" w:color="auto"/>
          </w:divBdr>
        </w:div>
        <w:div w:id="1556890039">
          <w:marLeft w:val="480"/>
          <w:marRight w:val="0"/>
          <w:marTop w:val="0"/>
          <w:marBottom w:val="0"/>
          <w:divBdr>
            <w:top w:val="none" w:sz="0" w:space="0" w:color="auto"/>
            <w:left w:val="none" w:sz="0" w:space="0" w:color="auto"/>
            <w:bottom w:val="none" w:sz="0" w:space="0" w:color="auto"/>
            <w:right w:val="none" w:sz="0" w:space="0" w:color="auto"/>
          </w:divBdr>
        </w:div>
        <w:div w:id="1643850321">
          <w:marLeft w:val="480"/>
          <w:marRight w:val="0"/>
          <w:marTop w:val="0"/>
          <w:marBottom w:val="0"/>
          <w:divBdr>
            <w:top w:val="none" w:sz="0" w:space="0" w:color="auto"/>
            <w:left w:val="none" w:sz="0" w:space="0" w:color="auto"/>
            <w:bottom w:val="none" w:sz="0" w:space="0" w:color="auto"/>
            <w:right w:val="none" w:sz="0" w:space="0" w:color="auto"/>
          </w:divBdr>
        </w:div>
        <w:div w:id="1741291848">
          <w:marLeft w:val="480"/>
          <w:marRight w:val="0"/>
          <w:marTop w:val="0"/>
          <w:marBottom w:val="0"/>
          <w:divBdr>
            <w:top w:val="none" w:sz="0" w:space="0" w:color="auto"/>
            <w:left w:val="none" w:sz="0" w:space="0" w:color="auto"/>
            <w:bottom w:val="none" w:sz="0" w:space="0" w:color="auto"/>
            <w:right w:val="none" w:sz="0" w:space="0" w:color="auto"/>
          </w:divBdr>
        </w:div>
        <w:div w:id="1746878251">
          <w:marLeft w:val="480"/>
          <w:marRight w:val="0"/>
          <w:marTop w:val="0"/>
          <w:marBottom w:val="0"/>
          <w:divBdr>
            <w:top w:val="none" w:sz="0" w:space="0" w:color="auto"/>
            <w:left w:val="none" w:sz="0" w:space="0" w:color="auto"/>
            <w:bottom w:val="none" w:sz="0" w:space="0" w:color="auto"/>
            <w:right w:val="none" w:sz="0" w:space="0" w:color="auto"/>
          </w:divBdr>
        </w:div>
        <w:div w:id="1770004761">
          <w:marLeft w:val="480"/>
          <w:marRight w:val="0"/>
          <w:marTop w:val="0"/>
          <w:marBottom w:val="0"/>
          <w:divBdr>
            <w:top w:val="none" w:sz="0" w:space="0" w:color="auto"/>
            <w:left w:val="none" w:sz="0" w:space="0" w:color="auto"/>
            <w:bottom w:val="none" w:sz="0" w:space="0" w:color="auto"/>
            <w:right w:val="none" w:sz="0" w:space="0" w:color="auto"/>
          </w:divBdr>
        </w:div>
        <w:div w:id="1775202207">
          <w:marLeft w:val="480"/>
          <w:marRight w:val="0"/>
          <w:marTop w:val="0"/>
          <w:marBottom w:val="0"/>
          <w:divBdr>
            <w:top w:val="none" w:sz="0" w:space="0" w:color="auto"/>
            <w:left w:val="none" w:sz="0" w:space="0" w:color="auto"/>
            <w:bottom w:val="none" w:sz="0" w:space="0" w:color="auto"/>
            <w:right w:val="none" w:sz="0" w:space="0" w:color="auto"/>
          </w:divBdr>
        </w:div>
        <w:div w:id="1865247013">
          <w:marLeft w:val="480"/>
          <w:marRight w:val="0"/>
          <w:marTop w:val="0"/>
          <w:marBottom w:val="0"/>
          <w:divBdr>
            <w:top w:val="none" w:sz="0" w:space="0" w:color="auto"/>
            <w:left w:val="none" w:sz="0" w:space="0" w:color="auto"/>
            <w:bottom w:val="none" w:sz="0" w:space="0" w:color="auto"/>
            <w:right w:val="none" w:sz="0" w:space="0" w:color="auto"/>
          </w:divBdr>
        </w:div>
        <w:div w:id="2033335796">
          <w:marLeft w:val="480"/>
          <w:marRight w:val="0"/>
          <w:marTop w:val="0"/>
          <w:marBottom w:val="0"/>
          <w:divBdr>
            <w:top w:val="none" w:sz="0" w:space="0" w:color="auto"/>
            <w:left w:val="none" w:sz="0" w:space="0" w:color="auto"/>
            <w:bottom w:val="none" w:sz="0" w:space="0" w:color="auto"/>
            <w:right w:val="none" w:sz="0" w:space="0" w:color="auto"/>
          </w:divBdr>
        </w:div>
      </w:divsChild>
    </w:div>
    <w:div w:id="27874241">
      <w:bodyDiv w:val="1"/>
      <w:marLeft w:val="0"/>
      <w:marRight w:val="0"/>
      <w:marTop w:val="0"/>
      <w:marBottom w:val="0"/>
      <w:divBdr>
        <w:top w:val="none" w:sz="0" w:space="0" w:color="auto"/>
        <w:left w:val="none" w:sz="0" w:space="0" w:color="auto"/>
        <w:bottom w:val="none" w:sz="0" w:space="0" w:color="auto"/>
        <w:right w:val="none" w:sz="0" w:space="0" w:color="auto"/>
      </w:divBdr>
    </w:div>
    <w:div w:id="31344890">
      <w:bodyDiv w:val="1"/>
      <w:marLeft w:val="0"/>
      <w:marRight w:val="0"/>
      <w:marTop w:val="0"/>
      <w:marBottom w:val="0"/>
      <w:divBdr>
        <w:top w:val="none" w:sz="0" w:space="0" w:color="auto"/>
        <w:left w:val="none" w:sz="0" w:space="0" w:color="auto"/>
        <w:bottom w:val="none" w:sz="0" w:space="0" w:color="auto"/>
        <w:right w:val="none" w:sz="0" w:space="0" w:color="auto"/>
      </w:divBdr>
    </w:div>
    <w:div w:id="34083026">
      <w:bodyDiv w:val="1"/>
      <w:marLeft w:val="0"/>
      <w:marRight w:val="0"/>
      <w:marTop w:val="0"/>
      <w:marBottom w:val="0"/>
      <w:divBdr>
        <w:top w:val="none" w:sz="0" w:space="0" w:color="auto"/>
        <w:left w:val="none" w:sz="0" w:space="0" w:color="auto"/>
        <w:bottom w:val="none" w:sz="0" w:space="0" w:color="auto"/>
        <w:right w:val="none" w:sz="0" w:space="0" w:color="auto"/>
      </w:divBdr>
    </w:div>
    <w:div w:id="39281568">
      <w:bodyDiv w:val="1"/>
      <w:marLeft w:val="0"/>
      <w:marRight w:val="0"/>
      <w:marTop w:val="0"/>
      <w:marBottom w:val="0"/>
      <w:divBdr>
        <w:top w:val="none" w:sz="0" w:space="0" w:color="auto"/>
        <w:left w:val="none" w:sz="0" w:space="0" w:color="auto"/>
        <w:bottom w:val="none" w:sz="0" w:space="0" w:color="auto"/>
        <w:right w:val="none" w:sz="0" w:space="0" w:color="auto"/>
      </w:divBdr>
    </w:div>
    <w:div w:id="42993954">
      <w:bodyDiv w:val="1"/>
      <w:marLeft w:val="0"/>
      <w:marRight w:val="0"/>
      <w:marTop w:val="0"/>
      <w:marBottom w:val="0"/>
      <w:divBdr>
        <w:top w:val="none" w:sz="0" w:space="0" w:color="auto"/>
        <w:left w:val="none" w:sz="0" w:space="0" w:color="auto"/>
        <w:bottom w:val="none" w:sz="0" w:space="0" w:color="auto"/>
        <w:right w:val="none" w:sz="0" w:space="0" w:color="auto"/>
      </w:divBdr>
    </w:div>
    <w:div w:id="50008556">
      <w:bodyDiv w:val="1"/>
      <w:marLeft w:val="0"/>
      <w:marRight w:val="0"/>
      <w:marTop w:val="0"/>
      <w:marBottom w:val="0"/>
      <w:divBdr>
        <w:top w:val="none" w:sz="0" w:space="0" w:color="auto"/>
        <w:left w:val="none" w:sz="0" w:space="0" w:color="auto"/>
        <w:bottom w:val="none" w:sz="0" w:space="0" w:color="auto"/>
        <w:right w:val="none" w:sz="0" w:space="0" w:color="auto"/>
      </w:divBdr>
    </w:div>
    <w:div w:id="54396556">
      <w:bodyDiv w:val="1"/>
      <w:marLeft w:val="0"/>
      <w:marRight w:val="0"/>
      <w:marTop w:val="0"/>
      <w:marBottom w:val="0"/>
      <w:divBdr>
        <w:top w:val="none" w:sz="0" w:space="0" w:color="auto"/>
        <w:left w:val="none" w:sz="0" w:space="0" w:color="auto"/>
        <w:bottom w:val="none" w:sz="0" w:space="0" w:color="auto"/>
        <w:right w:val="none" w:sz="0" w:space="0" w:color="auto"/>
      </w:divBdr>
    </w:div>
    <w:div w:id="55012592">
      <w:bodyDiv w:val="1"/>
      <w:marLeft w:val="0"/>
      <w:marRight w:val="0"/>
      <w:marTop w:val="0"/>
      <w:marBottom w:val="0"/>
      <w:divBdr>
        <w:top w:val="none" w:sz="0" w:space="0" w:color="auto"/>
        <w:left w:val="none" w:sz="0" w:space="0" w:color="auto"/>
        <w:bottom w:val="none" w:sz="0" w:space="0" w:color="auto"/>
        <w:right w:val="none" w:sz="0" w:space="0" w:color="auto"/>
      </w:divBdr>
    </w:div>
    <w:div w:id="67045118">
      <w:bodyDiv w:val="1"/>
      <w:marLeft w:val="0"/>
      <w:marRight w:val="0"/>
      <w:marTop w:val="0"/>
      <w:marBottom w:val="0"/>
      <w:divBdr>
        <w:top w:val="none" w:sz="0" w:space="0" w:color="auto"/>
        <w:left w:val="none" w:sz="0" w:space="0" w:color="auto"/>
        <w:bottom w:val="none" w:sz="0" w:space="0" w:color="auto"/>
        <w:right w:val="none" w:sz="0" w:space="0" w:color="auto"/>
      </w:divBdr>
    </w:div>
    <w:div w:id="77597602">
      <w:bodyDiv w:val="1"/>
      <w:marLeft w:val="0"/>
      <w:marRight w:val="0"/>
      <w:marTop w:val="0"/>
      <w:marBottom w:val="0"/>
      <w:divBdr>
        <w:top w:val="none" w:sz="0" w:space="0" w:color="auto"/>
        <w:left w:val="none" w:sz="0" w:space="0" w:color="auto"/>
        <w:bottom w:val="none" w:sz="0" w:space="0" w:color="auto"/>
        <w:right w:val="none" w:sz="0" w:space="0" w:color="auto"/>
      </w:divBdr>
      <w:divsChild>
        <w:div w:id="132480630">
          <w:marLeft w:val="640"/>
          <w:marRight w:val="0"/>
          <w:marTop w:val="0"/>
          <w:marBottom w:val="0"/>
          <w:divBdr>
            <w:top w:val="none" w:sz="0" w:space="0" w:color="auto"/>
            <w:left w:val="none" w:sz="0" w:space="0" w:color="auto"/>
            <w:bottom w:val="none" w:sz="0" w:space="0" w:color="auto"/>
            <w:right w:val="none" w:sz="0" w:space="0" w:color="auto"/>
          </w:divBdr>
        </w:div>
        <w:div w:id="157549430">
          <w:marLeft w:val="640"/>
          <w:marRight w:val="0"/>
          <w:marTop w:val="0"/>
          <w:marBottom w:val="0"/>
          <w:divBdr>
            <w:top w:val="none" w:sz="0" w:space="0" w:color="auto"/>
            <w:left w:val="none" w:sz="0" w:space="0" w:color="auto"/>
            <w:bottom w:val="none" w:sz="0" w:space="0" w:color="auto"/>
            <w:right w:val="none" w:sz="0" w:space="0" w:color="auto"/>
          </w:divBdr>
        </w:div>
        <w:div w:id="221062697">
          <w:marLeft w:val="640"/>
          <w:marRight w:val="0"/>
          <w:marTop w:val="0"/>
          <w:marBottom w:val="0"/>
          <w:divBdr>
            <w:top w:val="none" w:sz="0" w:space="0" w:color="auto"/>
            <w:left w:val="none" w:sz="0" w:space="0" w:color="auto"/>
            <w:bottom w:val="none" w:sz="0" w:space="0" w:color="auto"/>
            <w:right w:val="none" w:sz="0" w:space="0" w:color="auto"/>
          </w:divBdr>
        </w:div>
        <w:div w:id="319816869">
          <w:marLeft w:val="640"/>
          <w:marRight w:val="0"/>
          <w:marTop w:val="0"/>
          <w:marBottom w:val="0"/>
          <w:divBdr>
            <w:top w:val="none" w:sz="0" w:space="0" w:color="auto"/>
            <w:left w:val="none" w:sz="0" w:space="0" w:color="auto"/>
            <w:bottom w:val="none" w:sz="0" w:space="0" w:color="auto"/>
            <w:right w:val="none" w:sz="0" w:space="0" w:color="auto"/>
          </w:divBdr>
        </w:div>
        <w:div w:id="321934780">
          <w:marLeft w:val="640"/>
          <w:marRight w:val="0"/>
          <w:marTop w:val="0"/>
          <w:marBottom w:val="0"/>
          <w:divBdr>
            <w:top w:val="none" w:sz="0" w:space="0" w:color="auto"/>
            <w:left w:val="none" w:sz="0" w:space="0" w:color="auto"/>
            <w:bottom w:val="none" w:sz="0" w:space="0" w:color="auto"/>
            <w:right w:val="none" w:sz="0" w:space="0" w:color="auto"/>
          </w:divBdr>
        </w:div>
        <w:div w:id="499731805">
          <w:marLeft w:val="640"/>
          <w:marRight w:val="0"/>
          <w:marTop w:val="0"/>
          <w:marBottom w:val="0"/>
          <w:divBdr>
            <w:top w:val="none" w:sz="0" w:space="0" w:color="auto"/>
            <w:left w:val="none" w:sz="0" w:space="0" w:color="auto"/>
            <w:bottom w:val="none" w:sz="0" w:space="0" w:color="auto"/>
            <w:right w:val="none" w:sz="0" w:space="0" w:color="auto"/>
          </w:divBdr>
        </w:div>
        <w:div w:id="584611842">
          <w:marLeft w:val="640"/>
          <w:marRight w:val="0"/>
          <w:marTop w:val="0"/>
          <w:marBottom w:val="0"/>
          <w:divBdr>
            <w:top w:val="none" w:sz="0" w:space="0" w:color="auto"/>
            <w:left w:val="none" w:sz="0" w:space="0" w:color="auto"/>
            <w:bottom w:val="none" w:sz="0" w:space="0" w:color="auto"/>
            <w:right w:val="none" w:sz="0" w:space="0" w:color="auto"/>
          </w:divBdr>
        </w:div>
        <w:div w:id="644116868">
          <w:marLeft w:val="640"/>
          <w:marRight w:val="0"/>
          <w:marTop w:val="0"/>
          <w:marBottom w:val="0"/>
          <w:divBdr>
            <w:top w:val="none" w:sz="0" w:space="0" w:color="auto"/>
            <w:left w:val="none" w:sz="0" w:space="0" w:color="auto"/>
            <w:bottom w:val="none" w:sz="0" w:space="0" w:color="auto"/>
            <w:right w:val="none" w:sz="0" w:space="0" w:color="auto"/>
          </w:divBdr>
        </w:div>
        <w:div w:id="701324367">
          <w:marLeft w:val="640"/>
          <w:marRight w:val="0"/>
          <w:marTop w:val="0"/>
          <w:marBottom w:val="0"/>
          <w:divBdr>
            <w:top w:val="none" w:sz="0" w:space="0" w:color="auto"/>
            <w:left w:val="none" w:sz="0" w:space="0" w:color="auto"/>
            <w:bottom w:val="none" w:sz="0" w:space="0" w:color="auto"/>
            <w:right w:val="none" w:sz="0" w:space="0" w:color="auto"/>
          </w:divBdr>
        </w:div>
        <w:div w:id="711807518">
          <w:marLeft w:val="640"/>
          <w:marRight w:val="0"/>
          <w:marTop w:val="0"/>
          <w:marBottom w:val="0"/>
          <w:divBdr>
            <w:top w:val="none" w:sz="0" w:space="0" w:color="auto"/>
            <w:left w:val="none" w:sz="0" w:space="0" w:color="auto"/>
            <w:bottom w:val="none" w:sz="0" w:space="0" w:color="auto"/>
            <w:right w:val="none" w:sz="0" w:space="0" w:color="auto"/>
          </w:divBdr>
        </w:div>
        <w:div w:id="736827789">
          <w:marLeft w:val="640"/>
          <w:marRight w:val="0"/>
          <w:marTop w:val="0"/>
          <w:marBottom w:val="0"/>
          <w:divBdr>
            <w:top w:val="none" w:sz="0" w:space="0" w:color="auto"/>
            <w:left w:val="none" w:sz="0" w:space="0" w:color="auto"/>
            <w:bottom w:val="none" w:sz="0" w:space="0" w:color="auto"/>
            <w:right w:val="none" w:sz="0" w:space="0" w:color="auto"/>
          </w:divBdr>
        </w:div>
        <w:div w:id="752051829">
          <w:marLeft w:val="640"/>
          <w:marRight w:val="0"/>
          <w:marTop w:val="0"/>
          <w:marBottom w:val="0"/>
          <w:divBdr>
            <w:top w:val="none" w:sz="0" w:space="0" w:color="auto"/>
            <w:left w:val="none" w:sz="0" w:space="0" w:color="auto"/>
            <w:bottom w:val="none" w:sz="0" w:space="0" w:color="auto"/>
            <w:right w:val="none" w:sz="0" w:space="0" w:color="auto"/>
          </w:divBdr>
        </w:div>
        <w:div w:id="827480649">
          <w:marLeft w:val="640"/>
          <w:marRight w:val="0"/>
          <w:marTop w:val="0"/>
          <w:marBottom w:val="0"/>
          <w:divBdr>
            <w:top w:val="none" w:sz="0" w:space="0" w:color="auto"/>
            <w:left w:val="none" w:sz="0" w:space="0" w:color="auto"/>
            <w:bottom w:val="none" w:sz="0" w:space="0" w:color="auto"/>
            <w:right w:val="none" w:sz="0" w:space="0" w:color="auto"/>
          </w:divBdr>
        </w:div>
        <w:div w:id="861552746">
          <w:marLeft w:val="640"/>
          <w:marRight w:val="0"/>
          <w:marTop w:val="0"/>
          <w:marBottom w:val="0"/>
          <w:divBdr>
            <w:top w:val="none" w:sz="0" w:space="0" w:color="auto"/>
            <w:left w:val="none" w:sz="0" w:space="0" w:color="auto"/>
            <w:bottom w:val="none" w:sz="0" w:space="0" w:color="auto"/>
            <w:right w:val="none" w:sz="0" w:space="0" w:color="auto"/>
          </w:divBdr>
        </w:div>
        <w:div w:id="863522825">
          <w:marLeft w:val="640"/>
          <w:marRight w:val="0"/>
          <w:marTop w:val="0"/>
          <w:marBottom w:val="0"/>
          <w:divBdr>
            <w:top w:val="none" w:sz="0" w:space="0" w:color="auto"/>
            <w:left w:val="none" w:sz="0" w:space="0" w:color="auto"/>
            <w:bottom w:val="none" w:sz="0" w:space="0" w:color="auto"/>
            <w:right w:val="none" w:sz="0" w:space="0" w:color="auto"/>
          </w:divBdr>
        </w:div>
        <w:div w:id="902762830">
          <w:marLeft w:val="640"/>
          <w:marRight w:val="0"/>
          <w:marTop w:val="0"/>
          <w:marBottom w:val="0"/>
          <w:divBdr>
            <w:top w:val="none" w:sz="0" w:space="0" w:color="auto"/>
            <w:left w:val="none" w:sz="0" w:space="0" w:color="auto"/>
            <w:bottom w:val="none" w:sz="0" w:space="0" w:color="auto"/>
            <w:right w:val="none" w:sz="0" w:space="0" w:color="auto"/>
          </w:divBdr>
        </w:div>
        <w:div w:id="967511183">
          <w:marLeft w:val="640"/>
          <w:marRight w:val="0"/>
          <w:marTop w:val="0"/>
          <w:marBottom w:val="0"/>
          <w:divBdr>
            <w:top w:val="none" w:sz="0" w:space="0" w:color="auto"/>
            <w:left w:val="none" w:sz="0" w:space="0" w:color="auto"/>
            <w:bottom w:val="none" w:sz="0" w:space="0" w:color="auto"/>
            <w:right w:val="none" w:sz="0" w:space="0" w:color="auto"/>
          </w:divBdr>
        </w:div>
        <w:div w:id="1093207241">
          <w:marLeft w:val="640"/>
          <w:marRight w:val="0"/>
          <w:marTop w:val="0"/>
          <w:marBottom w:val="0"/>
          <w:divBdr>
            <w:top w:val="none" w:sz="0" w:space="0" w:color="auto"/>
            <w:left w:val="none" w:sz="0" w:space="0" w:color="auto"/>
            <w:bottom w:val="none" w:sz="0" w:space="0" w:color="auto"/>
            <w:right w:val="none" w:sz="0" w:space="0" w:color="auto"/>
          </w:divBdr>
        </w:div>
        <w:div w:id="1100562318">
          <w:marLeft w:val="640"/>
          <w:marRight w:val="0"/>
          <w:marTop w:val="0"/>
          <w:marBottom w:val="0"/>
          <w:divBdr>
            <w:top w:val="none" w:sz="0" w:space="0" w:color="auto"/>
            <w:left w:val="none" w:sz="0" w:space="0" w:color="auto"/>
            <w:bottom w:val="none" w:sz="0" w:space="0" w:color="auto"/>
            <w:right w:val="none" w:sz="0" w:space="0" w:color="auto"/>
          </w:divBdr>
        </w:div>
        <w:div w:id="1184636780">
          <w:marLeft w:val="640"/>
          <w:marRight w:val="0"/>
          <w:marTop w:val="0"/>
          <w:marBottom w:val="0"/>
          <w:divBdr>
            <w:top w:val="none" w:sz="0" w:space="0" w:color="auto"/>
            <w:left w:val="none" w:sz="0" w:space="0" w:color="auto"/>
            <w:bottom w:val="none" w:sz="0" w:space="0" w:color="auto"/>
            <w:right w:val="none" w:sz="0" w:space="0" w:color="auto"/>
          </w:divBdr>
        </w:div>
        <w:div w:id="1199011566">
          <w:marLeft w:val="640"/>
          <w:marRight w:val="0"/>
          <w:marTop w:val="0"/>
          <w:marBottom w:val="0"/>
          <w:divBdr>
            <w:top w:val="none" w:sz="0" w:space="0" w:color="auto"/>
            <w:left w:val="none" w:sz="0" w:space="0" w:color="auto"/>
            <w:bottom w:val="none" w:sz="0" w:space="0" w:color="auto"/>
            <w:right w:val="none" w:sz="0" w:space="0" w:color="auto"/>
          </w:divBdr>
        </w:div>
        <w:div w:id="1547912811">
          <w:marLeft w:val="640"/>
          <w:marRight w:val="0"/>
          <w:marTop w:val="0"/>
          <w:marBottom w:val="0"/>
          <w:divBdr>
            <w:top w:val="none" w:sz="0" w:space="0" w:color="auto"/>
            <w:left w:val="none" w:sz="0" w:space="0" w:color="auto"/>
            <w:bottom w:val="none" w:sz="0" w:space="0" w:color="auto"/>
            <w:right w:val="none" w:sz="0" w:space="0" w:color="auto"/>
          </w:divBdr>
        </w:div>
        <w:div w:id="1615478763">
          <w:marLeft w:val="640"/>
          <w:marRight w:val="0"/>
          <w:marTop w:val="0"/>
          <w:marBottom w:val="0"/>
          <w:divBdr>
            <w:top w:val="none" w:sz="0" w:space="0" w:color="auto"/>
            <w:left w:val="none" w:sz="0" w:space="0" w:color="auto"/>
            <w:bottom w:val="none" w:sz="0" w:space="0" w:color="auto"/>
            <w:right w:val="none" w:sz="0" w:space="0" w:color="auto"/>
          </w:divBdr>
        </w:div>
        <w:div w:id="1656756507">
          <w:marLeft w:val="640"/>
          <w:marRight w:val="0"/>
          <w:marTop w:val="0"/>
          <w:marBottom w:val="0"/>
          <w:divBdr>
            <w:top w:val="none" w:sz="0" w:space="0" w:color="auto"/>
            <w:left w:val="none" w:sz="0" w:space="0" w:color="auto"/>
            <w:bottom w:val="none" w:sz="0" w:space="0" w:color="auto"/>
            <w:right w:val="none" w:sz="0" w:space="0" w:color="auto"/>
          </w:divBdr>
        </w:div>
        <w:div w:id="1657611483">
          <w:marLeft w:val="640"/>
          <w:marRight w:val="0"/>
          <w:marTop w:val="0"/>
          <w:marBottom w:val="0"/>
          <w:divBdr>
            <w:top w:val="none" w:sz="0" w:space="0" w:color="auto"/>
            <w:left w:val="none" w:sz="0" w:space="0" w:color="auto"/>
            <w:bottom w:val="none" w:sz="0" w:space="0" w:color="auto"/>
            <w:right w:val="none" w:sz="0" w:space="0" w:color="auto"/>
          </w:divBdr>
        </w:div>
        <w:div w:id="1752391480">
          <w:marLeft w:val="640"/>
          <w:marRight w:val="0"/>
          <w:marTop w:val="0"/>
          <w:marBottom w:val="0"/>
          <w:divBdr>
            <w:top w:val="none" w:sz="0" w:space="0" w:color="auto"/>
            <w:left w:val="none" w:sz="0" w:space="0" w:color="auto"/>
            <w:bottom w:val="none" w:sz="0" w:space="0" w:color="auto"/>
            <w:right w:val="none" w:sz="0" w:space="0" w:color="auto"/>
          </w:divBdr>
        </w:div>
        <w:div w:id="1761756052">
          <w:marLeft w:val="640"/>
          <w:marRight w:val="0"/>
          <w:marTop w:val="0"/>
          <w:marBottom w:val="0"/>
          <w:divBdr>
            <w:top w:val="none" w:sz="0" w:space="0" w:color="auto"/>
            <w:left w:val="none" w:sz="0" w:space="0" w:color="auto"/>
            <w:bottom w:val="none" w:sz="0" w:space="0" w:color="auto"/>
            <w:right w:val="none" w:sz="0" w:space="0" w:color="auto"/>
          </w:divBdr>
        </w:div>
        <w:div w:id="1775322819">
          <w:marLeft w:val="640"/>
          <w:marRight w:val="0"/>
          <w:marTop w:val="0"/>
          <w:marBottom w:val="0"/>
          <w:divBdr>
            <w:top w:val="none" w:sz="0" w:space="0" w:color="auto"/>
            <w:left w:val="none" w:sz="0" w:space="0" w:color="auto"/>
            <w:bottom w:val="none" w:sz="0" w:space="0" w:color="auto"/>
            <w:right w:val="none" w:sz="0" w:space="0" w:color="auto"/>
          </w:divBdr>
        </w:div>
        <w:div w:id="1808666038">
          <w:marLeft w:val="640"/>
          <w:marRight w:val="0"/>
          <w:marTop w:val="0"/>
          <w:marBottom w:val="0"/>
          <w:divBdr>
            <w:top w:val="none" w:sz="0" w:space="0" w:color="auto"/>
            <w:left w:val="none" w:sz="0" w:space="0" w:color="auto"/>
            <w:bottom w:val="none" w:sz="0" w:space="0" w:color="auto"/>
            <w:right w:val="none" w:sz="0" w:space="0" w:color="auto"/>
          </w:divBdr>
        </w:div>
        <w:div w:id="1848520926">
          <w:marLeft w:val="640"/>
          <w:marRight w:val="0"/>
          <w:marTop w:val="0"/>
          <w:marBottom w:val="0"/>
          <w:divBdr>
            <w:top w:val="none" w:sz="0" w:space="0" w:color="auto"/>
            <w:left w:val="none" w:sz="0" w:space="0" w:color="auto"/>
            <w:bottom w:val="none" w:sz="0" w:space="0" w:color="auto"/>
            <w:right w:val="none" w:sz="0" w:space="0" w:color="auto"/>
          </w:divBdr>
        </w:div>
        <w:div w:id="1858959301">
          <w:marLeft w:val="640"/>
          <w:marRight w:val="0"/>
          <w:marTop w:val="0"/>
          <w:marBottom w:val="0"/>
          <w:divBdr>
            <w:top w:val="none" w:sz="0" w:space="0" w:color="auto"/>
            <w:left w:val="none" w:sz="0" w:space="0" w:color="auto"/>
            <w:bottom w:val="none" w:sz="0" w:space="0" w:color="auto"/>
            <w:right w:val="none" w:sz="0" w:space="0" w:color="auto"/>
          </w:divBdr>
        </w:div>
        <w:div w:id="1867863708">
          <w:marLeft w:val="640"/>
          <w:marRight w:val="0"/>
          <w:marTop w:val="0"/>
          <w:marBottom w:val="0"/>
          <w:divBdr>
            <w:top w:val="none" w:sz="0" w:space="0" w:color="auto"/>
            <w:left w:val="none" w:sz="0" w:space="0" w:color="auto"/>
            <w:bottom w:val="none" w:sz="0" w:space="0" w:color="auto"/>
            <w:right w:val="none" w:sz="0" w:space="0" w:color="auto"/>
          </w:divBdr>
        </w:div>
        <w:div w:id="1908950196">
          <w:marLeft w:val="640"/>
          <w:marRight w:val="0"/>
          <w:marTop w:val="0"/>
          <w:marBottom w:val="0"/>
          <w:divBdr>
            <w:top w:val="none" w:sz="0" w:space="0" w:color="auto"/>
            <w:left w:val="none" w:sz="0" w:space="0" w:color="auto"/>
            <w:bottom w:val="none" w:sz="0" w:space="0" w:color="auto"/>
            <w:right w:val="none" w:sz="0" w:space="0" w:color="auto"/>
          </w:divBdr>
        </w:div>
        <w:div w:id="2006781093">
          <w:marLeft w:val="640"/>
          <w:marRight w:val="0"/>
          <w:marTop w:val="0"/>
          <w:marBottom w:val="0"/>
          <w:divBdr>
            <w:top w:val="none" w:sz="0" w:space="0" w:color="auto"/>
            <w:left w:val="none" w:sz="0" w:space="0" w:color="auto"/>
            <w:bottom w:val="none" w:sz="0" w:space="0" w:color="auto"/>
            <w:right w:val="none" w:sz="0" w:space="0" w:color="auto"/>
          </w:divBdr>
        </w:div>
        <w:div w:id="2013756735">
          <w:marLeft w:val="640"/>
          <w:marRight w:val="0"/>
          <w:marTop w:val="0"/>
          <w:marBottom w:val="0"/>
          <w:divBdr>
            <w:top w:val="none" w:sz="0" w:space="0" w:color="auto"/>
            <w:left w:val="none" w:sz="0" w:space="0" w:color="auto"/>
            <w:bottom w:val="none" w:sz="0" w:space="0" w:color="auto"/>
            <w:right w:val="none" w:sz="0" w:space="0" w:color="auto"/>
          </w:divBdr>
        </w:div>
        <w:div w:id="2043051843">
          <w:marLeft w:val="640"/>
          <w:marRight w:val="0"/>
          <w:marTop w:val="0"/>
          <w:marBottom w:val="0"/>
          <w:divBdr>
            <w:top w:val="none" w:sz="0" w:space="0" w:color="auto"/>
            <w:left w:val="none" w:sz="0" w:space="0" w:color="auto"/>
            <w:bottom w:val="none" w:sz="0" w:space="0" w:color="auto"/>
            <w:right w:val="none" w:sz="0" w:space="0" w:color="auto"/>
          </w:divBdr>
        </w:div>
        <w:div w:id="2060547164">
          <w:marLeft w:val="640"/>
          <w:marRight w:val="0"/>
          <w:marTop w:val="0"/>
          <w:marBottom w:val="0"/>
          <w:divBdr>
            <w:top w:val="none" w:sz="0" w:space="0" w:color="auto"/>
            <w:left w:val="none" w:sz="0" w:space="0" w:color="auto"/>
            <w:bottom w:val="none" w:sz="0" w:space="0" w:color="auto"/>
            <w:right w:val="none" w:sz="0" w:space="0" w:color="auto"/>
          </w:divBdr>
        </w:div>
      </w:divsChild>
    </w:div>
    <w:div w:id="87428196">
      <w:bodyDiv w:val="1"/>
      <w:marLeft w:val="0"/>
      <w:marRight w:val="0"/>
      <w:marTop w:val="0"/>
      <w:marBottom w:val="0"/>
      <w:divBdr>
        <w:top w:val="none" w:sz="0" w:space="0" w:color="auto"/>
        <w:left w:val="none" w:sz="0" w:space="0" w:color="auto"/>
        <w:bottom w:val="none" w:sz="0" w:space="0" w:color="auto"/>
        <w:right w:val="none" w:sz="0" w:space="0" w:color="auto"/>
      </w:divBdr>
    </w:div>
    <w:div w:id="110637756">
      <w:bodyDiv w:val="1"/>
      <w:marLeft w:val="0"/>
      <w:marRight w:val="0"/>
      <w:marTop w:val="0"/>
      <w:marBottom w:val="0"/>
      <w:divBdr>
        <w:top w:val="none" w:sz="0" w:space="0" w:color="auto"/>
        <w:left w:val="none" w:sz="0" w:space="0" w:color="auto"/>
        <w:bottom w:val="none" w:sz="0" w:space="0" w:color="auto"/>
        <w:right w:val="none" w:sz="0" w:space="0" w:color="auto"/>
      </w:divBdr>
    </w:div>
    <w:div w:id="111285625">
      <w:bodyDiv w:val="1"/>
      <w:marLeft w:val="0"/>
      <w:marRight w:val="0"/>
      <w:marTop w:val="0"/>
      <w:marBottom w:val="0"/>
      <w:divBdr>
        <w:top w:val="none" w:sz="0" w:space="0" w:color="auto"/>
        <w:left w:val="none" w:sz="0" w:space="0" w:color="auto"/>
        <w:bottom w:val="none" w:sz="0" w:space="0" w:color="auto"/>
        <w:right w:val="none" w:sz="0" w:space="0" w:color="auto"/>
      </w:divBdr>
    </w:div>
    <w:div w:id="112406272">
      <w:bodyDiv w:val="1"/>
      <w:marLeft w:val="0"/>
      <w:marRight w:val="0"/>
      <w:marTop w:val="0"/>
      <w:marBottom w:val="0"/>
      <w:divBdr>
        <w:top w:val="none" w:sz="0" w:space="0" w:color="auto"/>
        <w:left w:val="none" w:sz="0" w:space="0" w:color="auto"/>
        <w:bottom w:val="none" w:sz="0" w:space="0" w:color="auto"/>
        <w:right w:val="none" w:sz="0" w:space="0" w:color="auto"/>
      </w:divBdr>
    </w:div>
    <w:div w:id="117534171">
      <w:bodyDiv w:val="1"/>
      <w:marLeft w:val="0"/>
      <w:marRight w:val="0"/>
      <w:marTop w:val="0"/>
      <w:marBottom w:val="0"/>
      <w:divBdr>
        <w:top w:val="none" w:sz="0" w:space="0" w:color="auto"/>
        <w:left w:val="none" w:sz="0" w:space="0" w:color="auto"/>
        <w:bottom w:val="none" w:sz="0" w:space="0" w:color="auto"/>
        <w:right w:val="none" w:sz="0" w:space="0" w:color="auto"/>
      </w:divBdr>
    </w:div>
    <w:div w:id="121189646">
      <w:bodyDiv w:val="1"/>
      <w:marLeft w:val="0"/>
      <w:marRight w:val="0"/>
      <w:marTop w:val="0"/>
      <w:marBottom w:val="0"/>
      <w:divBdr>
        <w:top w:val="none" w:sz="0" w:space="0" w:color="auto"/>
        <w:left w:val="none" w:sz="0" w:space="0" w:color="auto"/>
        <w:bottom w:val="none" w:sz="0" w:space="0" w:color="auto"/>
        <w:right w:val="none" w:sz="0" w:space="0" w:color="auto"/>
      </w:divBdr>
      <w:divsChild>
        <w:div w:id="143131943">
          <w:marLeft w:val="480"/>
          <w:marRight w:val="0"/>
          <w:marTop w:val="0"/>
          <w:marBottom w:val="0"/>
          <w:divBdr>
            <w:top w:val="none" w:sz="0" w:space="0" w:color="auto"/>
            <w:left w:val="none" w:sz="0" w:space="0" w:color="auto"/>
            <w:bottom w:val="none" w:sz="0" w:space="0" w:color="auto"/>
            <w:right w:val="none" w:sz="0" w:space="0" w:color="auto"/>
          </w:divBdr>
        </w:div>
        <w:div w:id="172502337">
          <w:marLeft w:val="480"/>
          <w:marRight w:val="0"/>
          <w:marTop w:val="0"/>
          <w:marBottom w:val="0"/>
          <w:divBdr>
            <w:top w:val="none" w:sz="0" w:space="0" w:color="auto"/>
            <w:left w:val="none" w:sz="0" w:space="0" w:color="auto"/>
            <w:bottom w:val="none" w:sz="0" w:space="0" w:color="auto"/>
            <w:right w:val="none" w:sz="0" w:space="0" w:color="auto"/>
          </w:divBdr>
        </w:div>
        <w:div w:id="215052178">
          <w:marLeft w:val="480"/>
          <w:marRight w:val="0"/>
          <w:marTop w:val="0"/>
          <w:marBottom w:val="0"/>
          <w:divBdr>
            <w:top w:val="none" w:sz="0" w:space="0" w:color="auto"/>
            <w:left w:val="none" w:sz="0" w:space="0" w:color="auto"/>
            <w:bottom w:val="none" w:sz="0" w:space="0" w:color="auto"/>
            <w:right w:val="none" w:sz="0" w:space="0" w:color="auto"/>
          </w:divBdr>
        </w:div>
        <w:div w:id="392118417">
          <w:marLeft w:val="480"/>
          <w:marRight w:val="0"/>
          <w:marTop w:val="0"/>
          <w:marBottom w:val="0"/>
          <w:divBdr>
            <w:top w:val="none" w:sz="0" w:space="0" w:color="auto"/>
            <w:left w:val="none" w:sz="0" w:space="0" w:color="auto"/>
            <w:bottom w:val="none" w:sz="0" w:space="0" w:color="auto"/>
            <w:right w:val="none" w:sz="0" w:space="0" w:color="auto"/>
          </w:divBdr>
        </w:div>
        <w:div w:id="443773804">
          <w:marLeft w:val="480"/>
          <w:marRight w:val="0"/>
          <w:marTop w:val="0"/>
          <w:marBottom w:val="0"/>
          <w:divBdr>
            <w:top w:val="none" w:sz="0" w:space="0" w:color="auto"/>
            <w:left w:val="none" w:sz="0" w:space="0" w:color="auto"/>
            <w:bottom w:val="none" w:sz="0" w:space="0" w:color="auto"/>
            <w:right w:val="none" w:sz="0" w:space="0" w:color="auto"/>
          </w:divBdr>
        </w:div>
        <w:div w:id="482702594">
          <w:marLeft w:val="480"/>
          <w:marRight w:val="0"/>
          <w:marTop w:val="0"/>
          <w:marBottom w:val="0"/>
          <w:divBdr>
            <w:top w:val="none" w:sz="0" w:space="0" w:color="auto"/>
            <w:left w:val="none" w:sz="0" w:space="0" w:color="auto"/>
            <w:bottom w:val="none" w:sz="0" w:space="0" w:color="auto"/>
            <w:right w:val="none" w:sz="0" w:space="0" w:color="auto"/>
          </w:divBdr>
        </w:div>
        <w:div w:id="500975467">
          <w:marLeft w:val="480"/>
          <w:marRight w:val="0"/>
          <w:marTop w:val="0"/>
          <w:marBottom w:val="0"/>
          <w:divBdr>
            <w:top w:val="none" w:sz="0" w:space="0" w:color="auto"/>
            <w:left w:val="none" w:sz="0" w:space="0" w:color="auto"/>
            <w:bottom w:val="none" w:sz="0" w:space="0" w:color="auto"/>
            <w:right w:val="none" w:sz="0" w:space="0" w:color="auto"/>
          </w:divBdr>
        </w:div>
        <w:div w:id="514996347">
          <w:marLeft w:val="480"/>
          <w:marRight w:val="0"/>
          <w:marTop w:val="0"/>
          <w:marBottom w:val="0"/>
          <w:divBdr>
            <w:top w:val="none" w:sz="0" w:space="0" w:color="auto"/>
            <w:left w:val="none" w:sz="0" w:space="0" w:color="auto"/>
            <w:bottom w:val="none" w:sz="0" w:space="0" w:color="auto"/>
            <w:right w:val="none" w:sz="0" w:space="0" w:color="auto"/>
          </w:divBdr>
        </w:div>
        <w:div w:id="564880372">
          <w:marLeft w:val="480"/>
          <w:marRight w:val="0"/>
          <w:marTop w:val="0"/>
          <w:marBottom w:val="0"/>
          <w:divBdr>
            <w:top w:val="none" w:sz="0" w:space="0" w:color="auto"/>
            <w:left w:val="none" w:sz="0" w:space="0" w:color="auto"/>
            <w:bottom w:val="none" w:sz="0" w:space="0" w:color="auto"/>
            <w:right w:val="none" w:sz="0" w:space="0" w:color="auto"/>
          </w:divBdr>
        </w:div>
        <w:div w:id="717978103">
          <w:marLeft w:val="480"/>
          <w:marRight w:val="0"/>
          <w:marTop w:val="0"/>
          <w:marBottom w:val="0"/>
          <w:divBdr>
            <w:top w:val="none" w:sz="0" w:space="0" w:color="auto"/>
            <w:left w:val="none" w:sz="0" w:space="0" w:color="auto"/>
            <w:bottom w:val="none" w:sz="0" w:space="0" w:color="auto"/>
            <w:right w:val="none" w:sz="0" w:space="0" w:color="auto"/>
          </w:divBdr>
        </w:div>
        <w:div w:id="822088251">
          <w:marLeft w:val="480"/>
          <w:marRight w:val="0"/>
          <w:marTop w:val="0"/>
          <w:marBottom w:val="0"/>
          <w:divBdr>
            <w:top w:val="none" w:sz="0" w:space="0" w:color="auto"/>
            <w:left w:val="none" w:sz="0" w:space="0" w:color="auto"/>
            <w:bottom w:val="none" w:sz="0" w:space="0" w:color="auto"/>
            <w:right w:val="none" w:sz="0" w:space="0" w:color="auto"/>
          </w:divBdr>
        </w:div>
        <w:div w:id="874079302">
          <w:marLeft w:val="480"/>
          <w:marRight w:val="0"/>
          <w:marTop w:val="0"/>
          <w:marBottom w:val="0"/>
          <w:divBdr>
            <w:top w:val="none" w:sz="0" w:space="0" w:color="auto"/>
            <w:left w:val="none" w:sz="0" w:space="0" w:color="auto"/>
            <w:bottom w:val="none" w:sz="0" w:space="0" w:color="auto"/>
            <w:right w:val="none" w:sz="0" w:space="0" w:color="auto"/>
          </w:divBdr>
        </w:div>
        <w:div w:id="944388663">
          <w:marLeft w:val="480"/>
          <w:marRight w:val="0"/>
          <w:marTop w:val="0"/>
          <w:marBottom w:val="0"/>
          <w:divBdr>
            <w:top w:val="none" w:sz="0" w:space="0" w:color="auto"/>
            <w:left w:val="none" w:sz="0" w:space="0" w:color="auto"/>
            <w:bottom w:val="none" w:sz="0" w:space="0" w:color="auto"/>
            <w:right w:val="none" w:sz="0" w:space="0" w:color="auto"/>
          </w:divBdr>
        </w:div>
        <w:div w:id="1013798170">
          <w:marLeft w:val="480"/>
          <w:marRight w:val="0"/>
          <w:marTop w:val="0"/>
          <w:marBottom w:val="0"/>
          <w:divBdr>
            <w:top w:val="none" w:sz="0" w:space="0" w:color="auto"/>
            <w:left w:val="none" w:sz="0" w:space="0" w:color="auto"/>
            <w:bottom w:val="none" w:sz="0" w:space="0" w:color="auto"/>
            <w:right w:val="none" w:sz="0" w:space="0" w:color="auto"/>
          </w:divBdr>
        </w:div>
        <w:div w:id="1119376040">
          <w:marLeft w:val="480"/>
          <w:marRight w:val="0"/>
          <w:marTop w:val="0"/>
          <w:marBottom w:val="0"/>
          <w:divBdr>
            <w:top w:val="none" w:sz="0" w:space="0" w:color="auto"/>
            <w:left w:val="none" w:sz="0" w:space="0" w:color="auto"/>
            <w:bottom w:val="none" w:sz="0" w:space="0" w:color="auto"/>
            <w:right w:val="none" w:sz="0" w:space="0" w:color="auto"/>
          </w:divBdr>
        </w:div>
        <w:div w:id="1156607855">
          <w:marLeft w:val="480"/>
          <w:marRight w:val="0"/>
          <w:marTop w:val="0"/>
          <w:marBottom w:val="0"/>
          <w:divBdr>
            <w:top w:val="none" w:sz="0" w:space="0" w:color="auto"/>
            <w:left w:val="none" w:sz="0" w:space="0" w:color="auto"/>
            <w:bottom w:val="none" w:sz="0" w:space="0" w:color="auto"/>
            <w:right w:val="none" w:sz="0" w:space="0" w:color="auto"/>
          </w:divBdr>
        </w:div>
        <w:div w:id="1241408576">
          <w:marLeft w:val="480"/>
          <w:marRight w:val="0"/>
          <w:marTop w:val="0"/>
          <w:marBottom w:val="0"/>
          <w:divBdr>
            <w:top w:val="none" w:sz="0" w:space="0" w:color="auto"/>
            <w:left w:val="none" w:sz="0" w:space="0" w:color="auto"/>
            <w:bottom w:val="none" w:sz="0" w:space="0" w:color="auto"/>
            <w:right w:val="none" w:sz="0" w:space="0" w:color="auto"/>
          </w:divBdr>
        </w:div>
        <w:div w:id="1370648340">
          <w:marLeft w:val="480"/>
          <w:marRight w:val="0"/>
          <w:marTop w:val="0"/>
          <w:marBottom w:val="0"/>
          <w:divBdr>
            <w:top w:val="none" w:sz="0" w:space="0" w:color="auto"/>
            <w:left w:val="none" w:sz="0" w:space="0" w:color="auto"/>
            <w:bottom w:val="none" w:sz="0" w:space="0" w:color="auto"/>
            <w:right w:val="none" w:sz="0" w:space="0" w:color="auto"/>
          </w:divBdr>
        </w:div>
        <w:div w:id="1387604108">
          <w:marLeft w:val="480"/>
          <w:marRight w:val="0"/>
          <w:marTop w:val="0"/>
          <w:marBottom w:val="0"/>
          <w:divBdr>
            <w:top w:val="none" w:sz="0" w:space="0" w:color="auto"/>
            <w:left w:val="none" w:sz="0" w:space="0" w:color="auto"/>
            <w:bottom w:val="none" w:sz="0" w:space="0" w:color="auto"/>
            <w:right w:val="none" w:sz="0" w:space="0" w:color="auto"/>
          </w:divBdr>
        </w:div>
        <w:div w:id="1435593682">
          <w:marLeft w:val="480"/>
          <w:marRight w:val="0"/>
          <w:marTop w:val="0"/>
          <w:marBottom w:val="0"/>
          <w:divBdr>
            <w:top w:val="none" w:sz="0" w:space="0" w:color="auto"/>
            <w:left w:val="none" w:sz="0" w:space="0" w:color="auto"/>
            <w:bottom w:val="none" w:sz="0" w:space="0" w:color="auto"/>
            <w:right w:val="none" w:sz="0" w:space="0" w:color="auto"/>
          </w:divBdr>
        </w:div>
        <w:div w:id="1703170345">
          <w:marLeft w:val="480"/>
          <w:marRight w:val="0"/>
          <w:marTop w:val="0"/>
          <w:marBottom w:val="0"/>
          <w:divBdr>
            <w:top w:val="none" w:sz="0" w:space="0" w:color="auto"/>
            <w:left w:val="none" w:sz="0" w:space="0" w:color="auto"/>
            <w:bottom w:val="none" w:sz="0" w:space="0" w:color="auto"/>
            <w:right w:val="none" w:sz="0" w:space="0" w:color="auto"/>
          </w:divBdr>
        </w:div>
        <w:div w:id="1733887843">
          <w:marLeft w:val="480"/>
          <w:marRight w:val="0"/>
          <w:marTop w:val="0"/>
          <w:marBottom w:val="0"/>
          <w:divBdr>
            <w:top w:val="none" w:sz="0" w:space="0" w:color="auto"/>
            <w:left w:val="none" w:sz="0" w:space="0" w:color="auto"/>
            <w:bottom w:val="none" w:sz="0" w:space="0" w:color="auto"/>
            <w:right w:val="none" w:sz="0" w:space="0" w:color="auto"/>
          </w:divBdr>
        </w:div>
        <w:div w:id="1743914946">
          <w:marLeft w:val="480"/>
          <w:marRight w:val="0"/>
          <w:marTop w:val="0"/>
          <w:marBottom w:val="0"/>
          <w:divBdr>
            <w:top w:val="none" w:sz="0" w:space="0" w:color="auto"/>
            <w:left w:val="none" w:sz="0" w:space="0" w:color="auto"/>
            <w:bottom w:val="none" w:sz="0" w:space="0" w:color="auto"/>
            <w:right w:val="none" w:sz="0" w:space="0" w:color="auto"/>
          </w:divBdr>
        </w:div>
        <w:div w:id="1755978220">
          <w:marLeft w:val="480"/>
          <w:marRight w:val="0"/>
          <w:marTop w:val="0"/>
          <w:marBottom w:val="0"/>
          <w:divBdr>
            <w:top w:val="none" w:sz="0" w:space="0" w:color="auto"/>
            <w:left w:val="none" w:sz="0" w:space="0" w:color="auto"/>
            <w:bottom w:val="none" w:sz="0" w:space="0" w:color="auto"/>
            <w:right w:val="none" w:sz="0" w:space="0" w:color="auto"/>
          </w:divBdr>
        </w:div>
        <w:div w:id="1980958253">
          <w:marLeft w:val="480"/>
          <w:marRight w:val="0"/>
          <w:marTop w:val="0"/>
          <w:marBottom w:val="0"/>
          <w:divBdr>
            <w:top w:val="none" w:sz="0" w:space="0" w:color="auto"/>
            <w:left w:val="none" w:sz="0" w:space="0" w:color="auto"/>
            <w:bottom w:val="none" w:sz="0" w:space="0" w:color="auto"/>
            <w:right w:val="none" w:sz="0" w:space="0" w:color="auto"/>
          </w:divBdr>
        </w:div>
        <w:div w:id="1988198064">
          <w:marLeft w:val="480"/>
          <w:marRight w:val="0"/>
          <w:marTop w:val="0"/>
          <w:marBottom w:val="0"/>
          <w:divBdr>
            <w:top w:val="none" w:sz="0" w:space="0" w:color="auto"/>
            <w:left w:val="none" w:sz="0" w:space="0" w:color="auto"/>
            <w:bottom w:val="none" w:sz="0" w:space="0" w:color="auto"/>
            <w:right w:val="none" w:sz="0" w:space="0" w:color="auto"/>
          </w:divBdr>
        </w:div>
        <w:div w:id="2057461638">
          <w:marLeft w:val="480"/>
          <w:marRight w:val="0"/>
          <w:marTop w:val="0"/>
          <w:marBottom w:val="0"/>
          <w:divBdr>
            <w:top w:val="none" w:sz="0" w:space="0" w:color="auto"/>
            <w:left w:val="none" w:sz="0" w:space="0" w:color="auto"/>
            <w:bottom w:val="none" w:sz="0" w:space="0" w:color="auto"/>
            <w:right w:val="none" w:sz="0" w:space="0" w:color="auto"/>
          </w:divBdr>
        </w:div>
        <w:div w:id="2070414768">
          <w:marLeft w:val="480"/>
          <w:marRight w:val="0"/>
          <w:marTop w:val="0"/>
          <w:marBottom w:val="0"/>
          <w:divBdr>
            <w:top w:val="none" w:sz="0" w:space="0" w:color="auto"/>
            <w:left w:val="none" w:sz="0" w:space="0" w:color="auto"/>
            <w:bottom w:val="none" w:sz="0" w:space="0" w:color="auto"/>
            <w:right w:val="none" w:sz="0" w:space="0" w:color="auto"/>
          </w:divBdr>
        </w:div>
      </w:divsChild>
    </w:div>
    <w:div w:id="125585461">
      <w:bodyDiv w:val="1"/>
      <w:marLeft w:val="0"/>
      <w:marRight w:val="0"/>
      <w:marTop w:val="0"/>
      <w:marBottom w:val="0"/>
      <w:divBdr>
        <w:top w:val="none" w:sz="0" w:space="0" w:color="auto"/>
        <w:left w:val="none" w:sz="0" w:space="0" w:color="auto"/>
        <w:bottom w:val="none" w:sz="0" w:space="0" w:color="auto"/>
        <w:right w:val="none" w:sz="0" w:space="0" w:color="auto"/>
      </w:divBdr>
    </w:div>
    <w:div w:id="126972931">
      <w:bodyDiv w:val="1"/>
      <w:marLeft w:val="0"/>
      <w:marRight w:val="0"/>
      <w:marTop w:val="0"/>
      <w:marBottom w:val="0"/>
      <w:divBdr>
        <w:top w:val="none" w:sz="0" w:space="0" w:color="auto"/>
        <w:left w:val="none" w:sz="0" w:space="0" w:color="auto"/>
        <w:bottom w:val="none" w:sz="0" w:space="0" w:color="auto"/>
        <w:right w:val="none" w:sz="0" w:space="0" w:color="auto"/>
      </w:divBdr>
      <w:divsChild>
        <w:div w:id="11225271">
          <w:marLeft w:val="480"/>
          <w:marRight w:val="0"/>
          <w:marTop w:val="0"/>
          <w:marBottom w:val="0"/>
          <w:divBdr>
            <w:top w:val="none" w:sz="0" w:space="0" w:color="auto"/>
            <w:left w:val="none" w:sz="0" w:space="0" w:color="auto"/>
            <w:bottom w:val="none" w:sz="0" w:space="0" w:color="auto"/>
            <w:right w:val="none" w:sz="0" w:space="0" w:color="auto"/>
          </w:divBdr>
        </w:div>
        <w:div w:id="89543628">
          <w:marLeft w:val="480"/>
          <w:marRight w:val="0"/>
          <w:marTop w:val="0"/>
          <w:marBottom w:val="0"/>
          <w:divBdr>
            <w:top w:val="none" w:sz="0" w:space="0" w:color="auto"/>
            <w:left w:val="none" w:sz="0" w:space="0" w:color="auto"/>
            <w:bottom w:val="none" w:sz="0" w:space="0" w:color="auto"/>
            <w:right w:val="none" w:sz="0" w:space="0" w:color="auto"/>
          </w:divBdr>
        </w:div>
        <w:div w:id="135077381">
          <w:marLeft w:val="480"/>
          <w:marRight w:val="0"/>
          <w:marTop w:val="0"/>
          <w:marBottom w:val="0"/>
          <w:divBdr>
            <w:top w:val="none" w:sz="0" w:space="0" w:color="auto"/>
            <w:left w:val="none" w:sz="0" w:space="0" w:color="auto"/>
            <w:bottom w:val="none" w:sz="0" w:space="0" w:color="auto"/>
            <w:right w:val="none" w:sz="0" w:space="0" w:color="auto"/>
          </w:divBdr>
        </w:div>
        <w:div w:id="152457303">
          <w:marLeft w:val="480"/>
          <w:marRight w:val="0"/>
          <w:marTop w:val="0"/>
          <w:marBottom w:val="0"/>
          <w:divBdr>
            <w:top w:val="none" w:sz="0" w:space="0" w:color="auto"/>
            <w:left w:val="none" w:sz="0" w:space="0" w:color="auto"/>
            <w:bottom w:val="none" w:sz="0" w:space="0" w:color="auto"/>
            <w:right w:val="none" w:sz="0" w:space="0" w:color="auto"/>
          </w:divBdr>
        </w:div>
        <w:div w:id="185365698">
          <w:marLeft w:val="480"/>
          <w:marRight w:val="0"/>
          <w:marTop w:val="0"/>
          <w:marBottom w:val="0"/>
          <w:divBdr>
            <w:top w:val="none" w:sz="0" w:space="0" w:color="auto"/>
            <w:left w:val="none" w:sz="0" w:space="0" w:color="auto"/>
            <w:bottom w:val="none" w:sz="0" w:space="0" w:color="auto"/>
            <w:right w:val="none" w:sz="0" w:space="0" w:color="auto"/>
          </w:divBdr>
        </w:div>
        <w:div w:id="196896094">
          <w:marLeft w:val="480"/>
          <w:marRight w:val="0"/>
          <w:marTop w:val="0"/>
          <w:marBottom w:val="0"/>
          <w:divBdr>
            <w:top w:val="none" w:sz="0" w:space="0" w:color="auto"/>
            <w:left w:val="none" w:sz="0" w:space="0" w:color="auto"/>
            <w:bottom w:val="none" w:sz="0" w:space="0" w:color="auto"/>
            <w:right w:val="none" w:sz="0" w:space="0" w:color="auto"/>
          </w:divBdr>
        </w:div>
        <w:div w:id="358119397">
          <w:marLeft w:val="480"/>
          <w:marRight w:val="0"/>
          <w:marTop w:val="0"/>
          <w:marBottom w:val="0"/>
          <w:divBdr>
            <w:top w:val="none" w:sz="0" w:space="0" w:color="auto"/>
            <w:left w:val="none" w:sz="0" w:space="0" w:color="auto"/>
            <w:bottom w:val="none" w:sz="0" w:space="0" w:color="auto"/>
            <w:right w:val="none" w:sz="0" w:space="0" w:color="auto"/>
          </w:divBdr>
        </w:div>
        <w:div w:id="402146975">
          <w:marLeft w:val="480"/>
          <w:marRight w:val="0"/>
          <w:marTop w:val="0"/>
          <w:marBottom w:val="0"/>
          <w:divBdr>
            <w:top w:val="none" w:sz="0" w:space="0" w:color="auto"/>
            <w:left w:val="none" w:sz="0" w:space="0" w:color="auto"/>
            <w:bottom w:val="none" w:sz="0" w:space="0" w:color="auto"/>
            <w:right w:val="none" w:sz="0" w:space="0" w:color="auto"/>
          </w:divBdr>
        </w:div>
        <w:div w:id="496577165">
          <w:marLeft w:val="480"/>
          <w:marRight w:val="0"/>
          <w:marTop w:val="0"/>
          <w:marBottom w:val="0"/>
          <w:divBdr>
            <w:top w:val="none" w:sz="0" w:space="0" w:color="auto"/>
            <w:left w:val="none" w:sz="0" w:space="0" w:color="auto"/>
            <w:bottom w:val="none" w:sz="0" w:space="0" w:color="auto"/>
            <w:right w:val="none" w:sz="0" w:space="0" w:color="auto"/>
          </w:divBdr>
        </w:div>
        <w:div w:id="561018949">
          <w:marLeft w:val="480"/>
          <w:marRight w:val="0"/>
          <w:marTop w:val="0"/>
          <w:marBottom w:val="0"/>
          <w:divBdr>
            <w:top w:val="none" w:sz="0" w:space="0" w:color="auto"/>
            <w:left w:val="none" w:sz="0" w:space="0" w:color="auto"/>
            <w:bottom w:val="none" w:sz="0" w:space="0" w:color="auto"/>
            <w:right w:val="none" w:sz="0" w:space="0" w:color="auto"/>
          </w:divBdr>
        </w:div>
        <w:div w:id="565604736">
          <w:marLeft w:val="480"/>
          <w:marRight w:val="0"/>
          <w:marTop w:val="0"/>
          <w:marBottom w:val="0"/>
          <w:divBdr>
            <w:top w:val="none" w:sz="0" w:space="0" w:color="auto"/>
            <w:left w:val="none" w:sz="0" w:space="0" w:color="auto"/>
            <w:bottom w:val="none" w:sz="0" w:space="0" w:color="auto"/>
            <w:right w:val="none" w:sz="0" w:space="0" w:color="auto"/>
          </w:divBdr>
        </w:div>
        <w:div w:id="625434656">
          <w:marLeft w:val="480"/>
          <w:marRight w:val="0"/>
          <w:marTop w:val="0"/>
          <w:marBottom w:val="0"/>
          <w:divBdr>
            <w:top w:val="none" w:sz="0" w:space="0" w:color="auto"/>
            <w:left w:val="none" w:sz="0" w:space="0" w:color="auto"/>
            <w:bottom w:val="none" w:sz="0" w:space="0" w:color="auto"/>
            <w:right w:val="none" w:sz="0" w:space="0" w:color="auto"/>
          </w:divBdr>
        </w:div>
        <w:div w:id="639530053">
          <w:marLeft w:val="480"/>
          <w:marRight w:val="0"/>
          <w:marTop w:val="0"/>
          <w:marBottom w:val="0"/>
          <w:divBdr>
            <w:top w:val="none" w:sz="0" w:space="0" w:color="auto"/>
            <w:left w:val="none" w:sz="0" w:space="0" w:color="auto"/>
            <w:bottom w:val="none" w:sz="0" w:space="0" w:color="auto"/>
            <w:right w:val="none" w:sz="0" w:space="0" w:color="auto"/>
          </w:divBdr>
        </w:div>
        <w:div w:id="667056493">
          <w:marLeft w:val="480"/>
          <w:marRight w:val="0"/>
          <w:marTop w:val="0"/>
          <w:marBottom w:val="0"/>
          <w:divBdr>
            <w:top w:val="none" w:sz="0" w:space="0" w:color="auto"/>
            <w:left w:val="none" w:sz="0" w:space="0" w:color="auto"/>
            <w:bottom w:val="none" w:sz="0" w:space="0" w:color="auto"/>
            <w:right w:val="none" w:sz="0" w:space="0" w:color="auto"/>
          </w:divBdr>
        </w:div>
        <w:div w:id="688291811">
          <w:marLeft w:val="480"/>
          <w:marRight w:val="0"/>
          <w:marTop w:val="0"/>
          <w:marBottom w:val="0"/>
          <w:divBdr>
            <w:top w:val="none" w:sz="0" w:space="0" w:color="auto"/>
            <w:left w:val="none" w:sz="0" w:space="0" w:color="auto"/>
            <w:bottom w:val="none" w:sz="0" w:space="0" w:color="auto"/>
            <w:right w:val="none" w:sz="0" w:space="0" w:color="auto"/>
          </w:divBdr>
        </w:div>
        <w:div w:id="689530004">
          <w:marLeft w:val="480"/>
          <w:marRight w:val="0"/>
          <w:marTop w:val="0"/>
          <w:marBottom w:val="0"/>
          <w:divBdr>
            <w:top w:val="none" w:sz="0" w:space="0" w:color="auto"/>
            <w:left w:val="none" w:sz="0" w:space="0" w:color="auto"/>
            <w:bottom w:val="none" w:sz="0" w:space="0" w:color="auto"/>
            <w:right w:val="none" w:sz="0" w:space="0" w:color="auto"/>
          </w:divBdr>
        </w:div>
        <w:div w:id="697200814">
          <w:marLeft w:val="480"/>
          <w:marRight w:val="0"/>
          <w:marTop w:val="0"/>
          <w:marBottom w:val="0"/>
          <w:divBdr>
            <w:top w:val="none" w:sz="0" w:space="0" w:color="auto"/>
            <w:left w:val="none" w:sz="0" w:space="0" w:color="auto"/>
            <w:bottom w:val="none" w:sz="0" w:space="0" w:color="auto"/>
            <w:right w:val="none" w:sz="0" w:space="0" w:color="auto"/>
          </w:divBdr>
        </w:div>
        <w:div w:id="746272486">
          <w:marLeft w:val="480"/>
          <w:marRight w:val="0"/>
          <w:marTop w:val="0"/>
          <w:marBottom w:val="0"/>
          <w:divBdr>
            <w:top w:val="none" w:sz="0" w:space="0" w:color="auto"/>
            <w:left w:val="none" w:sz="0" w:space="0" w:color="auto"/>
            <w:bottom w:val="none" w:sz="0" w:space="0" w:color="auto"/>
            <w:right w:val="none" w:sz="0" w:space="0" w:color="auto"/>
          </w:divBdr>
        </w:div>
        <w:div w:id="955909064">
          <w:marLeft w:val="480"/>
          <w:marRight w:val="0"/>
          <w:marTop w:val="0"/>
          <w:marBottom w:val="0"/>
          <w:divBdr>
            <w:top w:val="none" w:sz="0" w:space="0" w:color="auto"/>
            <w:left w:val="none" w:sz="0" w:space="0" w:color="auto"/>
            <w:bottom w:val="none" w:sz="0" w:space="0" w:color="auto"/>
            <w:right w:val="none" w:sz="0" w:space="0" w:color="auto"/>
          </w:divBdr>
        </w:div>
        <w:div w:id="1021586764">
          <w:marLeft w:val="480"/>
          <w:marRight w:val="0"/>
          <w:marTop w:val="0"/>
          <w:marBottom w:val="0"/>
          <w:divBdr>
            <w:top w:val="none" w:sz="0" w:space="0" w:color="auto"/>
            <w:left w:val="none" w:sz="0" w:space="0" w:color="auto"/>
            <w:bottom w:val="none" w:sz="0" w:space="0" w:color="auto"/>
            <w:right w:val="none" w:sz="0" w:space="0" w:color="auto"/>
          </w:divBdr>
        </w:div>
        <w:div w:id="1039011235">
          <w:marLeft w:val="480"/>
          <w:marRight w:val="0"/>
          <w:marTop w:val="0"/>
          <w:marBottom w:val="0"/>
          <w:divBdr>
            <w:top w:val="none" w:sz="0" w:space="0" w:color="auto"/>
            <w:left w:val="none" w:sz="0" w:space="0" w:color="auto"/>
            <w:bottom w:val="none" w:sz="0" w:space="0" w:color="auto"/>
            <w:right w:val="none" w:sz="0" w:space="0" w:color="auto"/>
          </w:divBdr>
        </w:div>
        <w:div w:id="1125545759">
          <w:marLeft w:val="480"/>
          <w:marRight w:val="0"/>
          <w:marTop w:val="0"/>
          <w:marBottom w:val="0"/>
          <w:divBdr>
            <w:top w:val="none" w:sz="0" w:space="0" w:color="auto"/>
            <w:left w:val="none" w:sz="0" w:space="0" w:color="auto"/>
            <w:bottom w:val="none" w:sz="0" w:space="0" w:color="auto"/>
            <w:right w:val="none" w:sz="0" w:space="0" w:color="auto"/>
          </w:divBdr>
        </w:div>
        <w:div w:id="1187477278">
          <w:marLeft w:val="480"/>
          <w:marRight w:val="0"/>
          <w:marTop w:val="0"/>
          <w:marBottom w:val="0"/>
          <w:divBdr>
            <w:top w:val="none" w:sz="0" w:space="0" w:color="auto"/>
            <w:left w:val="none" w:sz="0" w:space="0" w:color="auto"/>
            <w:bottom w:val="none" w:sz="0" w:space="0" w:color="auto"/>
            <w:right w:val="none" w:sz="0" w:space="0" w:color="auto"/>
          </w:divBdr>
        </w:div>
        <w:div w:id="1191381307">
          <w:marLeft w:val="480"/>
          <w:marRight w:val="0"/>
          <w:marTop w:val="0"/>
          <w:marBottom w:val="0"/>
          <w:divBdr>
            <w:top w:val="none" w:sz="0" w:space="0" w:color="auto"/>
            <w:left w:val="none" w:sz="0" w:space="0" w:color="auto"/>
            <w:bottom w:val="none" w:sz="0" w:space="0" w:color="auto"/>
            <w:right w:val="none" w:sz="0" w:space="0" w:color="auto"/>
          </w:divBdr>
        </w:div>
        <w:div w:id="1258716266">
          <w:marLeft w:val="480"/>
          <w:marRight w:val="0"/>
          <w:marTop w:val="0"/>
          <w:marBottom w:val="0"/>
          <w:divBdr>
            <w:top w:val="none" w:sz="0" w:space="0" w:color="auto"/>
            <w:left w:val="none" w:sz="0" w:space="0" w:color="auto"/>
            <w:bottom w:val="none" w:sz="0" w:space="0" w:color="auto"/>
            <w:right w:val="none" w:sz="0" w:space="0" w:color="auto"/>
          </w:divBdr>
        </w:div>
        <w:div w:id="1263804249">
          <w:marLeft w:val="480"/>
          <w:marRight w:val="0"/>
          <w:marTop w:val="0"/>
          <w:marBottom w:val="0"/>
          <w:divBdr>
            <w:top w:val="none" w:sz="0" w:space="0" w:color="auto"/>
            <w:left w:val="none" w:sz="0" w:space="0" w:color="auto"/>
            <w:bottom w:val="none" w:sz="0" w:space="0" w:color="auto"/>
            <w:right w:val="none" w:sz="0" w:space="0" w:color="auto"/>
          </w:divBdr>
        </w:div>
        <w:div w:id="1358853750">
          <w:marLeft w:val="480"/>
          <w:marRight w:val="0"/>
          <w:marTop w:val="0"/>
          <w:marBottom w:val="0"/>
          <w:divBdr>
            <w:top w:val="none" w:sz="0" w:space="0" w:color="auto"/>
            <w:left w:val="none" w:sz="0" w:space="0" w:color="auto"/>
            <w:bottom w:val="none" w:sz="0" w:space="0" w:color="auto"/>
            <w:right w:val="none" w:sz="0" w:space="0" w:color="auto"/>
          </w:divBdr>
        </w:div>
        <w:div w:id="1381203335">
          <w:marLeft w:val="480"/>
          <w:marRight w:val="0"/>
          <w:marTop w:val="0"/>
          <w:marBottom w:val="0"/>
          <w:divBdr>
            <w:top w:val="none" w:sz="0" w:space="0" w:color="auto"/>
            <w:left w:val="none" w:sz="0" w:space="0" w:color="auto"/>
            <w:bottom w:val="none" w:sz="0" w:space="0" w:color="auto"/>
            <w:right w:val="none" w:sz="0" w:space="0" w:color="auto"/>
          </w:divBdr>
        </w:div>
        <w:div w:id="1390881746">
          <w:marLeft w:val="480"/>
          <w:marRight w:val="0"/>
          <w:marTop w:val="0"/>
          <w:marBottom w:val="0"/>
          <w:divBdr>
            <w:top w:val="none" w:sz="0" w:space="0" w:color="auto"/>
            <w:left w:val="none" w:sz="0" w:space="0" w:color="auto"/>
            <w:bottom w:val="none" w:sz="0" w:space="0" w:color="auto"/>
            <w:right w:val="none" w:sz="0" w:space="0" w:color="auto"/>
          </w:divBdr>
        </w:div>
        <w:div w:id="1472596525">
          <w:marLeft w:val="480"/>
          <w:marRight w:val="0"/>
          <w:marTop w:val="0"/>
          <w:marBottom w:val="0"/>
          <w:divBdr>
            <w:top w:val="none" w:sz="0" w:space="0" w:color="auto"/>
            <w:left w:val="none" w:sz="0" w:space="0" w:color="auto"/>
            <w:bottom w:val="none" w:sz="0" w:space="0" w:color="auto"/>
            <w:right w:val="none" w:sz="0" w:space="0" w:color="auto"/>
          </w:divBdr>
        </w:div>
        <w:div w:id="1490289936">
          <w:marLeft w:val="480"/>
          <w:marRight w:val="0"/>
          <w:marTop w:val="0"/>
          <w:marBottom w:val="0"/>
          <w:divBdr>
            <w:top w:val="none" w:sz="0" w:space="0" w:color="auto"/>
            <w:left w:val="none" w:sz="0" w:space="0" w:color="auto"/>
            <w:bottom w:val="none" w:sz="0" w:space="0" w:color="auto"/>
            <w:right w:val="none" w:sz="0" w:space="0" w:color="auto"/>
          </w:divBdr>
        </w:div>
        <w:div w:id="1539927208">
          <w:marLeft w:val="480"/>
          <w:marRight w:val="0"/>
          <w:marTop w:val="0"/>
          <w:marBottom w:val="0"/>
          <w:divBdr>
            <w:top w:val="none" w:sz="0" w:space="0" w:color="auto"/>
            <w:left w:val="none" w:sz="0" w:space="0" w:color="auto"/>
            <w:bottom w:val="none" w:sz="0" w:space="0" w:color="auto"/>
            <w:right w:val="none" w:sz="0" w:space="0" w:color="auto"/>
          </w:divBdr>
        </w:div>
        <w:div w:id="1699357595">
          <w:marLeft w:val="480"/>
          <w:marRight w:val="0"/>
          <w:marTop w:val="0"/>
          <w:marBottom w:val="0"/>
          <w:divBdr>
            <w:top w:val="none" w:sz="0" w:space="0" w:color="auto"/>
            <w:left w:val="none" w:sz="0" w:space="0" w:color="auto"/>
            <w:bottom w:val="none" w:sz="0" w:space="0" w:color="auto"/>
            <w:right w:val="none" w:sz="0" w:space="0" w:color="auto"/>
          </w:divBdr>
        </w:div>
        <w:div w:id="2013684582">
          <w:marLeft w:val="480"/>
          <w:marRight w:val="0"/>
          <w:marTop w:val="0"/>
          <w:marBottom w:val="0"/>
          <w:divBdr>
            <w:top w:val="none" w:sz="0" w:space="0" w:color="auto"/>
            <w:left w:val="none" w:sz="0" w:space="0" w:color="auto"/>
            <w:bottom w:val="none" w:sz="0" w:space="0" w:color="auto"/>
            <w:right w:val="none" w:sz="0" w:space="0" w:color="auto"/>
          </w:divBdr>
        </w:div>
        <w:div w:id="2103796489">
          <w:marLeft w:val="480"/>
          <w:marRight w:val="0"/>
          <w:marTop w:val="0"/>
          <w:marBottom w:val="0"/>
          <w:divBdr>
            <w:top w:val="none" w:sz="0" w:space="0" w:color="auto"/>
            <w:left w:val="none" w:sz="0" w:space="0" w:color="auto"/>
            <w:bottom w:val="none" w:sz="0" w:space="0" w:color="auto"/>
            <w:right w:val="none" w:sz="0" w:space="0" w:color="auto"/>
          </w:divBdr>
        </w:div>
        <w:div w:id="2113670210">
          <w:marLeft w:val="480"/>
          <w:marRight w:val="0"/>
          <w:marTop w:val="0"/>
          <w:marBottom w:val="0"/>
          <w:divBdr>
            <w:top w:val="none" w:sz="0" w:space="0" w:color="auto"/>
            <w:left w:val="none" w:sz="0" w:space="0" w:color="auto"/>
            <w:bottom w:val="none" w:sz="0" w:space="0" w:color="auto"/>
            <w:right w:val="none" w:sz="0" w:space="0" w:color="auto"/>
          </w:divBdr>
        </w:div>
      </w:divsChild>
    </w:div>
    <w:div w:id="128743090">
      <w:bodyDiv w:val="1"/>
      <w:marLeft w:val="0"/>
      <w:marRight w:val="0"/>
      <w:marTop w:val="0"/>
      <w:marBottom w:val="0"/>
      <w:divBdr>
        <w:top w:val="none" w:sz="0" w:space="0" w:color="auto"/>
        <w:left w:val="none" w:sz="0" w:space="0" w:color="auto"/>
        <w:bottom w:val="none" w:sz="0" w:space="0" w:color="auto"/>
        <w:right w:val="none" w:sz="0" w:space="0" w:color="auto"/>
      </w:divBdr>
      <w:divsChild>
        <w:div w:id="184289728">
          <w:marLeft w:val="640"/>
          <w:marRight w:val="0"/>
          <w:marTop w:val="0"/>
          <w:marBottom w:val="0"/>
          <w:divBdr>
            <w:top w:val="none" w:sz="0" w:space="0" w:color="auto"/>
            <w:left w:val="none" w:sz="0" w:space="0" w:color="auto"/>
            <w:bottom w:val="none" w:sz="0" w:space="0" w:color="auto"/>
            <w:right w:val="none" w:sz="0" w:space="0" w:color="auto"/>
          </w:divBdr>
        </w:div>
        <w:div w:id="217205507">
          <w:marLeft w:val="640"/>
          <w:marRight w:val="0"/>
          <w:marTop w:val="0"/>
          <w:marBottom w:val="0"/>
          <w:divBdr>
            <w:top w:val="none" w:sz="0" w:space="0" w:color="auto"/>
            <w:left w:val="none" w:sz="0" w:space="0" w:color="auto"/>
            <w:bottom w:val="none" w:sz="0" w:space="0" w:color="auto"/>
            <w:right w:val="none" w:sz="0" w:space="0" w:color="auto"/>
          </w:divBdr>
        </w:div>
        <w:div w:id="224803940">
          <w:marLeft w:val="640"/>
          <w:marRight w:val="0"/>
          <w:marTop w:val="0"/>
          <w:marBottom w:val="0"/>
          <w:divBdr>
            <w:top w:val="none" w:sz="0" w:space="0" w:color="auto"/>
            <w:left w:val="none" w:sz="0" w:space="0" w:color="auto"/>
            <w:bottom w:val="none" w:sz="0" w:space="0" w:color="auto"/>
            <w:right w:val="none" w:sz="0" w:space="0" w:color="auto"/>
          </w:divBdr>
        </w:div>
        <w:div w:id="265387647">
          <w:marLeft w:val="640"/>
          <w:marRight w:val="0"/>
          <w:marTop w:val="0"/>
          <w:marBottom w:val="0"/>
          <w:divBdr>
            <w:top w:val="none" w:sz="0" w:space="0" w:color="auto"/>
            <w:left w:val="none" w:sz="0" w:space="0" w:color="auto"/>
            <w:bottom w:val="none" w:sz="0" w:space="0" w:color="auto"/>
            <w:right w:val="none" w:sz="0" w:space="0" w:color="auto"/>
          </w:divBdr>
        </w:div>
        <w:div w:id="362830084">
          <w:marLeft w:val="640"/>
          <w:marRight w:val="0"/>
          <w:marTop w:val="0"/>
          <w:marBottom w:val="0"/>
          <w:divBdr>
            <w:top w:val="none" w:sz="0" w:space="0" w:color="auto"/>
            <w:left w:val="none" w:sz="0" w:space="0" w:color="auto"/>
            <w:bottom w:val="none" w:sz="0" w:space="0" w:color="auto"/>
            <w:right w:val="none" w:sz="0" w:space="0" w:color="auto"/>
          </w:divBdr>
        </w:div>
        <w:div w:id="423186135">
          <w:marLeft w:val="640"/>
          <w:marRight w:val="0"/>
          <w:marTop w:val="0"/>
          <w:marBottom w:val="0"/>
          <w:divBdr>
            <w:top w:val="none" w:sz="0" w:space="0" w:color="auto"/>
            <w:left w:val="none" w:sz="0" w:space="0" w:color="auto"/>
            <w:bottom w:val="none" w:sz="0" w:space="0" w:color="auto"/>
            <w:right w:val="none" w:sz="0" w:space="0" w:color="auto"/>
          </w:divBdr>
        </w:div>
        <w:div w:id="434135282">
          <w:marLeft w:val="640"/>
          <w:marRight w:val="0"/>
          <w:marTop w:val="0"/>
          <w:marBottom w:val="0"/>
          <w:divBdr>
            <w:top w:val="none" w:sz="0" w:space="0" w:color="auto"/>
            <w:left w:val="none" w:sz="0" w:space="0" w:color="auto"/>
            <w:bottom w:val="none" w:sz="0" w:space="0" w:color="auto"/>
            <w:right w:val="none" w:sz="0" w:space="0" w:color="auto"/>
          </w:divBdr>
        </w:div>
        <w:div w:id="474764548">
          <w:marLeft w:val="640"/>
          <w:marRight w:val="0"/>
          <w:marTop w:val="0"/>
          <w:marBottom w:val="0"/>
          <w:divBdr>
            <w:top w:val="none" w:sz="0" w:space="0" w:color="auto"/>
            <w:left w:val="none" w:sz="0" w:space="0" w:color="auto"/>
            <w:bottom w:val="none" w:sz="0" w:space="0" w:color="auto"/>
            <w:right w:val="none" w:sz="0" w:space="0" w:color="auto"/>
          </w:divBdr>
        </w:div>
        <w:div w:id="576332238">
          <w:marLeft w:val="640"/>
          <w:marRight w:val="0"/>
          <w:marTop w:val="0"/>
          <w:marBottom w:val="0"/>
          <w:divBdr>
            <w:top w:val="none" w:sz="0" w:space="0" w:color="auto"/>
            <w:left w:val="none" w:sz="0" w:space="0" w:color="auto"/>
            <w:bottom w:val="none" w:sz="0" w:space="0" w:color="auto"/>
            <w:right w:val="none" w:sz="0" w:space="0" w:color="auto"/>
          </w:divBdr>
        </w:div>
        <w:div w:id="581455005">
          <w:marLeft w:val="640"/>
          <w:marRight w:val="0"/>
          <w:marTop w:val="0"/>
          <w:marBottom w:val="0"/>
          <w:divBdr>
            <w:top w:val="none" w:sz="0" w:space="0" w:color="auto"/>
            <w:left w:val="none" w:sz="0" w:space="0" w:color="auto"/>
            <w:bottom w:val="none" w:sz="0" w:space="0" w:color="auto"/>
            <w:right w:val="none" w:sz="0" w:space="0" w:color="auto"/>
          </w:divBdr>
        </w:div>
        <w:div w:id="589967849">
          <w:marLeft w:val="640"/>
          <w:marRight w:val="0"/>
          <w:marTop w:val="0"/>
          <w:marBottom w:val="0"/>
          <w:divBdr>
            <w:top w:val="none" w:sz="0" w:space="0" w:color="auto"/>
            <w:left w:val="none" w:sz="0" w:space="0" w:color="auto"/>
            <w:bottom w:val="none" w:sz="0" w:space="0" w:color="auto"/>
            <w:right w:val="none" w:sz="0" w:space="0" w:color="auto"/>
          </w:divBdr>
        </w:div>
        <w:div w:id="610748837">
          <w:marLeft w:val="640"/>
          <w:marRight w:val="0"/>
          <w:marTop w:val="0"/>
          <w:marBottom w:val="0"/>
          <w:divBdr>
            <w:top w:val="none" w:sz="0" w:space="0" w:color="auto"/>
            <w:left w:val="none" w:sz="0" w:space="0" w:color="auto"/>
            <w:bottom w:val="none" w:sz="0" w:space="0" w:color="auto"/>
            <w:right w:val="none" w:sz="0" w:space="0" w:color="auto"/>
          </w:divBdr>
        </w:div>
        <w:div w:id="612518012">
          <w:marLeft w:val="640"/>
          <w:marRight w:val="0"/>
          <w:marTop w:val="0"/>
          <w:marBottom w:val="0"/>
          <w:divBdr>
            <w:top w:val="none" w:sz="0" w:space="0" w:color="auto"/>
            <w:left w:val="none" w:sz="0" w:space="0" w:color="auto"/>
            <w:bottom w:val="none" w:sz="0" w:space="0" w:color="auto"/>
            <w:right w:val="none" w:sz="0" w:space="0" w:color="auto"/>
          </w:divBdr>
        </w:div>
        <w:div w:id="707998480">
          <w:marLeft w:val="640"/>
          <w:marRight w:val="0"/>
          <w:marTop w:val="0"/>
          <w:marBottom w:val="0"/>
          <w:divBdr>
            <w:top w:val="none" w:sz="0" w:space="0" w:color="auto"/>
            <w:left w:val="none" w:sz="0" w:space="0" w:color="auto"/>
            <w:bottom w:val="none" w:sz="0" w:space="0" w:color="auto"/>
            <w:right w:val="none" w:sz="0" w:space="0" w:color="auto"/>
          </w:divBdr>
        </w:div>
        <w:div w:id="718012551">
          <w:marLeft w:val="640"/>
          <w:marRight w:val="0"/>
          <w:marTop w:val="0"/>
          <w:marBottom w:val="0"/>
          <w:divBdr>
            <w:top w:val="none" w:sz="0" w:space="0" w:color="auto"/>
            <w:left w:val="none" w:sz="0" w:space="0" w:color="auto"/>
            <w:bottom w:val="none" w:sz="0" w:space="0" w:color="auto"/>
            <w:right w:val="none" w:sz="0" w:space="0" w:color="auto"/>
          </w:divBdr>
        </w:div>
        <w:div w:id="757169410">
          <w:marLeft w:val="640"/>
          <w:marRight w:val="0"/>
          <w:marTop w:val="0"/>
          <w:marBottom w:val="0"/>
          <w:divBdr>
            <w:top w:val="none" w:sz="0" w:space="0" w:color="auto"/>
            <w:left w:val="none" w:sz="0" w:space="0" w:color="auto"/>
            <w:bottom w:val="none" w:sz="0" w:space="0" w:color="auto"/>
            <w:right w:val="none" w:sz="0" w:space="0" w:color="auto"/>
          </w:divBdr>
        </w:div>
        <w:div w:id="822700287">
          <w:marLeft w:val="640"/>
          <w:marRight w:val="0"/>
          <w:marTop w:val="0"/>
          <w:marBottom w:val="0"/>
          <w:divBdr>
            <w:top w:val="none" w:sz="0" w:space="0" w:color="auto"/>
            <w:left w:val="none" w:sz="0" w:space="0" w:color="auto"/>
            <w:bottom w:val="none" w:sz="0" w:space="0" w:color="auto"/>
            <w:right w:val="none" w:sz="0" w:space="0" w:color="auto"/>
          </w:divBdr>
        </w:div>
        <w:div w:id="915360318">
          <w:marLeft w:val="640"/>
          <w:marRight w:val="0"/>
          <w:marTop w:val="0"/>
          <w:marBottom w:val="0"/>
          <w:divBdr>
            <w:top w:val="none" w:sz="0" w:space="0" w:color="auto"/>
            <w:left w:val="none" w:sz="0" w:space="0" w:color="auto"/>
            <w:bottom w:val="none" w:sz="0" w:space="0" w:color="auto"/>
            <w:right w:val="none" w:sz="0" w:space="0" w:color="auto"/>
          </w:divBdr>
        </w:div>
        <w:div w:id="926578914">
          <w:marLeft w:val="640"/>
          <w:marRight w:val="0"/>
          <w:marTop w:val="0"/>
          <w:marBottom w:val="0"/>
          <w:divBdr>
            <w:top w:val="none" w:sz="0" w:space="0" w:color="auto"/>
            <w:left w:val="none" w:sz="0" w:space="0" w:color="auto"/>
            <w:bottom w:val="none" w:sz="0" w:space="0" w:color="auto"/>
            <w:right w:val="none" w:sz="0" w:space="0" w:color="auto"/>
          </w:divBdr>
        </w:div>
        <w:div w:id="934628156">
          <w:marLeft w:val="640"/>
          <w:marRight w:val="0"/>
          <w:marTop w:val="0"/>
          <w:marBottom w:val="0"/>
          <w:divBdr>
            <w:top w:val="none" w:sz="0" w:space="0" w:color="auto"/>
            <w:left w:val="none" w:sz="0" w:space="0" w:color="auto"/>
            <w:bottom w:val="none" w:sz="0" w:space="0" w:color="auto"/>
            <w:right w:val="none" w:sz="0" w:space="0" w:color="auto"/>
          </w:divBdr>
        </w:div>
        <w:div w:id="957684421">
          <w:marLeft w:val="640"/>
          <w:marRight w:val="0"/>
          <w:marTop w:val="0"/>
          <w:marBottom w:val="0"/>
          <w:divBdr>
            <w:top w:val="none" w:sz="0" w:space="0" w:color="auto"/>
            <w:left w:val="none" w:sz="0" w:space="0" w:color="auto"/>
            <w:bottom w:val="none" w:sz="0" w:space="0" w:color="auto"/>
            <w:right w:val="none" w:sz="0" w:space="0" w:color="auto"/>
          </w:divBdr>
        </w:div>
        <w:div w:id="981499684">
          <w:marLeft w:val="640"/>
          <w:marRight w:val="0"/>
          <w:marTop w:val="0"/>
          <w:marBottom w:val="0"/>
          <w:divBdr>
            <w:top w:val="none" w:sz="0" w:space="0" w:color="auto"/>
            <w:left w:val="none" w:sz="0" w:space="0" w:color="auto"/>
            <w:bottom w:val="none" w:sz="0" w:space="0" w:color="auto"/>
            <w:right w:val="none" w:sz="0" w:space="0" w:color="auto"/>
          </w:divBdr>
        </w:div>
        <w:div w:id="1089740523">
          <w:marLeft w:val="640"/>
          <w:marRight w:val="0"/>
          <w:marTop w:val="0"/>
          <w:marBottom w:val="0"/>
          <w:divBdr>
            <w:top w:val="none" w:sz="0" w:space="0" w:color="auto"/>
            <w:left w:val="none" w:sz="0" w:space="0" w:color="auto"/>
            <w:bottom w:val="none" w:sz="0" w:space="0" w:color="auto"/>
            <w:right w:val="none" w:sz="0" w:space="0" w:color="auto"/>
          </w:divBdr>
        </w:div>
        <w:div w:id="1148521941">
          <w:marLeft w:val="640"/>
          <w:marRight w:val="0"/>
          <w:marTop w:val="0"/>
          <w:marBottom w:val="0"/>
          <w:divBdr>
            <w:top w:val="none" w:sz="0" w:space="0" w:color="auto"/>
            <w:left w:val="none" w:sz="0" w:space="0" w:color="auto"/>
            <w:bottom w:val="none" w:sz="0" w:space="0" w:color="auto"/>
            <w:right w:val="none" w:sz="0" w:space="0" w:color="auto"/>
          </w:divBdr>
        </w:div>
        <w:div w:id="1158962010">
          <w:marLeft w:val="640"/>
          <w:marRight w:val="0"/>
          <w:marTop w:val="0"/>
          <w:marBottom w:val="0"/>
          <w:divBdr>
            <w:top w:val="none" w:sz="0" w:space="0" w:color="auto"/>
            <w:left w:val="none" w:sz="0" w:space="0" w:color="auto"/>
            <w:bottom w:val="none" w:sz="0" w:space="0" w:color="auto"/>
            <w:right w:val="none" w:sz="0" w:space="0" w:color="auto"/>
          </w:divBdr>
        </w:div>
        <w:div w:id="1185554299">
          <w:marLeft w:val="640"/>
          <w:marRight w:val="0"/>
          <w:marTop w:val="0"/>
          <w:marBottom w:val="0"/>
          <w:divBdr>
            <w:top w:val="none" w:sz="0" w:space="0" w:color="auto"/>
            <w:left w:val="none" w:sz="0" w:space="0" w:color="auto"/>
            <w:bottom w:val="none" w:sz="0" w:space="0" w:color="auto"/>
            <w:right w:val="none" w:sz="0" w:space="0" w:color="auto"/>
          </w:divBdr>
        </w:div>
        <w:div w:id="1376271727">
          <w:marLeft w:val="640"/>
          <w:marRight w:val="0"/>
          <w:marTop w:val="0"/>
          <w:marBottom w:val="0"/>
          <w:divBdr>
            <w:top w:val="none" w:sz="0" w:space="0" w:color="auto"/>
            <w:left w:val="none" w:sz="0" w:space="0" w:color="auto"/>
            <w:bottom w:val="none" w:sz="0" w:space="0" w:color="auto"/>
            <w:right w:val="none" w:sz="0" w:space="0" w:color="auto"/>
          </w:divBdr>
        </w:div>
        <w:div w:id="1378777153">
          <w:marLeft w:val="640"/>
          <w:marRight w:val="0"/>
          <w:marTop w:val="0"/>
          <w:marBottom w:val="0"/>
          <w:divBdr>
            <w:top w:val="none" w:sz="0" w:space="0" w:color="auto"/>
            <w:left w:val="none" w:sz="0" w:space="0" w:color="auto"/>
            <w:bottom w:val="none" w:sz="0" w:space="0" w:color="auto"/>
            <w:right w:val="none" w:sz="0" w:space="0" w:color="auto"/>
          </w:divBdr>
        </w:div>
        <w:div w:id="1485196953">
          <w:marLeft w:val="640"/>
          <w:marRight w:val="0"/>
          <w:marTop w:val="0"/>
          <w:marBottom w:val="0"/>
          <w:divBdr>
            <w:top w:val="none" w:sz="0" w:space="0" w:color="auto"/>
            <w:left w:val="none" w:sz="0" w:space="0" w:color="auto"/>
            <w:bottom w:val="none" w:sz="0" w:space="0" w:color="auto"/>
            <w:right w:val="none" w:sz="0" w:space="0" w:color="auto"/>
          </w:divBdr>
        </w:div>
        <w:div w:id="1601451934">
          <w:marLeft w:val="640"/>
          <w:marRight w:val="0"/>
          <w:marTop w:val="0"/>
          <w:marBottom w:val="0"/>
          <w:divBdr>
            <w:top w:val="none" w:sz="0" w:space="0" w:color="auto"/>
            <w:left w:val="none" w:sz="0" w:space="0" w:color="auto"/>
            <w:bottom w:val="none" w:sz="0" w:space="0" w:color="auto"/>
            <w:right w:val="none" w:sz="0" w:space="0" w:color="auto"/>
          </w:divBdr>
        </w:div>
        <w:div w:id="1622760190">
          <w:marLeft w:val="640"/>
          <w:marRight w:val="0"/>
          <w:marTop w:val="0"/>
          <w:marBottom w:val="0"/>
          <w:divBdr>
            <w:top w:val="none" w:sz="0" w:space="0" w:color="auto"/>
            <w:left w:val="none" w:sz="0" w:space="0" w:color="auto"/>
            <w:bottom w:val="none" w:sz="0" w:space="0" w:color="auto"/>
            <w:right w:val="none" w:sz="0" w:space="0" w:color="auto"/>
          </w:divBdr>
        </w:div>
        <w:div w:id="1693526754">
          <w:marLeft w:val="640"/>
          <w:marRight w:val="0"/>
          <w:marTop w:val="0"/>
          <w:marBottom w:val="0"/>
          <w:divBdr>
            <w:top w:val="none" w:sz="0" w:space="0" w:color="auto"/>
            <w:left w:val="none" w:sz="0" w:space="0" w:color="auto"/>
            <w:bottom w:val="none" w:sz="0" w:space="0" w:color="auto"/>
            <w:right w:val="none" w:sz="0" w:space="0" w:color="auto"/>
          </w:divBdr>
        </w:div>
        <w:div w:id="1715083769">
          <w:marLeft w:val="640"/>
          <w:marRight w:val="0"/>
          <w:marTop w:val="0"/>
          <w:marBottom w:val="0"/>
          <w:divBdr>
            <w:top w:val="none" w:sz="0" w:space="0" w:color="auto"/>
            <w:left w:val="none" w:sz="0" w:space="0" w:color="auto"/>
            <w:bottom w:val="none" w:sz="0" w:space="0" w:color="auto"/>
            <w:right w:val="none" w:sz="0" w:space="0" w:color="auto"/>
          </w:divBdr>
        </w:div>
        <w:div w:id="1825969329">
          <w:marLeft w:val="640"/>
          <w:marRight w:val="0"/>
          <w:marTop w:val="0"/>
          <w:marBottom w:val="0"/>
          <w:divBdr>
            <w:top w:val="none" w:sz="0" w:space="0" w:color="auto"/>
            <w:left w:val="none" w:sz="0" w:space="0" w:color="auto"/>
            <w:bottom w:val="none" w:sz="0" w:space="0" w:color="auto"/>
            <w:right w:val="none" w:sz="0" w:space="0" w:color="auto"/>
          </w:divBdr>
        </w:div>
        <w:div w:id="1856378539">
          <w:marLeft w:val="640"/>
          <w:marRight w:val="0"/>
          <w:marTop w:val="0"/>
          <w:marBottom w:val="0"/>
          <w:divBdr>
            <w:top w:val="none" w:sz="0" w:space="0" w:color="auto"/>
            <w:left w:val="none" w:sz="0" w:space="0" w:color="auto"/>
            <w:bottom w:val="none" w:sz="0" w:space="0" w:color="auto"/>
            <w:right w:val="none" w:sz="0" w:space="0" w:color="auto"/>
          </w:divBdr>
        </w:div>
        <w:div w:id="1998338871">
          <w:marLeft w:val="640"/>
          <w:marRight w:val="0"/>
          <w:marTop w:val="0"/>
          <w:marBottom w:val="0"/>
          <w:divBdr>
            <w:top w:val="none" w:sz="0" w:space="0" w:color="auto"/>
            <w:left w:val="none" w:sz="0" w:space="0" w:color="auto"/>
            <w:bottom w:val="none" w:sz="0" w:space="0" w:color="auto"/>
            <w:right w:val="none" w:sz="0" w:space="0" w:color="auto"/>
          </w:divBdr>
        </w:div>
        <w:div w:id="2008361553">
          <w:marLeft w:val="640"/>
          <w:marRight w:val="0"/>
          <w:marTop w:val="0"/>
          <w:marBottom w:val="0"/>
          <w:divBdr>
            <w:top w:val="none" w:sz="0" w:space="0" w:color="auto"/>
            <w:left w:val="none" w:sz="0" w:space="0" w:color="auto"/>
            <w:bottom w:val="none" w:sz="0" w:space="0" w:color="auto"/>
            <w:right w:val="none" w:sz="0" w:space="0" w:color="auto"/>
          </w:divBdr>
        </w:div>
      </w:divsChild>
    </w:div>
    <w:div w:id="129441272">
      <w:bodyDiv w:val="1"/>
      <w:marLeft w:val="0"/>
      <w:marRight w:val="0"/>
      <w:marTop w:val="0"/>
      <w:marBottom w:val="0"/>
      <w:divBdr>
        <w:top w:val="none" w:sz="0" w:space="0" w:color="auto"/>
        <w:left w:val="none" w:sz="0" w:space="0" w:color="auto"/>
        <w:bottom w:val="none" w:sz="0" w:space="0" w:color="auto"/>
        <w:right w:val="none" w:sz="0" w:space="0" w:color="auto"/>
      </w:divBdr>
      <w:divsChild>
        <w:div w:id="5835400">
          <w:marLeft w:val="480"/>
          <w:marRight w:val="0"/>
          <w:marTop w:val="0"/>
          <w:marBottom w:val="0"/>
          <w:divBdr>
            <w:top w:val="none" w:sz="0" w:space="0" w:color="auto"/>
            <w:left w:val="none" w:sz="0" w:space="0" w:color="auto"/>
            <w:bottom w:val="none" w:sz="0" w:space="0" w:color="auto"/>
            <w:right w:val="none" w:sz="0" w:space="0" w:color="auto"/>
          </w:divBdr>
        </w:div>
        <w:div w:id="225726147">
          <w:marLeft w:val="480"/>
          <w:marRight w:val="0"/>
          <w:marTop w:val="0"/>
          <w:marBottom w:val="0"/>
          <w:divBdr>
            <w:top w:val="none" w:sz="0" w:space="0" w:color="auto"/>
            <w:left w:val="none" w:sz="0" w:space="0" w:color="auto"/>
            <w:bottom w:val="none" w:sz="0" w:space="0" w:color="auto"/>
            <w:right w:val="none" w:sz="0" w:space="0" w:color="auto"/>
          </w:divBdr>
        </w:div>
        <w:div w:id="341200164">
          <w:marLeft w:val="480"/>
          <w:marRight w:val="0"/>
          <w:marTop w:val="0"/>
          <w:marBottom w:val="0"/>
          <w:divBdr>
            <w:top w:val="none" w:sz="0" w:space="0" w:color="auto"/>
            <w:left w:val="none" w:sz="0" w:space="0" w:color="auto"/>
            <w:bottom w:val="none" w:sz="0" w:space="0" w:color="auto"/>
            <w:right w:val="none" w:sz="0" w:space="0" w:color="auto"/>
          </w:divBdr>
        </w:div>
        <w:div w:id="366102714">
          <w:marLeft w:val="480"/>
          <w:marRight w:val="0"/>
          <w:marTop w:val="0"/>
          <w:marBottom w:val="0"/>
          <w:divBdr>
            <w:top w:val="none" w:sz="0" w:space="0" w:color="auto"/>
            <w:left w:val="none" w:sz="0" w:space="0" w:color="auto"/>
            <w:bottom w:val="none" w:sz="0" w:space="0" w:color="auto"/>
            <w:right w:val="none" w:sz="0" w:space="0" w:color="auto"/>
          </w:divBdr>
        </w:div>
        <w:div w:id="447895787">
          <w:marLeft w:val="480"/>
          <w:marRight w:val="0"/>
          <w:marTop w:val="0"/>
          <w:marBottom w:val="0"/>
          <w:divBdr>
            <w:top w:val="none" w:sz="0" w:space="0" w:color="auto"/>
            <w:left w:val="none" w:sz="0" w:space="0" w:color="auto"/>
            <w:bottom w:val="none" w:sz="0" w:space="0" w:color="auto"/>
            <w:right w:val="none" w:sz="0" w:space="0" w:color="auto"/>
          </w:divBdr>
        </w:div>
        <w:div w:id="467826019">
          <w:marLeft w:val="480"/>
          <w:marRight w:val="0"/>
          <w:marTop w:val="0"/>
          <w:marBottom w:val="0"/>
          <w:divBdr>
            <w:top w:val="none" w:sz="0" w:space="0" w:color="auto"/>
            <w:left w:val="none" w:sz="0" w:space="0" w:color="auto"/>
            <w:bottom w:val="none" w:sz="0" w:space="0" w:color="auto"/>
            <w:right w:val="none" w:sz="0" w:space="0" w:color="auto"/>
          </w:divBdr>
        </w:div>
        <w:div w:id="483013579">
          <w:marLeft w:val="480"/>
          <w:marRight w:val="0"/>
          <w:marTop w:val="0"/>
          <w:marBottom w:val="0"/>
          <w:divBdr>
            <w:top w:val="none" w:sz="0" w:space="0" w:color="auto"/>
            <w:left w:val="none" w:sz="0" w:space="0" w:color="auto"/>
            <w:bottom w:val="none" w:sz="0" w:space="0" w:color="auto"/>
            <w:right w:val="none" w:sz="0" w:space="0" w:color="auto"/>
          </w:divBdr>
        </w:div>
        <w:div w:id="525946430">
          <w:marLeft w:val="480"/>
          <w:marRight w:val="0"/>
          <w:marTop w:val="0"/>
          <w:marBottom w:val="0"/>
          <w:divBdr>
            <w:top w:val="none" w:sz="0" w:space="0" w:color="auto"/>
            <w:left w:val="none" w:sz="0" w:space="0" w:color="auto"/>
            <w:bottom w:val="none" w:sz="0" w:space="0" w:color="auto"/>
            <w:right w:val="none" w:sz="0" w:space="0" w:color="auto"/>
          </w:divBdr>
        </w:div>
        <w:div w:id="556400778">
          <w:marLeft w:val="480"/>
          <w:marRight w:val="0"/>
          <w:marTop w:val="0"/>
          <w:marBottom w:val="0"/>
          <w:divBdr>
            <w:top w:val="none" w:sz="0" w:space="0" w:color="auto"/>
            <w:left w:val="none" w:sz="0" w:space="0" w:color="auto"/>
            <w:bottom w:val="none" w:sz="0" w:space="0" w:color="auto"/>
            <w:right w:val="none" w:sz="0" w:space="0" w:color="auto"/>
          </w:divBdr>
        </w:div>
        <w:div w:id="569193726">
          <w:marLeft w:val="480"/>
          <w:marRight w:val="0"/>
          <w:marTop w:val="0"/>
          <w:marBottom w:val="0"/>
          <w:divBdr>
            <w:top w:val="none" w:sz="0" w:space="0" w:color="auto"/>
            <w:left w:val="none" w:sz="0" w:space="0" w:color="auto"/>
            <w:bottom w:val="none" w:sz="0" w:space="0" w:color="auto"/>
            <w:right w:val="none" w:sz="0" w:space="0" w:color="auto"/>
          </w:divBdr>
        </w:div>
        <w:div w:id="717319962">
          <w:marLeft w:val="480"/>
          <w:marRight w:val="0"/>
          <w:marTop w:val="0"/>
          <w:marBottom w:val="0"/>
          <w:divBdr>
            <w:top w:val="none" w:sz="0" w:space="0" w:color="auto"/>
            <w:left w:val="none" w:sz="0" w:space="0" w:color="auto"/>
            <w:bottom w:val="none" w:sz="0" w:space="0" w:color="auto"/>
            <w:right w:val="none" w:sz="0" w:space="0" w:color="auto"/>
          </w:divBdr>
        </w:div>
        <w:div w:id="840000771">
          <w:marLeft w:val="480"/>
          <w:marRight w:val="0"/>
          <w:marTop w:val="0"/>
          <w:marBottom w:val="0"/>
          <w:divBdr>
            <w:top w:val="none" w:sz="0" w:space="0" w:color="auto"/>
            <w:left w:val="none" w:sz="0" w:space="0" w:color="auto"/>
            <w:bottom w:val="none" w:sz="0" w:space="0" w:color="auto"/>
            <w:right w:val="none" w:sz="0" w:space="0" w:color="auto"/>
          </w:divBdr>
        </w:div>
        <w:div w:id="864756800">
          <w:marLeft w:val="480"/>
          <w:marRight w:val="0"/>
          <w:marTop w:val="0"/>
          <w:marBottom w:val="0"/>
          <w:divBdr>
            <w:top w:val="none" w:sz="0" w:space="0" w:color="auto"/>
            <w:left w:val="none" w:sz="0" w:space="0" w:color="auto"/>
            <w:bottom w:val="none" w:sz="0" w:space="0" w:color="auto"/>
            <w:right w:val="none" w:sz="0" w:space="0" w:color="auto"/>
          </w:divBdr>
        </w:div>
        <w:div w:id="899246848">
          <w:marLeft w:val="480"/>
          <w:marRight w:val="0"/>
          <w:marTop w:val="0"/>
          <w:marBottom w:val="0"/>
          <w:divBdr>
            <w:top w:val="none" w:sz="0" w:space="0" w:color="auto"/>
            <w:left w:val="none" w:sz="0" w:space="0" w:color="auto"/>
            <w:bottom w:val="none" w:sz="0" w:space="0" w:color="auto"/>
            <w:right w:val="none" w:sz="0" w:space="0" w:color="auto"/>
          </w:divBdr>
        </w:div>
        <w:div w:id="1091464080">
          <w:marLeft w:val="480"/>
          <w:marRight w:val="0"/>
          <w:marTop w:val="0"/>
          <w:marBottom w:val="0"/>
          <w:divBdr>
            <w:top w:val="none" w:sz="0" w:space="0" w:color="auto"/>
            <w:left w:val="none" w:sz="0" w:space="0" w:color="auto"/>
            <w:bottom w:val="none" w:sz="0" w:space="0" w:color="auto"/>
            <w:right w:val="none" w:sz="0" w:space="0" w:color="auto"/>
          </w:divBdr>
        </w:div>
        <w:div w:id="1260794493">
          <w:marLeft w:val="480"/>
          <w:marRight w:val="0"/>
          <w:marTop w:val="0"/>
          <w:marBottom w:val="0"/>
          <w:divBdr>
            <w:top w:val="none" w:sz="0" w:space="0" w:color="auto"/>
            <w:left w:val="none" w:sz="0" w:space="0" w:color="auto"/>
            <w:bottom w:val="none" w:sz="0" w:space="0" w:color="auto"/>
            <w:right w:val="none" w:sz="0" w:space="0" w:color="auto"/>
          </w:divBdr>
        </w:div>
        <w:div w:id="1264917839">
          <w:marLeft w:val="480"/>
          <w:marRight w:val="0"/>
          <w:marTop w:val="0"/>
          <w:marBottom w:val="0"/>
          <w:divBdr>
            <w:top w:val="none" w:sz="0" w:space="0" w:color="auto"/>
            <w:left w:val="none" w:sz="0" w:space="0" w:color="auto"/>
            <w:bottom w:val="none" w:sz="0" w:space="0" w:color="auto"/>
            <w:right w:val="none" w:sz="0" w:space="0" w:color="auto"/>
          </w:divBdr>
        </w:div>
        <w:div w:id="1327828416">
          <w:marLeft w:val="480"/>
          <w:marRight w:val="0"/>
          <w:marTop w:val="0"/>
          <w:marBottom w:val="0"/>
          <w:divBdr>
            <w:top w:val="none" w:sz="0" w:space="0" w:color="auto"/>
            <w:left w:val="none" w:sz="0" w:space="0" w:color="auto"/>
            <w:bottom w:val="none" w:sz="0" w:space="0" w:color="auto"/>
            <w:right w:val="none" w:sz="0" w:space="0" w:color="auto"/>
          </w:divBdr>
        </w:div>
        <w:div w:id="1430077378">
          <w:marLeft w:val="480"/>
          <w:marRight w:val="0"/>
          <w:marTop w:val="0"/>
          <w:marBottom w:val="0"/>
          <w:divBdr>
            <w:top w:val="none" w:sz="0" w:space="0" w:color="auto"/>
            <w:left w:val="none" w:sz="0" w:space="0" w:color="auto"/>
            <w:bottom w:val="none" w:sz="0" w:space="0" w:color="auto"/>
            <w:right w:val="none" w:sz="0" w:space="0" w:color="auto"/>
          </w:divBdr>
        </w:div>
        <w:div w:id="1666934415">
          <w:marLeft w:val="480"/>
          <w:marRight w:val="0"/>
          <w:marTop w:val="0"/>
          <w:marBottom w:val="0"/>
          <w:divBdr>
            <w:top w:val="none" w:sz="0" w:space="0" w:color="auto"/>
            <w:left w:val="none" w:sz="0" w:space="0" w:color="auto"/>
            <w:bottom w:val="none" w:sz="0" w:space="0" w:color="auto"/>
            <w:right w:val="none" w:sz="0" w:space="0" w:color="auto"/>
          </w:divBdr>
        </w:div>
        <w:div w:id="1722897673">
          <w:marLeft w:val="480"/>
          <w:marRight w:val="0"/>
          <w:marTop w:val="0"/>
          <w:marBottom w:val="0"/>
          <w:divBdr>
            <w:top w:val="none" w:sz="0" w:space="0" w:color="auto"/>
            <w:left w:val="none" w:sz="0" w:space="0" w:color="auto"/>
            <w:bottom w:val="none" w:sz="0" w:space="0" w:color="auto"/>
            <w:right w:val="none" w:sz="0" w:space="0" w:color="auto"/>
          </w:divBdr>
        </w:div>
        <w:div w:id="1812020806">
          <w:marLeft w:val="480"/>
          <w:marRight w:val="0"/>
          <w:marTop w:val="0"/>
          <w:marBottom w:val="0"/>
          <w:divBdr>
            <w:top w:val="none" w:sz="0" w:space="0" w:color="auto"/>
            <w:left w:val="none" w:sz="0" w:space="0" w:color="auto"/>
            <w:bottom w:val="none" w:sz="0" w:space="0" w:color="auto"/>
            <w:right w:val="none" w:sz="0" w:space="0" w:color="auto"/>
          </w:divBdr>
        </w:div>
        <w:div w:id="1838109365">
          <w:marLeft w:val="480"/>
          <w:marRight w:val="0"/>
          <w:marTop w:val="0"/>
          <w:marBottom w:val="0"/>
          <w:divBdr>
            <w:top w:val="none" w:sz="0" w:space="0" w:color="auto"/>
            <w:left w:val="none" w:sz="0" w:space="0" w:color="auto"/>
            <w:bottom w:val="none" w:sz="0" w:space="0" w:color="auto"/>
            <w:right w:val="none" w:sz="0" w:space="0" w:color="auto"/>
          </w:divBdr>
        </w:div>
        <w:div w:id="1855225453">
          <w:marLeft w:val="480"/>
          <w:marRight w:val="0"/>
          <w:marTop w:val="0"/>
          <w:marBottom w:val="0"/>
          <w:divBdr>
            <w:top w:val="none" w:sz="0" w:space="0" w:color="auto"/>
            <w:left w:val="none" w:sz="0" w:space="0" w:color="auto"/>
            <w:bottom w:val="none" w:sz="0" w:space="0" w:color="auto"/>
            <w:right w:val="none" w:sz="0" w:space="0" w:color="auto"/>
          </w:divBdr>
        </w:div>
        <w:div w:id="1941065543">
          <w:marLeft w:val="480"/>
          <w:marRight w:val="0"/>
          <w:marTop w:val="0"/>
          <w:marBottom w:val="0"/>
          <w:divBdr>
            <w:top w:val="none" w:sz="0" w:space="0" w:color="auto"/>
            <w:left w:val="none" w:sz="0" w:space="0" w:color="auto"/>
            <w:bottom w:val="none" w:sz="0" w:space="0" w:color="auto"/>
            <w:right w:val="none" w:sz="0" w:space="0" w:color="auto"/>
          </w:divBdr>
        </w:div>
        <w:div w:id="2037922191">
          <w:marLeft w:val="480"/>
          <w:marRight w:val="0"/>
          <w:marTop w:val="0"/>
          <w:marBottom w:val="0"/>
          <w:divBdr>
            <w:top w:val="none" w:sz="0" w:space="0" w:color="auto"/>
            <w:left w:val="none" w:sz="0" w:space="0" w:color="auto"/>
            <w:bottom w:val="none" w:sz="0" w:space="0" w:color="auto"/>
            <w:right w:val="none" w:sz="0" w:space="0" w:color="auto"/>
          </w:divBdr>
        </w:div>
        <w:div w:id="2064718109">
          <w:marLeft w:val="480"/>
          <w:marRight w:val="0"/>
          <w:marTop w:val="0"/>
          <w:marBottom w:val="0"/>
          <w:divBdr>
            <w:top w:val="none" w:sz="0" w:space="0" w:color="auto"/>
            <w:left w:val="none" w:sz="0" w:space="0" w:color="auto"/>
            <w:bottom w:val="none" w:sz="0" w:space="0" w:color="auto"/>
            <w:right w:val="none" w:sz="0" w:space="0" w:color="auto"/>
          </w:divBdr>
        </w:div>
        <w:div w:id="2137865360">
          <w:marLeft w:val="480"/>
          <w:marRight w:val="0"/>
          <w:marTop w:val="0"/>
          <w:marBottom w:val="0"/>
          <w:divBdr>
            <w:top w:val="none" w:sz="0" w:space="0" w:color="auto"/>
            <w:left w:val="none" w:sz="0" w:space="0" w:color="auto"/>
            <w:bottom w:val="none" w:sz="0" w:space="0" w:color="auto"/>
            <w:right w:val="none" w:sz="0" w:space="0" w:color="auto"/>
          </w:divBdr>
        </w:div>
      </w:divsChild>
    </w:div>
    <w:div w:id="138504458">
      <w:bodyDiv w:val="1"/>
      <w:marLeft w:val="0"/>
      <w:marRight w:val="0"/>
      <w:marTop w:val="0"/>
      <w:marBottom w:val="0"/>
      <w:divBdr>
        <w:top w:val="none" w:sz="0" w:space="0" w:color="auto"/>
        <w:left w:val="none" w:sz="0" w:space="0" w:color="auto"/>
        <w:bottom w:val="none" w:sz="0" w:space="0" w:color="auto"/>
        <w:right w:val="none" w:sz="0" w:space="0" w:color="auto"/>
      </w:divBdr>
    </w:div>
    <w:div w:id="141583708">
      <w:bodyDiv w:val="1"/>
      <w:marLeft w:val="0"/>
      <w:marRight w:val="0"/>
      <w:marTop w:val="0"/>
      <w:marBottom w:val="0"/>
      <w:divBdr>
        <w:top w:val="none" w:sz="0" w:space="0" w:color="auto"/>
        <w:left w:val="none" w:sz="0" w:space="0" w:color="auto"/>
        <w:bottom w:val="none" w:sz="0" w:space="0" w:color="auto"/>
        <w:right w:val="none" w:sz="0" w:space="0" w:color="auto"/>
      </w:divBdr>
    </w:div>
    <w:div w:id="147138389">
      <w:bodyDiv w:val="1"/>
      <w:marLeft w:val="0"/>
      <w:marRight w:val="0"/>
      <w:marTop w:val="0"/>
      <w:marBottom w:val="0"/>
      <w:divBdr>
        <w:top w:val="none" w:sz="0" w:space="0" w:color="auto"/>
        <w:left w:val="none" w:sz="0" w:space="0" w:color="auto"/>
        <w:bottom w:val="none" w:sz="0" w:space="0" w:color="auto"/>
        <w:right w:val="none" w:sz="0" w:space="0" w:color="auto"/>
      </w:divBdr>
      <w:divsChild>
        <w:div w:id="28843522">
          <w:marLeft w:val="480"/>
          <w:marRight w:val="0"/>
          <w:marTop w:val="0"/>
          <w:marBottom w:val="0"/>
          <w:divBdr>
            <w:top w:val="none" w:sz="0" w:space="0" w:color="auto"/>
            <w:left w:val="none" w:sz="0" w:space="0" w:color="auto"/>
            <w:bottom w:val="none" w:sz="0" w:space="0" w:color="auto"/>
            <w:right w:val="none" w:sz="0" w:space="0" w:color="auto"/>
          </w:divBdr>
        </w:div>
        <w:div w:id="199905723">
          <w:marLeft w:val="480"/>
          <w:marRight w:val="0"/>
          <w:marTop w:val="0"/>
          <w:marBottom w:val="0"/>
          <w:divBdr>
            <w:top w:val="none" w:sz="0" w:space="0" w:color="auto"/>
            <w:left w:val="none" w:sz="0" w:space="0" w:color="auto"/>
            <w:bottom w:val="none" w:sz="0" w:space="0" w:color="auto"/>
            <w:right w:val="none" w:sz="0" w:space="0" w:color="auto"/>
          </w:divBdr>
        </w:div>
        <w:div w:id="205069800">
          <w:marLeft w:val="480"/>
          <w:marRight w:val="0"/>
          <w:marTop w:val="0"/>
          <w:marBottom w:val="0"/>
          <w:divBdr>
            <w:top w:val="none" w:sz="0" w:space="0" w:color="auto"/>
            <w:left w:val="none" w:sz="0" w:space="0" w:color="auto"/>
            <w:bottom w:val="none" w:sz="0" w:space="0" w:color="auto"/>
            <w:right w:val="none" w:sz="0" w:space="0" w:color="auto"/>
          </w:divBdr>
        </w:div>
        <w:div w:id="213932317">
          <w:marLeft w:val="480"/>
          <w:marRight w:val="0"/>
          <w:marTop w:val="0"/>
          <w:marBottom w:val="0"/>
          <w:divBdr>
            <w:top w:val="none" w:sz="0" w:space="0" w:color="auto"/>
            <w:left w:val="none" w:sz="0" w:space="0" w:color="auto"/>
            <w:bottom w:val="none" w:sz="0" w:space="0" w:color="auto"/>
            <w:right w:val="none" w:sz="0" w:space="0" w:color="auto"/>
          </w:divBdr>
        </w:div>
        <w:div w:id="217058544">
          <w:marLeft w:val="480"/>
          <w:marRight w:val="0"/>
          <w:marTop w:val="0"/>
          <w:marBottom w:val="0"/>
          <w:divBdr>
            <w:top w:val="none" w:sz="0" w:space="0" w:color="auto"/>
            <w:left w:val="none" w:sz="0" w:space="0" w:color="auto"/>
            <w:bottom w:val="none" w:sz="0" w:space="0" w:color="auto"/>
            <w:right w:val="none" w:sz="0" w:space="0" w:color="auto"/>
          </w:divBdr>
        </w:div>
        <w:div w:id="422646537">
          <w:marLeft w:val="480"/>
          <w:marRight w:val="0"/>
          <w:marTop w:val="0"/>
          <w:marBottom w:val="0"/>
          <w:divBdr>
            <w:top w:val="none" w:sz="0" w:space="0" w:color="auto"/>
            <w:left w:val="none" w:sz="0" w:space="0" w:color="auto"/>
            <w:bottom w:val="none" w:sz="0" w:space="0" w:color="auto"/>
            <w:right w:val="none" w:sz="0" w:space="0" w:color="auto"/>
          </w:divBdr>
        </w:div>
        <w:div w:id="426118431">
          <w:marLeft w:val="480"/>
          <w:marRight w:val="0"/>
          <w:marTop w:val="0"/>
          <w:marBottom w:val="0"/>
          <w:divBdr>
            <w:top w:val="none" w:sz="0" w:space="0" w:color="auto"/>
            <w:left w:val="none" w:sz="0" w:space="0" w:color="auto"/>
            <w:bottom w:val="none" w:sz="0" w:space="0" w:color="auto"/>
            <w:right w:val="none" w:sz="0" w:space="0" w:color="auto"/>
          </w:divBdr>
        </w:div>
        <w:div w:id="440564446">
          <w:marLeft w:val="480"/>
          <w:marRight w:val="0"/>
          <w:marTop w:val="0"/>
          <w:marBottom w:val="0"/>
          <w:divBdr>
            <w:top w:val="none" w:sz="0" w:space="0" w:color="auto"/>
            <w:left w:val="none" w:sz="0" w:space="0" w:color="auto"/>
            <w:bottom w:val="none" w:sz="0" w:space="0" w:color="auto"/>
            <w:right w:val="none" w:sz="0" w:space="0" w:color="auto"/>
          </w:divBdr>
        </w:div>
        <w:div w:id="445806521">
          <w:marLeft w:val="480"/>
          <w:marRight w:val="0"/>
          <w:marTop w:val="0"/>
          <w:marBottom w:val="0"/>
          <w:divBdr>
            <w:top w:val="none" w:sz="0" w:space="0" w:color="auto"/>
            <w:left w:val="none" w:sz="0" w:space="0" w:color="auto"/>
            <w:bottom w:val="none" w:sz="0" w:space="0" w:color="auto"/>
            <w:right w:val="none" w:sz="0" w:space="0" w:color="auto"/>
          </w:divBdr>
        </w:div>
        <w:div w:id="488638199">
          <w:marLeft w:val="480"/>
          <w:marRight w:val="0"/>
          <w:marTop w:val="0"/>
          <w:marBottom w:val="0"/>
          <w:divBdr>
            <w:top w:val="none" w:sz="0" w:space="0" w:color="auto"/>
            <w:left w:val="none" w:sz="0" w:space="0" w:color="auto"/>
            <w:bottom w:val="none" w:sz="0" w:space="0" w:color="auto"/>
            <w:right w:val="none" w:sz="0" w:space="0" w:color="auto"/>
          </w:divBdr>
        </w:div>
        <w:div w:id="490800491">
          <w:marLeft w:val="480"/>
          <w:marRight w:val="0"/>
          <w:marTop w:val="0"/>
          <w:marBottom w:val="0"/>
          <w:divBdr>
            <w:top w:val="none" w:sz="0" w:space="0" w:color="auto"/>
            <w:left w:val="none" w:sz="0" w:space="0" w:color="auto"/>
            <w:bottom w:val="none" w:sz="0" w:space="0" w:color="auto"/>
            <w:right w:val="none" w:sz="0" w:space="0" w:color="auto"/>
          </w:divBdr>
        </w:div>
        <w:div w:id="525337666">
          <w:marLeft w:val="480"/>
          <w:marRight w:val="0"/>
          <w:marTop w:val="0"/>
          <w:marBottom w:val="0"/>
          <w:divBdr>
            <w:top w:val="none" w:sz="0" w:space="0" w:color="auto"/>
            <w:left w:val="none" w:sz="0" w:space="0" w:color="auto"/>
            <w:bottom w:val="none" w:sz="0" w:space="0" w:color="auto"/>
            <w:right w:val="none" w:sz="0" w:space="0" w:color="auto"/>
          </w:divBdr>
        </w:div>
        <w:div w:id="550847863">
          <w:marLeft w:val="480"/>
          <w:marRight w:val="0"/>
          <w:marTop w:val="0"/>
          <w:marBottom w:val="0"/>
          <w:divBdr>
            <w:top w:val="none" w:sz="0" w:space="0" w:color="auto"/>
            <w:left w:val="none" w:sz="0" w:space="0" w:color="auto"/>
            <w:bottom w:val="none" w:sz="0" w:space="0" w:color="auto"/>
            <w:right w:val="none" w:sz="0" w:space="0" w:color="auto"/>
          </w:divBdr>
        </w:div>
        <w:div w:id="557399398">
          <w:marLeft w:val="480"/>
          <w:marRight w:val="0"/>
          <w:marTop w:val="0"/>
          <w:marBottom w:val="0"/>
          <w:divBdr>
            <w:top w:val="none" w:sz="0" w:space="0" w:color="auto"/>
            <w:left w:val="none" w:sz="0" w:space="0" w:color="auto"/>
            <w:bottom w:val="none" w:sz="0" w:space="0" w:color="auto"/>
            <w:right w:val="none" w:sz="0" w:space="0" w:color="auto"/>
          </w:divBdr>
        </w:div>
        <w:div w:id="567496243">
          <w:marLeft w:val="480"/>
          <w:marRight w:val="0"/>
          <w:marTop w:val="0"/>
          <w:marBottom w:val="0"/>
          <w:divBdr>
            <w:top w:val="none" w:sz="0" w:space="0" w:color="auto"/>
            <w:left w:val="none" w:sz="0" w:space="0" w:color="auto"/>
            <w:bottom w:val="none" w:sz="0" w:space="0" w:color="auto"/>
            <w:right w:val="none" w:sz="0" w:space="0" w:color="auto"/>
          </w:divBdr>
        </w:div>
        <w:div w:id="641348265">
          <w:marLeft w:val="480"/>
          <w:marRight w:val="0"/>
          <w:marTop w:val="0"/>
          <w:marBottom w:val="0"/>
          <w:divBdr>
            <w:top w:val="none" w:sz="0" w:space="0" w:color="auto"/>
            <w:left w:val="none" w:sz="0" w:space="0" w:color="auto"/>
            <w:bottom w:val="none" w:sz="0" w:space="0" w:color="auto"/>
            <w:right w:val="none" w:sz="0" w:space="0" w:color="auto"/>
          </w:divBdr>
        </w:div>
        <w:div w:id="846017564">
          <w:marLeft w:val="480"/>
          <w:marRight w:val="0"/>
          <w:marTop w:val="0"/>
          <w:marBottom w:val="0"/>
          <w:divBdr>
            <w:top w:val="none" w:sz="0" w:space="0" w:color="auto"/>
            <w:left w:val="none" w:sz="0" w:space="0" w:color="auto"/>
            <w:bottom w:val="none" w:sz="0" w:space="0" w:color="auto"/>
            <w:right w:val="none" w:sz="0" w:space="0" w:color="auto"/>
          </w:divBdr>
        </w:div>
        <w:div w:id="934554355">
          <w:marLeft w:val="480"/>
          <w:marRight w:val="0"/>
          <w:marTop w:val="0"/>
          <w:marBottom w:val="0"/>
          <w:divBdr>
            <w:top w:val="none" w:sz="0" w:space="0" w:color="auto"/>
            <w:left w:val="none" w:sz="0" w:space="0" w:color="auto"/>
            <w:bottom w:val="none" w:sz="0" w:space="0" w:color="auto"/>
            <w:right w:val="none" w:sz="0" w:space="0" w:color="auto"/>
          </w:divBdr>
        </w:div>
        <w:div w:id="938830794">
          <w:marLeft w:val="480"/>
          <w:marRight w:val="0"/>
          <w:marTop w:val="0"/>
          <w:marBottom w:val="0"/>
          <w:divBdr>
            <w:top w:val="none" w:sz="0" w:space="0" w:color="auto"/>
            <w:left w:val="none" w:sz="0" w:space="0" w:color="auto"/>
            <w:bottom w:val="none" w:sz="0" w:space="0" w:color="auto"/>
            <w:right w:val="none" w:sz="0" w:space="0" w:color="auto"/>
          </w:divBdr>
        </w:div>
        <w:div w:id="940068592">
          <w:marLeft w:val="480"/>
          <w:marRight w:val="0"/>
          <w:marTop w:val="0"/>
          <w:marBottom w:val="0"/>
          <w:divBdr>
            <w:top w:val="none" w:sz="0" w:space="0" w:color="auto"/>
            <w:left w:val="none" w:sz="0" w:space="0" w:color="auto"/>
            <w:bottom w:val="none" w:sz="0" w:space="0" w:color="auto"/>
            <w:right w:val="none" w:sz="0" w:space="0" w:color="auto"/>
          </w:divBdr>
        </w:div>
        <w:div w:id="958681618">
          <w:marLeft w:val="480"/>
          <w:marRight w:val="0"/>
          <w:marTop w:val="0"/>
          <w:marBottom w:val="0"/>
          <w:divBdr>
            <w:top w:val="none" w:sz="0" w:space="0" w:color="auto"/>
            <w:left w:val="none" w:sz="0" w:space="0" w:color="auto"/>
            <w:bottom w:val="none" w:sz="0" w:space="0" w:color="auto"/>
            <w:right w:val="none" w:sz="0" w:space="0" w:color="auto"/>
          </w:divBdr>
        </w:div>
        <w:div w:id="1147548663">
          <w:marLeft w:val="480"/>
          <w:marRight w:val="0"/>
          <w:marTop w:val="0"/>
          <w:marBottom w:val="0"/>
          <w:divBdr>
            <w:top w:val="none" w:sz="0" w:space="0" w:color="auto"/>
            <w:left w:val="none" w:sz="0" w:space="0" w:color="auto"/>
            <w:bottom w:val="none" w:sz="0" w:space="0" w:color="auto"/>
            <w:right w:val="none" w:sz="0" w:space="0" w:color="auto"/>
          </w:divBdr>
        </w:div>
        <w:div w:id="1206216203">
          <w:marLeft w:val="480"/>
          <w:marRight w:val="0"/>
          <w:marTop w:val="0"/>
          <w:marBottom w:val="0"/>
          <w:divBdr>
            <w:top w:val="none" w:sz="0" w:space="0" w:color="auto"/>
            <w:left w:val="none" w:sz="0" w:space="0" w:color="auto"/>
            <w:bottom w:val="none" w:sz="0" w:space="0" w:color="auto"/>
            <w:right w:val="none" w:sz="0" w:space="0" w:color="auto"/>
          </w:divBdr>
        </w:div>
        <w:div w:id="1267730522">
          <w:marLeft w:val="480"/>
          <w:marRight w:val="0"/>
          <w:marTop w:val="0"/>
          <w:marBottom w:val="0"/>
          <w:divBdr>
            <w:top w:val="none" w:sz="0" w:space="0" w:color="auto"/>
            <w:left w:val="none" w:sz="0" w:space="0" w:color="auto"/>
            <w:bottom w:val="none" w:sz="0" w:space="0" w:color="auto"/>
            <w:right w:val="none" w:sz="0" w:space="0" w:color="auto"/>
          </w:divBdr>
        </w:div>
        <w:div w:id="1409574079">
          <w:marLeft w:val="480"/>
          <w:marRight w:val="0"/>
          <w:marTop w:val="0"/>
          <w:marBottom w:val="0"/>
          <w:divBdr>
            <w:top w:val="none" w:sz="0" w:space="0" w:color="auto"/>
            <w:left w:val="none" w:sz="0" w:space="0" w:color="auto"/>
            <w:bottom w:val="none" w:sz="0" w:space="0" w:color="auto"/>
            <w:right w:val="none" w:sz="0" w:space="0" w:color="auto"/>
          </w:divBdr>
        </w:div>
        <w:div w:id="1427922512">
          <w:marLeft w:val="480"/>
          <w:marRight w:val="0"/>
          <w:marTop w:val="0"/>
          <w:marBottom w:val="0"/>
          <w:divBdr>
            <w:top w:val="none" w:sz="0" w:space="0" w:color="auto"/>
            <w:left w:val="none" w:sz="0" w:space="0" w:color="auto"/>
            <w:bottom w:val="none" w:sz="0" w:space="0" w:color="auto"/>
            <w:right w:val="none" w:sz="0" w:space="0" w:color="auto"/>
          </w:divBdr>
        </w:div>
        <w:div w:id="1431465234">
          <w:marLeft w:val="480"/>
          <w:marRight w:val="0"/>
          <w:marTop w:val="0"/>
          <w:marBottom w:val="0"/>
          <w:divBdr>
            <w:top w:val="none" w:sz="0" w:space="0" w:color="auto"/>
            <w:left w:val="none" w:sz="0" w:space="0" w:color="auto"/>
            <w:bottom w:val="none" w:sz="0" w:space="0" w:color="auto"/>
            <w:right w:val="none" w:sz="0" w:space="0" w:color="auto"/>
          </w:divBdr>
        </w:div>
        <w:div w:id="1690183043">
          <w:marLeft w:val="480"/>
          <w:marRight w:val="0"/>
          <w:marTop w:val="0"/>
          <w:marBottom w:val="0"/>
          <w:divBdr>
            <w:top w:val="none" w:sz="0" w:space="0" w:color="auto"/>
            <w:left w:val="none" w:sz="0" w:space="0" w:color="auto"/>
            <w:bottom w:val="none" w:sz="0" w:space="0" w:color="auto"/>
            <w:right w:val="none" w:sz="0" w:space="0" w:color="auto"/>
          </w:divBdr>
        </w:div>
        <w:div w:id="1725249351">
          <w:marLeft w:val="480"/>
          <w:marRight w:val="0"/>
          <w:marTop w:val="0"/>
          <w:marBottom w:val="0"/>
          <w:divBdr>
            <w:top w:val="none" w:sz="0" w:space="0" w:color="auto"/>
            <w:left w:val="none" w:sz="0" w:space="0" w:color="auto"/>
            <w:bottom w:val="none" w:sz="0" w:space="0" w:color="auto"/>
            <w:right w:val="none" w:sz="0" w:space="0" w:color="auto"/>
          </w:divBdr>
        </w:div>
        <w:div w:id="1780678699">
          <w:marLeft w:val="480"/>
          <w:marRight w:val="0"/>
          <w:marTop w:val="0"/>
          <w:marBottom w:val="0"/>
          <w:divBdr>
            <w:top w:val="none" w:sz="0" w:space="0" w:color="auto"/>
            <w:left w:val="none" w:sz="0" w:space="0" w:color="auto"/>
            <w:bottom w:val="none" w:sz="0" w:space="0" w:color="auto"/>
            <w:right w:val="none" w:sz="0" w:space="0" w:color="auto"/>
          </w:divBdr>
        </w:div>
        <w:div w:id="1782917072">
          <w:marLeft w:val="480"/>
          <w:marRight w:val="0"/>
          <w:marTop w:val="0"/>
          <w:marBottom w:val="0"/>
          <w:divBdr>
            <w:top w:val="none" w:sz="0" w:space="0" w:color="auto"/>
            <w:left w:val="none" w:sz="0" w:space="0" w:color="auto"/>
            <w:bottom w:val="none" w:sz="0" w:space="0" w:color="auto"/>
            <w:right w:val="none" w:sz="0" w:space="0" w:color="auto"/>
          </w:divBdr>
        </w:div>
        <w:div w:id="1814637349">
          <w:marLeft w:val="480"/>
          <w:marRight w:val="0"/>
          <w:marTop w:val="0"/>
          <w:marBottom w:val="0"/>
          <w:divBdr>
            <w:top w:val="none" w:sz="0" w:space="0" w:color="auto"/>
            <w:left w:val="none" w:sz="0" w:space="0" w:color="auto"/>
            <w:bottom w:val="none" w:sz="0" w:space="0" w:color="auto"/>
            <w:right w:val="none" w:sz="0" w:space="0" w:color="auto"/>
          </w:divBdr>
        </w:div>
        <w:div w:id="1990160910">
          <w:marLeft w:val="480"/>
          <w:marRight w:val="0"/>
          <w:marTop w:val="0"/>
          <w:marBottom w:val="0"/>
          <w:divBdr>
            <w:top w:val="none" w:sz="0" w:space="0" w:color="auto"/>
            <w:left w:val="none" w:sz="0" w:space="0" w:color="auto"/>
            <w:bottom w:val="none" w:sz="0" w:space="0" w:color="auto"/>
            <w:right w:val="none" w:sz="0" w:space="0" w:color="auto"/>
          </w:divBdr>
        </w:div>
        <w:div w:id="2037077426">
          <w:marLeft w:val="480"/>
          <w:marRight w:val="0"/>
          <w:marTop w:val="0"/>
          <w:marBottom w:val="0"/>
          <w:divBdr>
            <w:top w:val="none" w:sz="0" w:space="0" w:color="auto"/>
            <w:left w:val="none" w:sz="0" w:space="0" w:color="auto"/>
            <w:bottom w:val="none" w:sz="0" w:space="0" w:color="auto"/>
            <w:right w:val="none" w:sz="0" w:space="0" w:color="auto"/>
          </w:divBdr>
        </w:div>
        <w:div w:id="2074814439">
          <w:marLeft w:val="480"/>
          <w:marRight w:val="0"/>
          <w:marTop w:val="0"/>
          <w:marBottom w:val="0"/>
          <w:divBdr>
            <w:top w:val="none" w:sz="0" w:space="0" w:color="auto"/>
            <w:left w:val="none" w:sz="0" w:space="0" w:color="auto"/>
            <w:bottom w:val="none" w:sz="0" w:space="0" w:color="auto"/>
            <w:right w:val="none" w:sz="0" w:space="0" w:color="auto"/>
          </w:divBdr>
        </w:div>
        <w:div w:id="2129078070">
          <w:marLeft w:val="480"/>
          <w:marRight w:val="0"/>
          <w:marTop w:val="0"/>
          <w:marBottom w:val="0"/>
          <w:divBdr>
            <w:top w:val="none" w:sz="0" w:space="0" w:color="auto"/>
            <w:left w:val="none" w:sz="0" w:space="0" w:color="auto"/>
            <w:bottom w:val="none" w:sz="0" w:space="0" w:color="auto"/>
            <w:right w:val="none" w:sz="0" w:space="0" w:color="auto"/>
          </w:divBdr>
        </w:div>
      </w:divsChild>
    </w:div>
    <w:div w:id="147527272">
      <w:bodyDiv w:val="1"/>
      <w:marLeft w:val="0"/>
      <w:marRight w:val="0"/>
      <w:marTop w:val="0"/>
      <w:marBottom w:val="0"/>
      <w:divBdr>
        <w:top w:val="none" w:sz="0" w:space="0" w:color="auto"/>
        <w:left w:val="none" w:sz="0" w:space="0" w:color="auto"/>
        <w:bottom w:val="none" w:sz="0" w:space="0" w:color="auto"/>
        <w:right w:val="none" w:sz="0" w:space="0" w:color="auto"/>
      </w:divBdr>
      <w:divsChild>
        <w:div w:id="35856363">
          <w:marLeft w:val="640"/>
          <w:marRight w:val="0"/>
          <w:marTop w:val="0"/>
          <w:marBottom w:val="0"/>
          <w:divBdr>
            <w:top w:val="none" w:sz="0" w:space="0" w:color="auto"/>
            <w:left w:val="none" w:sz="0" w:space="0" w:color="auto"/>
            <w:bottom w:val="none" w:sz="0" w:space="0" w:color="auto"/>
            <w:right w:val="none" w:sz="0" w:space="0" w:color="auto"/>
          </w:divBdr>
        </w:div>
        <w:div w:id="45448649">
          <w:marLeft w:val="640"/>
          <w:marRight w:val="0"/>
          <w:marTop w:val="0"/>
          <w:marBottom w:val="0"/>
          <w:divBdr>
            <w:top w:val="none" w:sz="0" w:space="0" w:color="auto"/>
            <w:left w:val="none" w:sz="0" w:space="0" w:color="auto"/>
            <w:bottom w:val="none" w:sz="0" w:space="0" w:color="auto"/>
            <w:right w:val="none" w:sz="0" w:space="0" w:color="auto"/>
          </w:divBdr>
        </w:div>
        <w:div w:id="135922617">
          <w:marLeft w:val="640"/>
          <w:marRight w:val="0"/>
          <w:marTop w:val="0"/>
          <w:marBottom w:val="0"/>
          <w:divBdr>
            <w:top w:val="none" w:sz="0" w:space="0" w:color="auto"/>
            <w:left w:val="none" w:sz="0" w:space="0" w:color="auto"/>
            <w:bottom w:val="none" w:sz="0" w:space="0" w:color="auto"/>
            <w:right w:val="none" w:sz="0" w:space="0" w:color="auto"/>
          </w:divBdr>
        </w:div>
        <w:div w:id="280958131">
          <w:marLeft w:val="640"/>
          <w:marRight w:val="0"/>
          <w:marTop w:val="0"/>
          <w:marBottom w:val="0"/>
          <w:divBdr>
            <w:top w:val="none" w:sz="0" w:space="0" w:color="auto"/>
            <w:left w:val="none" w:sz="0" w:space="0" w:color="auto"/>
            <w:bottom w:val="none" w:sz="0" w:space="0" w:color="auto"/>
            <w:right w:val="none" w:sz="0" w:space="0" w:color="auto"/>
          </w:divBdr>
        </w:div>
        <w:div w:id="385908369">
          <w:marLeft w:val="640"/>
          <w:marRight w:val="0"/>
          <w:marTop w:val="0"/>
          <w:marBottom w:val="0"/>
          <w:divBdr>
            <w:top w:val="none" w:sz="0" w:space="0" w:color="auto"/>
            <w:left w:val="none" w:sz="0" w:space="0" w:color="auto"/>
            <w:bottom w:val="none" w:sz="0" w:space="0" w:color="auto"/>
            <w:right w:val="none" w:sz="0" w:space="0" w:color="auto"/>
          </w:divBdr>
        </w:div>
        <w:div w:id="468785915">
          <w:marLeft w:val="640"/>
          <w:marRight w:val="0"/>
          <w:marTop w:val="0"/>
          <w:marBottom w:val="0"/>
          <w:divBdr>
            <w:top w:val="none" w:sz="0" w:space="0" w:color="auto"/>
            <w:left w:val="none" w:sz="0" w:space="0" w:color="auto"/>
            <w:bottom w:val="none" w:sz="0" w:space="0" w:color="auto"/>
            <w:right w:val="none" w:sz="0" w:space="0" w:color="auto"/>
          </w:divBdr>
        </w:div>
        <w:div w:id="477457894">
          <w:marLeft w:val="640"/>
          <w:marRight w:val="0"/>
          <w:marTop w:val="0"/>
          <w:marBottom w:val="0"/>
          <w:divBdr>
            <w:top w:val="none" w:sz="0" w:space="0" w:color="auto"/>
            <w:left w:val="none" w:sz="0" w:space="0" w:color="auto"/>
            <w:bottom w:val="none" w:sz="0" w:space="0" w:color="auto"/>
            <w:right w:val="none" w:sz="0" w:space="0" w:color="auto"/>
          </w:divBdr>
        </w:div>
        <w:div w:id="488332070">
          <w:marLeft w:val="640"/>
          <w:marRight w:val="0"/>
          <w:marTop w:val="0"/>
          <w:marBottom w:val="0"/>
          <w:divBdr>
            <w:top w:val="none" w:sz="0" w:space="0" w:color="auto"/>
            <w:left w:val="none" w:sz="0" w:space="0" w:color="auto"/>
            <w:bottom w:val="none" w:sz="0" w:space="0" w:color="auto"/>
            <w:right w:val="none" w:sz="0" w:space="0" w:color="auto"/>
          </w:divBdr>
        </w:div>
        <w:div w:id="518548867">
          <w:marLeft w:val="640"/>
          <w:marRight w:val="0"/>
          <w:marTop w:val="0"/>
          <w:marBottom w:val="0"/>
          <w:divBdr>
            <w:top w:val="none" w:sz="0" w:space="0" w:color="auto"/>
            <w:left w:val="none" w:sz="0" w:space="0" w:color="auto"/>
            <w:bottom w:val="none" w:sz="0" w:space="0" w:color="auto"/>
            <w:right w:val="none" w:sz="0" w:space="0" w:color="auto"/>
          </w:divBdr>
        </w:div>
        <w:div w:id="550654088">
          <w:marLeft w:val="640"/>
          <w:marRight w:val="0"/>
          <w:marTop w:val="0"/>
          <w:marBottom w:val="0"/>
          <w:divBdr>
            <w:top w:val="none" w:sz="0" w:space="0" w:color="auto"/>
            <w:left w:val="none" w:sz="0" w:space="0" w:color="auto"/>
            <w:bottom w:val="none" w:sz="0" w:space="0" w:color="auto"/>
            <w:right w:val="none" w:sz="0" w:space="0" w:color="auto"/>
          </w:divBdr>
        </w:div>
        <w:div w:id="619337688">
          <w:marLeft w:val="640"/>
          <w:marRight w:val="0"/>
          <w:marTop w:val="0"/>
          <w:marBottom w:val="0"/>
          <w:divBdr>
            <w:top w:val="none" w:sz="0" w:space="0" w:color="auto"/>
            <w:left w:val="none" w:sz="0" w:space="0" w:color="auto"/>
            <w:bottom w:val="none" w:sz="0" w:space="0" w:color="auto"/>
            <w:right w:val="none" w:sz="0" w:space="0" w:color="auto"/>
          </w:divBdr>
        </w:div>
        <w:div w:id="737047906">
          <w:marLeft w:val="640"/>
          <w:marRight w:val="0"/>
          <w:marTop w:val="0"/>
          <w:marBottom w:val="0"/>
          <w:divBdr>
            <w:top w:val="none" w:sz="0" w:space="0" w:color="auto"/>
            <w:left w:val="none" w:sz="0" w:space="0" w:color="auto"/>
            <w:bottom w:val="none" w:sz="0" w:space="0" w:color="auto"/>
            <w:right w:val="none" w:sz="0" w:space="0" w:color="auto"/>
          </w:divBdr>
        </w:div>
        <w:div w:id="752237575">
          <w:marLeft w:val="640"/>
          <w:marRight w:val="0"/>
          <w:marTop w:val="0"/>
          <w:marBottom w:val="0"/>
          <w:divBdr>
            <w:top w:val="none" w:sz="0" w:space="0" w:color="auto"/>
            <w:left w:val="none" w:sz="0" w:space="0" w:color="auto"/>
            <w:bottom w:val="none" w:sz="0" w:space="0" w:color="auto"/>
            <w:right w:val="none" w:sz="0" w:space="0" w:color="auto"/>
          </w:divBdr>
        </w:div>
        <w:div w:id="759985895">
          <w:marLeft w:val="640"/>
          <w:marRight w:val="0"/>
          <w:marTop w:val="0"/>
          <w:marBottom w:val="0"/>
          <w:divBdr>
            <w:top w:val="none" w:sz="0" w:space="0" w:color="auto"/>
            <w:left w:val="none" w:sz="0" w:space="0" w:color="auto"/>
            <w:bottom w:val="none" w:sz="0" w:space="0" w:color="auto"/>
            <w:right w:val="none" w:sz="0" w:space="0" w:color="auto"/>
          </w:divBdr>
        </w:div>
        <w:div w:id="862790928">
          <w:marLeft w:val="640"/>
          <w:marRight w:val="0"/>
          <w:marTop w:val="0"/>
          <w:marBottom w:val="0"/>
          <w:divBdr>
            <w:top w:val="none" w:sz="0" w:space="0" w:color="auto"/>
            <w:left w:val="none" w:sz="0" w:space="0" w:color="auto"/>
            <w:bottom w:val="none" w:sz="0" w:space="0" w:color="auto"/>
            <w:right w:val="none" w:sz="0" w:space="0" w:color="auto"/>
          </w:divBdr>
        </w:div>
        <w:div w:id="1007950622">
          <w:marLeft w:val="640"/>
          <w:marRight w:val="0"/>
          <w:marTop w:val="0"/>
          <w:marBottom w:val="0"/>
          <w:divBdr>
            <w:top w:val="none" w:sz="0" w:space="0" w:color="auto"/>
            <w:left w:val="none" w:sz="0" w:space="0" w:color="auto"/>
            <w:bottom w:val="none" w:sz="0" w:space="0" w:color="auto"/>
            <w:right w:val="none" w:sz="0" w:space="0" w:color="auto"/>
          </w:divBdr>
        </w:div>
        <w:div w:id="1113018821">
          <w:marLeft w:val="640"/>
          <w:marRight w:val="0"/>
          <w:marTop w:val="0"/>
          <w:marBottom w:val="0"/>
          <w:divBdr>
            <w:top w:val="none" w:sz="0" w:space="0" w:color="auto"/>
            <w:left w:val="none" w:sz="0" w:space="0" w:color="auto"/>
            <w:bottom w:val="none" w:sz="0" w:space="0" w:color="auto"/>
            <w:right w:val="none" w:sz="0" w:space="0" w:color="auto"/>
          </w:divBdr>
        </w:div>
        <w:div w:id="1140686485">
          <w:marLeft w:val="640"/>
          <w:marRight w:val="0"/>
          <w:marTop w:val="0"/>
          <w:marBottom w:val="0"/>
          <w:divBdr>
            <w:top w:val="none" w:sz="0" w:space="0" w:color="auto"/>
            <w:left w:val="none" w:sz="0" w:space="0" w:color="auto"/>
            <w:bottom w:val="none" w:sz="0" w:space="0" w:color="auto"/>
            <w:right w:val="none" w:sz="0" w:space="0" w:color="auto"/>
          </w:divBdr>
        </w:div>
        <w:div w:id="1154103916">
          <w:marLeft w:val="640"/>
          <w:marRight w:val="0"/>
          <w:marTop w:val="0"/>
          <w:marBottom w:val="0"/>
          <w:divBdr>
            <w:top w:val="none" w:sz="0" w:space="0" w:color="auto"/>
            <w:left w:val="none" w:sz="0" w:space="0" w:color="auto"/>
            <w:bottom w:val="none" w:sz="0" w:space="0" w:color="auto"/>
            <w:right w:val="none" w:sz="0" w:space="0" w:color="auto"/>
          </w:divBdr>
        </w:div>
        <w:div w:id="1167093383">
          <w:marLeft w:val="640"/>
          <w:marRight w:val="0"/>
          <w:marTop w:val="0"/>
          <w:marBottom w:val="0"/>
          <w:divBdr>
            <w:top w:val="none" w:sz="0" w:space="0" w:color="auto"/>
            <w:left w:val="none" w:sz="0" w:space="0" w:color="auto"/>
            <w:bottom w:val="none" w:sz="0" w:space="0" w:color="auto"/>
            <w:right w:val="none" w:sz="0" w:space="0" w:color="auto"/>
          </w:divBdr>
        </w:div>
        <w:div w:id="1229270953">
          <w:marLeft w:val="640"/>
          <w:marRight w:val="0"/>
          <w:marTop w:val="0"/>
          <w:marBottom w:val="0"/>
          <w:divBdr>
            <w:top w:val="none" w:sz="0" w:space="0" w:color="auto"/>
            <w:left w:val="none" w:sz="0" w:space="0" w:color="auto"/>
            <w:bottom w:val="none" w:sz="0" w:space="0" w:color="auto"/>
            <w:right w:val="none" w:sz="0" w:space="0" w:color="auto"/>
          </w:divBdr>
        </w:div>
        <w:div w:id="1231386563">
          <w:marLeft w:val="640"/>
          <w:marRight w:val="0"/>
          <w:marTop w:val="0"/>
          <w:marBottom w:val="0"/>
          <w:divBdr>
            <w:top w:val="none" w:sz="0" w:space="0" w:color="auto"/>
            <w:left w:val="none" w:sz="0" w:space="0" w:color="auto"/>
            <w:bottom w:val="none" w:sz="0" w:space="0" w:color="auto"/>
            <w:right w:val="none" w:sz="0" w:space="0" w:color="auto"/>
          </w:divBdr>
        </w:div>
        <w:div w:id="1255744898">
          <w:marLeft w:val="640"/>
          <w:marRight w:val="0"/>
          <w:marTop w:val="0"/>
          <w:marBottom w:val="0"/>
          <w:divBdr>
            <w:top w:val="none" w:sz="0" w:space="0" w:color="auto"/>
            <w:left w:val="none" w:sz="0" w:space="0" w:color="auto"/>
            <w:bottom w:val="none" w:sz="0" w:space="0" w:color="auto"/>
            <w:right w:val="none" w:sz="0" w:space="0" w:color="auto"/>
          </w:divBdr>
        </w:div>
        <w:div w:id="1291664790">
          <w:marLeft w:val="640"/>
          <w:marRight w:val="0"/>
          <w:marTop w:val="0"/>
          <w:marBottom w:val="0"/>
          <w:divBdr>
            <w:top w:val="none" w:sz="0" w:space="0" w:color="auto"/>
            <w:left w:val="none" w:sz="0" w:space="0" w:color="auto"/>
            <w:bottom w:val="none" w:sz="0" w:space="0" w:color="auto"/>
            <w:right w:val="none" w:sz="0" w:space="0" w:color="auto"/>
          </w:divBdr>
        </w:div>
        <w:div w:id="1344745167">
          <w:marLeft w:val="640"/>
          <w:marRight w:val="0"/>
          <w:marTop w:val="0"/>
          <w:marBottom w:val="0"/>
          <w:divBdr>
            <w:top w:val="none" w:sz="0" w:space="0" w:color="auto"/>
            <w:left w:val="none" w:sz="0" w:space="0" w:color="auto"/>
            <w:bottom w:val="none" w:sz="0" w:space="0" w:color="auto"/>
            <w:right w:val="none" w:sz="0" w:space="0" w:color="auto"/>
          </w:divBdr>
        </w:div>
        <w:div w:id="1356732301">
          <w:marLeft w:val="640"/>
          <w:marRight w:val="0"/>
          <w:marTop w:val="0"/>
          <w:marBottom w:val="0"/>
          <w:divBdr>
            <w:top w:val="none" w:sz="0" w:space="0" w:color="auto"/>
            <w:left w:val="none" w:sz="0" w:space="0" w:color="auto"/>
            <w:bottom w:val="none" w:sz="0" w:space="0" w:color="auto"/>
            <w:right w:val="none" w:sz="0" w:space="0" w:color="auto"/>
          </w:divBdr>
        </w:div>
        <w:div w:id="1424688100">
          <w:marLeft w:val="640"/>
          <w:marRight w:val="0"/>
          <w:marTop w:val="0"/>
          <w:marBottom w:val="0"/>
          <w:divBdr>
            <w:top w:val="none" w:sz="0" w:space="0" w:color="auto"/>
            <w:left w:val="none" w:sz="0" w:space="0" w:color="auto"/>
            <w:bottom w:val="none" w:sz="0" w:space="0" w:color="auto"/>
            <w:right w:val="none" w:sz="0" w:space="0" w:color="auto"/>
          </w:divBdr>
        </w:div>
        <w:div w:id="1440369865">
          <w:marLeft w:val="640"/>
          <w:marRight w:val="0"/>
          <w:marTop w:val="0"/>
          <w:marBottom w:val="0"/>
          <w:divBdr>
            <w:top w:val="none" w:sz="0" w:space="0" w:color="auto"/>
            <w:left w:val="none" w:sz="0" w:space="0" w:color="auto"/>
            <w:bottom w:val="none" w:sz="0" w:space="0" w:color="auto"/>
            <w:right w:val="none" w:sz="0" w:space="0" w:color="auto"/>
          </w:divBdr>
        </w:div>
        <w:div w:id="1493833391">
          <w:marLeft w:val="640"/>
          <w:marRight w:val="0"/>
          <w:marTop w:val="0"/>
          <w:marBottom w:val="0"/>
          <w:divBdr>
            <w:top w:val="none" w:sz="0" w:space="0" w:color="auto"/>
            <w:left w:val="none" w:sz="0" w:space="0" w:color="auto"/>
            <w:bottom w:val="none" w:sz="0" w:space="0" w:color="auto"/>
            <w:right w:val="none" w:sz="0" w:space="0" w:color="auto"/>
          </w:divBdr>
        </w:div>
        <w:div w:id="1581329765">
          <w:marLeft w:val="640"/>
          <w:marRight w:val="0"/>
          <w:marTop w:val="0"/>
          <w:marBottom w:val="0"/>
          <w:divBdr>
            <w:top w:val="none" w:sz="0" w:space="0" w:color="auto"/>
            <w:left w:val="none" w:sz="0" w:space="0" w:color="auto"/>
            <w:bottom w:val="none" w:sz="0" w:space="0" w:color="auto"/>
            <w:right w:val="none" w:sz="0" w:space="0" w:color="auto"/>
          </w:divBdr>
        </w:div>
        <w:div w:id="1699774345">
          <w:marLeft w:val="640"/>
          <w:marRight w:val="0"/>
          <w:marTop w:val="0"/>
          <w:marBottom w:val="0"/>
          <w:divBdr>
            <w:top w:val="none" w:sz="0" w:space="0" w:color="auto"/>
            <w:left w:val="none" w:sz="0" w:space="0" w:color="auto"/>
            <w:bottom w:val="none" w:sz="0" w:space="0" w:color="auto"/>
            <w:right w:val="none" w:sz="0" w:space="0" w:color="auto"/>
          </w:divBdr>
        </w:div>
        <w:div w:id="1733960849">
          <w:marLeft w:val="640"/>
          <w:marRight w:val="0"/>
          <w:marTop w:val="0"/>
          <w:marBottom w:val="0"/>
          <w:divBdr>
            <w:top w:val="none" w:sz="0" w:space="0" w:color="auto"/>
            <w:left w:val="none" w:sz="0" w:space="0" w:color="auto"/>
            <w:bottom w:val="none" w:sz="0" w:space="0" w:color="auto"/>
            <w:right w:val="none" w:sz="0" w:space="0" w:color="auto"/>
          </w:divBdr>
        </w:div>
        <w:div w:id="1847818219">
          <w:marLeft w:val="640"/>
          <w:marRight w:val="0"/>
          <w:marTop w:val="0"/>
          <w:marBottom w:val="0"/>
          <w:divBdr>
            <w:top w:val="none" w:sz="0" w:space="0" w:color="auto"/>
            <w:left w:val="none" w:sz="0" w:space="0" w:color="auto"/>
            <w:bottom w:val="none" w:sz="0" w:space="0" w:color="auto"/>
            <w:right w:val="none" w:sz="0" w:space="0" w:color="auto"/>
          </w:divBdr>
        </w:div>
        <w:div w:id="1901136377">
          <w:marLeft w:val="640"/>
          <w:marRight w:val="0"/>
          <w:marTop w:val="0"/>
          <w:marBottom w:val="0"/>
          <w:divBdr>
            <w:top w:val="none" w:sz="0" w:space="0" w:color="auto"/>
            <w:left w:val="none" w:sz="0" w:space="0" w:color="auto"/>
            <w:bottom w:val="none" w:sz="0" w:space="0" w:color="auto"/>
            <w:right w:val="none" w:sz="0" w:space="0" w:color="auto"/>
          </w:divBdr>
        </w:div>
        <w:div w:id="1980651545">
          <w:marLeft w:val="640"/>
          <w:marRight w:val="0"/>
          <w:marTop w:val="0"/>
          <w:marBottom w:val="0"/>
          <w:divBdr>
            <w:top w:val="none" w:sz="0" w:space="0" w:color="auto"/>
            <w:left w:val="none" w:sz="0" w:space="0" w:color="auto"/>
            <w:bottom w:val="none" w:sz="0" w:space="0" w:color="auto"/>
            <w:right w:val="none" w:sz="0" w:space="0" w:color="auto"/>
          </w:divBdr>
        </w:div>
        <w:div w:id="2039817660">
          <w:marLeft w:val="640"/>
          <w:marRight w:val="0"/>
          <w:marTop w:val="0"/>
          <w:marBottom w:val="0"/>
          <w:divBdr>
            <w:top w:val="none" w:sz="0" w:space="0" w:color="auto"/>
            <w:left w:val="none" w:sz="0" w:space="0" w:color="auto"/>
            <w:bottom w:val="none" w:sz="0" w:space="0" w:color="auto"/>
            <w:right w:val="none" w:sz="0" w:space="0" w:color="auto"/>
          </w:divBdr>
        </w:div>
        <w:div w:id="2124764617">
          <w:marLeft w:val="640"/>
          <w:marRight w:val="0"/>
          <w:marTop w:val="0"/>
          <w:marBottom w:val="0"/>
          <w:divBdr>
            <w:top w:val="none" w:sz="0" w:space="0" w:color="auto"/>
            <w:left w:val="none" w:sz="0" w:space="0" w:color="auto"/>
            <w:bottom w:val="none" w:sz="0" w:space="0" w:color="auto"/>
            <w:right w:val="none" w:sz="0" w:space="0" w:color="auto"/>
          </w:divBdr>
        </w:div>
      </w:divsChild>
    </w:div>
    <w:div w:id="150488524">
      <w:bodyDiv w:val="1"/>
      <w:marLeft w:val="0"/>
      <w:marRight w:val="0"/>
      <w:marTop w:val="0"/>
      <w:marBottom w:val="0"/>
      <w:divBdr>
        <w:top w:val="none" w:sz="0" w:space="0" w:color="auto"/>
        <w:left w:val="none" w:sz="0" w:space="0" w:color="auto"/>
        <w:bottom w:val="none" w:sz="0" w:space="0" w:color="auto"/>
        <w:right w:val="none" w:sz="0" w:space="0" w:color="auto"/>
      </w:divBdr>
    </w:div>
    <w:div w:id="152527284">
      <w:bodyDiv w:val="1"/>
      <w:marLeft w:val="0"/>
      <w:marRight w:val="0"/>
      <w:marTop w:val="0"/>
      <w:marBottom w:val="0"/>
      <w:divBdr>
        <w:top w:val="none" w:sz="0" w:space="0" w:color="auto"/>
        <w:left w:val="none" w:sz="0" w:space="0" w:color="auto"/>
        <w:bottom w:val="none" w:sz="0" w:space="0" w:color="auto"/>
        <w:right w:val="none" w:sz="0" w:space="0" w:color="auto"/>
      </w:divBdr>
      <w:divsChild>
        <w:div w:id="20015816">
          <w:marLeft w:val="640"/>
          <w:marRight w:val="0"/>
          <w:marTop w:val="0"/>
          <w:marBottom w:val="0"/>
          <w:divBdr>
            <w:top w:val="none" w:sz="0" w:space="0" w:color="auto"/>
            <w:left w:val="none" w:sz="0" w:space="0" w:color="auto"/>
            <w:bottom w:val="none" w:sz="0" w:space="0" w:color="auto"/>
            <w:right w:val="none" w:sz="0" w:space="0" w:color="auto"/>
          </w:divBdr>
        </w:div>
        <w:div w:id="23799631">
          <w:marLeft w:val="640"/>
          <w:marRight w:val="0"/>
          <w:marTop w:val="0"/>
          <w:marBottom w:val="0"/>
          <w:divBdr>
            <w:top w:val="none" w:sz="0" w:space="0" w:color="auto"/>
            <w:left w:val="none" w:sz="0" w:space="0" w:color="auto"/>
            <w:bottom w:val="none" w:sz="0" w:space="0" w:color="auto"/>
            <w:right w:val="none" w:sz="0" w:space="0" w:color="auto"/>
          </w:divBdr>
        </w:div>
        <w:div w:id="214588860">
          <w:marLeft w:val="640"/>
          <w:marRight w:val="0"/>
          <w:marTop w:val="0"/>
          <w:marBottom w:val="0"/>
          <w:divBdr>
            <w:top w:val="none" w:sz="0" w:space="0" w:color="auto"/>
            <w:left w:val="none" w:sz="0" w:space="0" w:color="auto"/>
            <w:bottom w:val="none" w:sz="0" w:space="0" w:color="auto"/>
            <w:right w:val="none" w:sz="0" w:space="0" w:color="auto"/>
          </w:divBdr>
        </w:div>
        <w:div w:id="241961367">
          <w:marLeft w:val="640"/>
          <w:marRight w:val="0"/>
          <w:marTop w:val="0"/>
          <w:marBottom w:val="0"/>
          <w:divBdr>
            <w:top w:val="none" w:sz="0" w:space="0" w:color="auto"/>
            <w:left w:val="none" w:sz="0" w:space="0" w:color="auto"/>
            <w:bottom w:val="none" w:sz="0" w:space="0" w:color="auto"/>
            <w:right w:val="none" w:sz="0" w:space="0" w:color="auto"/>
          </w:divBdr>
        </w:div>
        <w:div w:id="241985793">
          <w:marLeft w:val="640"/>
          <w:marRight w:val="0"/>
          <w:marTop w:val="0"/>
          <w:marBottom w:val="0"/>
          <w:divBdr>
            <w:top w:val="none" w:sz="0" w:space="0" w:color="auto"/>
            <w:left w:val="none" w:sz="0" w:space="0" w:color="auto"/>
            <w:bottom w:val="none" w:sz="0" w:space="0" w:color="auto"/>
            <w:right w:val="none" w:sz="0" w:space="0" w:color="auto"/>
          </w:divBdr>
        </w:div>
        <w:div w:id="306394395">
          <w:marLeft w:val="640"/>
          <w:marRight w:val="0"/>
          <w:marTop w:val="0"/>
          <w:marBottom w:val="0"/>
          <w:divBdr>
            <w:top w:val="none" w:sz="0" w:space="0" w:color="auto"/>
            <w:left w:val="none" w:sz="0" w:space="0" w:color="auto"/>
            <w:bottom w:val="none" w:sz="0" w:space="0" w:color="auto"/>
            <w:right w:val="none" w:sz="0" w:space="0" w:color="auto"/>
          </w:divBdr>
        </w:div>
        <w:div w:id="310139995">
          <w:marLeft w:val="640"/>
          <w:marRight w:val="0"/>
          <w:marTop w:val="0"/>
          <w:marBottom w:val="0"/>
          <w:divBdr>
            <w:top w:val="none" w:sz="0" w:space="0" w:color="auto"/>
            <w:left w:val="none" w:sz="0" w:space="0" w:color="auto"/>
            <w:bottom w:val="none" w:sz="0" w:space="0" w:color="auto"/>
            <w:right w:val="none" w:sz="0" w:space="0" w:color="auto"/>
          </w:divBdr>
        </w:div>
        <w:div w:id="319310704">
          <w:marLeft w:val="640"/>
          <w:marRight w:val="0"/>
          <w:marTop w:val="0"/>
          <w:marBottom w:val="0"/>
          <w:divBdr>
            <w:top w:val="none" w:sz="0" w:space="0" w:color="auto"/>
            <w:left w:val="none" w:sz="0" w:space="0" w:color="auto"/>
            <w:bottom w:val="none" w:sz="0" w:space="0" w:color="auto"/>
            <w:right w:val="none" w:sz="0" w:space="0" w:color="auto"/>
          </w:divBdr>
        </w:div>
        <w:div w:id="496775236">
          <w:marLeft w:val="640"/>
          <w:marRight w:val="0"/>
          <w:marTop w:val="0"/>
          <w:marBottom w:val="0"/>
          <w:divBdr>
            <w:top w:val="none" w:sz="0" w:space="0" w:color="auto"/>
            <w:left w:val="none" w:sz="0" w:space="0" w:color="auto"/>
            <w:bottom w:val="none" w:sz="0" w:space="0" w:color="auto"/>
            <w:right w:val="none" w:sz="0" w:space="0" w:color="auto"/>
          </w:divBdr>
        </w:div>
        <w:div w:id="730541329">
          <w:marLeft w:val="640"/>
          <w:marRight w:val="0"/>
          <w:marTop w:val="0"/>
          <w:marBottom w:val="0"/>
          <w:divBdr>
            <w:top w:val="none" w:sz="0" w:space="0" w:color="auto"/>
            <w:left w:val="none" w:sz="0" w:space="0" w:color="auto"/>
            <w:bottom w:val="none" w:sz="0" w:space="0" w:color="auto"/>
            <w:right w:val="none" w:sz="0" w:space="0" w:color="auto"/>
          </w:divBdr>
        </w:div>
        <w:div w:id="755130760">
          <w:marLeft w:val="640"/>
          <w:marRight w:val="0"/>
          <w:marTop w:val="0"/>
          <w:marBottom w:val="0"/>
          <w:divBdr>
            <w:top w:val="none" w:sz="0" w:space="0" w:color="auto"/>
            <w:left w:val="none" w:sz="0" w:space="0" w:color="auto"/>
            <w:bottom w:val="none" w:sz="0" w:space="0" w:color="auto"/>
            <w:right w:val="none" w:sz="0" w:space="0" w:color="auto"/>
          </w:divBdr>
        </w:div>
        <w:div w:id="763721287">
          <w:marLeft w:val="640"/>
          <w:marRight w:val="0"/>
          <w:marTop w:val="0"/>
          <w:marBottom w:val="0"/>
          <w:divBdr>
            <w:top w:val="none" w:sz="0" w:space="0" w:color="auto"/>
            <w:left w:val="none" w:sz="0" w:space="0" w:color="auto"/>
            <w:bottom w:val="none" w:sz="0" w:space="0" w:color="auto"/>
            <w:right w:val="none" w:sz="0" w:space="0" w:color="auto"/>
          </w:divBdr>
        </w:div>
        <w:div w:id="786893686">
          <w:marLeft w:val="640"/>
          <w:marRight w:val="0"/>
          <w:marTop w:val="0"/>
          <w:marBottom w:val="0"/>
          <w:divBdr>
            <w:top w:val="none" w:sz="0" w:space="0" w:color="auto"/>
            <w:left w:val="none" w:sz="0" w:space="0" w:color="auto"/>
            <w:bottom w:val="none" w:sz="0" w:space="0" w:color="auto"/>
            <w:right w:val="none" w:sz="0" w:space="0" w:color="auto"/>
          </w:divBdr>
        </w:div>
        <w:div w:id="839740376">
          <w:marLeft w:val="640"/>
          <w:marRight w:val="0"/>
          <w:marTop w:val="0"/>
          <w:marBottom w:val="0"/>
          <w:divBdr>
            <w:top w:val="none" w:sz="0" w:space="0" w:color="auto"/>
            <w:left w:val="none" w:sz="0" w:space="0" w:color="auto"/>
            <w:bottom w:val="none" w:sz="0" w:space="0" w:color="auto"/>
            <w:right w:val="none" w:sz="0" w:space="0" w:color="auto"/>
          </w:divBdr>
        </w:div>
        <w:div w:id="843470522">
          <w:marLeft w:val="640"/>
          <w:marRight w:val="0"/>
          <w:marTop w:val="0"/>
          <w:marBottom w:val="0"/>
          <w:divBdr>
            <w:top w:val="none" w:sz="0" w:space="0" w:color="auto"/>
            <w:left w:val="none" w:sz="0" w:space="0" w:color="auto"/>
            <w:bottom w:val="none" w:sz="0" w:space="0" w:color="auto"/>
            <w:right w:val="none" w:sz="0" w:space="0" w:color="auto"/>
          </w:divBdr>
        </w:div>
        <w:div w:id="850486005">
          <w:marLeft w:val="640"/>
          <w:marRight w:val="0"/>
          <w:marTop w:val="0"/>
          <w:marBottom w:val="0"/>
          <w:divBdr>
            <w:top w:val="none" w:sz="0" w:space="0" w:color="auto"/>
            <w:left w:val="none" w:sz="0" w:space="0" w:color="auto"/>
            <w:bottom w:val="none" w:sz="0" w:space="0" w:color="auto"/>
            <w:right w:val="none" w:sz="0" w:space="0" w:color="auto"/>
          </w:divBdr>
        </w:div>
        <w:div w:id="978222794">
          <w:marLeft w:val="640"/>
          <w:marRight w:val="0"/>
          <w:marTop w:val="0"/>
          <w:marBottom w:val="0"/>
          <w:divBdr>
            <w:top w:val="none" w:sz="0" w:space="0" w:color="auto"/>
            <w:left w:val="none" w:sz="0" w:space="0" w:color="auto"/>
            <w:bottom w:val="none" w:sz="0" w:space="0" w:color="auto"/>
            <w:right w:val="none" w:sz="0" w:space="0" w:color="auto"/>
          </w:divBdr>
        </w:div>
        <w:div w:id="1046486773">
          <w:marLeft w:val="640"/>
          <w:marRight w:val="0"/>
          <w:marTop w:val="0"/>
          <w:marBottom w:val="0"/>
          <w:divBdr>
            <w:top w:val="none" w:sz="0" w:space="0" w:color="auto"/>
            <w:left w:val="none" w:sz="0" w:space="0" w:color="auto"/>
            <w:bottom w:val="none" w:sz="0" w:space="0" w:color="auto"/>
            <w:right w:val="none" w:sz="0" w:space="0" w:color="auto"/>
          </w:divBdr>
        </w:div>
        <w:div w:id="1079516834">
          <w:marLeft w:val="640"/>
          <w:marRight w:val="0"/>
          <w:marTop w:val="0"/>
          <w:marBottom w:val="0"/>
          <w:divBdr>
            <w:top w:val="none" w:sz="0" w:space="0" w:color="auto"/>
            <w:left w:val="none" w:sz="0" w:space="0" w:color="auto"/>
            <w:bottom w:val="none" w:sz="0" w:space="0" w:color="auto"/>
            <w:right w:val="none" w:sz="0" w:space="0" w:color="auto"/>
          </w:divBdr>
        </w:div>
        <w:div w:id="1096974297">
          <w:marLeft w:val="640"/>
          <w:marRight w:val="0"/>
          <w:marTop w:val="0"/>
          <w:marBottom w:val="0"/>
          <w:divBdr>
            <w:top w:val="none" w:sz="0" w:space="0" w:color="auto"/>
            <w:left w:val="none" w:sz="0" w:space="0" w:color="auto"/>
            <w:bottom w:val="none" w:sz="0" w:space="0" w:color="auto"/>
            <w:right w:val="none" w:sz="0" w:space="0" w:color="auto"/>
          </w:divBdr>
        </w:div>
        <w:div w:id="1227182687">
          <w:marLeft w:val="640"/>
          <w:marRight w:val="0"/>
          <w:marTop w:val="0"/>
          <w:marBottom w:val="0"/>
          <w:divBdr>
            <w:top w:val="none" w:sz="0" w:space="0" w:color="auto"/>
            <w:left w:val="none" w:sz="0" w:space="0" w:color="auto"/>
            <w:bottom w:val="none" w:sz="0" w:space="0" w:color="auto"/>
            <w:right w:val="none" w:sz="0" w:space="0" w:color="auto"/>
          </w:divBdr>
        </w:div>
        <w:div w:id="1303268845">
          <w:marLeft w:val="640"/>
          <w:marRight w:val="0"/>
          <w:marTop w:val="0"/>
          <w:marBottom w:val="0"/>
          <w:divBdr>
            <w:top w:val="none" w:sz="0" w:space="0" w:color="auto"/>
            <w:left w:val="none" w:sz="0" w:space="0" w:color="auto"/>
            <w:bottom w:val="none" w:sz="0" w:space="0" w:color="auto"/>
            <w:right w:val="none" w:sz="0" w:space="0" w:color="auto"/>
          </w:divBdr>
        </w:div>
        <w:div w:id="1408259704">
          <w:marLeft w:val="640"/>
          <w:marRight w:val="0"/>
          <w:marTop w:val="0"/>
          <w:marBottom w:val="0"/>
          <w:divBdr>
            <w:top w:val="none" w:sz="0" w:space="0" w:color="auto"/>
            <w:left w:val="none" w:sz="0" w:space="0" w:color="auto"/>
            <w:bottom w:val="none" w:sz="0" w:space="0" w:color="auto"/>
            <w:right w:val="none" w:sz="0" w:space="0" w:color="auto"/>
          </w:divBdr>
        </w:div>
        <w:div w:id="1412463533">
          <w:marLeft w:val="640"/>
          <w:marRight w:val="0"/>
          <w:marTop w:val="0"/>
          <w:marBottom w:val="0"/>
          <w:divBdr>
            <w:top w:val="none" w:sz="0" w:space="0" w:color="auto"/>
            <w:left w:val="none" w:sz="0" w:space="0" w:color="auto"/>
            <w:bottom w:val="none" w:sz="0" w:space="0" w:color="auto"/>
            <w:right w:val="none" w:sz="0" w:space="0" w:color="auto"/>
          </w:divBdr>
        </w:div>
        <w:div w:id="1434090672">
          <w:marLeft w:val="640"/>
          <w:marRight w:val="0"/>
          <w:marTop w:val="0"/>
          <w:marBottom w:val="0"/>
          <w:divBdr>
            <w:top w:val="none" w:sz="0" w:space="0" w:color="auto"/>
            <w:left w:val="none" w:sz="0" w:space="0" w:color="auto"/>
            <w:bottom w:val="none" w:sz="0" w:space="0" w:color="auto"/>
            <w:right w:val="none" w:sz="0" w:space="0" w:color="auto"/>
          </w:divBdr>
        </w:div>
        <w:div w:id="1537497988">
          <w:marLeft w:val="640"/>
          <w:marRight w:val="0"/>
          <w:marTop w:val="0"/>
          <w:marBottom w:val="0"/>
          <w:divBdr>
            <w:top w:val="none" w:sz="0" w:space="0" w:color="auto"/>
            <w:left w:val="none" w:sz="0" w:space="0" w:color="auto"/>
            <w:bottom w:val="none" w:sz="0" w:space="0" w:color="auto"/>
            <w:right w:val="none" w:sz="0" w:space="0" w:color="auto"/>
          </w:divBdr>
        </w:div>
        <w:div w:id="1569148851">
          <w:marLeft w:val="640"/>
          <w:marRight w:val="0"/>
          <w:marTop w:val="0"/>
          <w:marBottom w:val="0"/>
          <w:divBdr>
            <w:top w:val="none" w:sz="0" w:space="0" w:color="auto"/>
            <w:left w:val="none" w:sz="0" w:space="0" w:color="auto"/>
            <w:bottom w:val="none" w:sz="0" w:space="0" w:color="auto"/>
            <w:right w:val="none" w:sz="0" w:space="0" w:color="auto"/>
          </w:divBdr>
        </w:div>
        <w:div w:id="1633636508">
          <w:marLeft w:val="640"/>
          <w:marRight w:val="0"/>
          <w:marTop w:val="0"/>
          <w:marBottom w:val="0"/>
          <w:divBdr>
            <w:top w:val="none" w:sz="0" w:space="0" w:color="auto"/>
            <w:left w:val="none" w:sz="0" w:space="0" w:color="auto"/>
            <w:bottom w:val="none" w:sz="0" w:space="0" w:color="auto"/>
            <w:right w:val="none" w:sz="0" w:space="0" w:color="auto"/>
          </w:divBdr>
        </w:div>
        <w:div w:id="1696298634">
          <w:marLeft w:val="640"/>
          <w:marRight w:val="0"/>
          <w:marTop w:val="0"/>
          <w:marBottom w:val="0"/>
          <w:divBdr>
            <w:top w:val="none" w:sz="0" w:space="0" w:color="auto"/>
            <w:left w:val="none" w:sz="0" w:space="0" w:color="auto"/>
            <w:bottom w:val="none" w:sz="0" w:space="0" w:color="auto"/>
            <w:right w:val="none" w:sz="0" w:space="0" w:color="auto"/>
          </w:divBdr>
        </w:div>
        <w:div w:id="1758594368">
          <w:marLeft w:val="640"/>
          <w:marRight w:val="0"/>
          <w:marTop w:val="0"/>
          <w:marBottom w:val="0"/>
          <w:divBdr>
            <w:top w:val="none" w:sz="0" w:space="0" w:color="auto"/>
            <w:left w:val="none" w:sz="0" w:space="0" w:color="auto"/>
            <w:bottom w:val="none" w:sz="0" w:space="0" w:color="auto"/>
            <w:right w:val="none" w:sz="0" w:space="0" w:color="auto"/>
          </w:divBdr>
        </w:div>
        <w:div w:id="1773087298">
          <w:marLeft w:val="640"/>
          <w:marRight w:val="0"/>
          <w:marTop w:val="0"/>
          <w:marBottom w:val="0"/>
          <w:divBdr>
            <w:top w:val="none" w:sz="0" w:space="0" w:color="auto"/>
            <w:left w:val="none" w:sz="0" w:space="0" w:color="auto"/>
            <w:bottom w:val="none" w:sz="0" w:space="0" w:color="auto"/>
            <w:right w:val="none" w:sz="0" w:space="0" w:color="auto"/>
          </w:divBdr>
        </w:div>
        <w:div w:id="1886404956">
          <w:marLeft w:val="640"/>
          <w:marRight w:val="0"/>
          <w:marTop w:val="0"/>
          <w:marBottom w:val="0"/>
          <w:divBdr>
            <w:top w:val="none" w:sz="0" w:space="0" w:color="auto"/>
            <w:left w:val="none" w:sz="0" w:space="0" w:color="auto"/>
            <w:bottom w:val="none" w:sz="0" w:space="0" w:color="auto"/>
            <w:right w:val="none" w:sz="0" w:space="0" w:color="auto"/>
          </w:divBdr>
        </w:div>
        <w:div w:id="1975333225">
          <w:marLeft w:val="640"/>
          <w:marRight w:val="0"/>
          <w:marTop w:val="0"/>
          <w:marBottom w:val="0"/>
          <w:divBdr>
            <w:top w:val="none" w:sz="0" w:space="0" w:color="auto"/>
            <w:left w:val="none" w:sz="0" w:space="0" w:color="auto"/>
            <w:bottom w:val="none" w:sz="0" w:space="0" w:color="auto"/>
            <w:right w:val="none" w:sz="0" w:space="0" w:color="auto"/>
          </w:divBdr>
        </w:div>
        <w:div w:id="2095083137">
          <w:marLeft w:val="640"/>
          <w:marRight w:val="0"/>
          <w:marTop w:val="0"/>
          <w:marBottom w:val="0"/>
          <w:divBdr>
            <w:top w:val="none" w:sz="0" w:space="0" w:color="auto"/>
            <w:left w:val="none" w:sz="0" w:space="0" w:color="auto"/>
            <w:bottom w:val="none" w:sz="0" w:space="0" w:color="auto"/>
            <w:right w:val="none" w:sz="0" w:space="0" w:color="auto"/>
          </w:divBdr>
        </w:div>
        <w:div w:id="2096049280">
          <w:marLeft w:val="640"/>
          <w:marRight w:val="0"/>
          <w:marTop w:val="0"/>
          <w:marBottom w:val="0"/>
          <w:divBdr>
            <w:top w:val="none" w:sz="0" w:space="0" w:color="auto"/>
            <w:left w:val="none" w:sz="0" w:space="0" w:color="auto"/>
            <w:bottom w:val="none" w:sz="0" w:space="0" w:color="auto"/>
            <w:right w:val="none" w:sz="0" w:space="0" w:color="auto"/>
          </w:divBdr>
        </w:div>
        <w:div w:id="2125073774">
          <w:marLeft w:val="640"/>
          <w:marRight w:val="0"/>
          <w:marTop w:val="0"/>
          <w:marBottom w:val="0"/>
          <w:divBdr>
            <w:top w:val="none" w:sz="0" w:space="0" w:color="auto"/>
            <w:left w:val="none" w:sz="0" w:space="0" w:color="auto"/>
            <w:bottom w:val="none" w:sz="0" w:space="0" w:color="auto"/>
            <w:right w:val="none" w:sz="0" w:space="0" w:color="auto"/>
          </w:divBdr>
        </w:div>
        <w:div w:id="2139177750">
          <w:marLeft w:val="640"/>
          <w:marRight w:val="0"/>
          <w:marTop w:val="0"/>
          <w:marBottom w:val="0"/>
          <w:divBdr>
            <w:top w:val="none" w:sz="0" w:space="0" w:color="auto"/>
            <w:left w:val="none" w:sz="0" w:space="0" w:color="auto"/>
            <w:bottom w:val="none" w:sz="0" w:space="0" w:color="auto"/>
            <w:right w:val="none" w:sz="0" w:space="0" w:color="auto"/>
          </w:divBdr>
        </w:div>
      </w:divsChild>
    </w:div>
    <w:div w:id="152914990">
      <w:bodyDiv w:val="1"/>
      <w:marLeft w:val="0"/>
      <w:marRight w:val="0"/>
      <w:marTop w:val="0"/>
      <w:marBottom w:val="0"/>
      <w:divBdr>
        <w:top w:val="none" w:sz="0" w:space="0" w:color="auto"/>
        <w:left w:val="none" w:sz="0" w:space="0" w:color="auto"/>
        <w:bottom w:val="none" w:sz="0" w:space="0" w:color="auto"/>
        <w:right w:val="none" w:sz="0" w:space="0" w:color="auto"/>
      </w:divBdr>
    </w:div>
    <w:div w:id="153179485">
      <w:bodyDiv w:val="1"/>
      <w:marLeft w:val="0"/>
      <w:marRight w:val="0"/>
      <w:marTop w:val="0"/>
      <w:marBottom w:val="0"/>
      <w:divBdr>
        <w:top w:val="none" w:sz="0" w:space="0" w:color="auto"/>
        <w:left w:val="none" w:sz="0" w:space="0" w:color="auto"/>
        <w:bottom w:val="none" w:sz="0" w:space="0" w:color="auto"/>
        <w:right w:val="none" w:sz="0" w:space="0" w:color="auto"/>
      </w:divBdr>
    </w:div>
    <w:div w:id="159388645">
      <w:bodyDiv w:val="1"/>
      <w:marLeft w:val="0"/>
      <w:marRight w:val="0"/>
      <w:marTop w:val="0"/>
      <w:marBottom w:val="0"/>
      <w:divBdr>
        <w:top w:val="none" w:sz="0" w:space="0" w:color="auto"/>
        <w:left w:val="none" w:sz="0" w:space="0" w:color="auto"/>
        <w:bottom w:val="none" w:sz="0" w:space="0" w:color="auto"/>
        <w:right w:val="none" w:sz="0" w:space="0" w:color="auto"/>
      </w:divBdr>
      <w:divsChild>
        <w:div w:id="61752971">
          <w:marLeft w:val="480"/>
          <w:marRight w:val="0"/>
          <w:marTop w:val="0"/>
          <w:marBottom w:val="0"/>
          <w:divBdr>
            <w:top w:val="none" w:sz="0" w:space="0" w:color="auto"/>
            <w:left w:val="none" w:sz="0" w:space="0" w:color="auto"/>
            <w:bottom w:val="none" w:sz="0" w:space="0" w:color="auto"/>
            <w:right w:val="none" w:sz="0" w:space="0" w:color="auto"/>
          </w:divBdr>
        </w:div>
        <w:div w:id="109057570">
          <w:marLeft w:val="480"/>
          <w:marRight w:val="0"/>
          <w:marTop w:val="0"/>
          <w:marBottom w:val="0"/>
          <w:divBdr>
            <w:top w:val="none" w:sz="0" w:space="0" w:color="auto"/>
            <w:left w:val="none" w:sz="0" w:space="0" w:color="auto"/>
            <w:bottom w:val="none" w:sz="0" w:space="0" w:color="auto"/>
            <w:right w:val="none" w:sz="0" w:space="0" w:color="auto"/>
          </w:divBdr>
        </w:div>
        <w:div w:id="189805787">
          <w:marLeft w:val="480"/>
          <w:marRight w:val="0"/>
          <w:marTop w:val="0"/>
          <w:marBottom w:val="0"/>
          <w:divBdr>
            <w:top w:val="none" w:sz="0" w:space="0" w:color="auto"/>
            <w:left w:val="none" w:sz="0" w:space="0" w:color="auto"/>
            <w:bottom w:val="none" w:sz="0" w:space="0" w:color="auto"/>
            <w:right w:val="none" w:sz="0" w:space="0" w:color="auto"/>
          </w:divBdr>
        </w:div>
        <w:div w:id="218904261">
          <w:marLeft w:val="480"/>
          <w:marRight w:val="0"/>
          <w:marTop w:val="0"/>
          <w:marBottom w:val="0"/>
          <w:divBdr>
            <w:top w:val="none" w:sz="0" w:space="0" w:color="auto"/>
            <w:left w:val="none" w:sz="0" w:space="0" w:color="auto"/>
            <w:bottom w:val="none" w:sz="0" w:space="0" w:color="auto"/>
            <w:right w:val="none" w:sz="0" w:space="0" w:color="auto"/>
          </w:divBdr>
        </w:div>
        <w:div w:id="395470586">
          <w:marLeft w:val="480"/>
          <w:marRight w:val="0"/>
          <w:marTop w:val="0"/>
          <w:marBottom w:val="0"/>
          <w:divBdr>
            <w:top w:val="none" w:sz="0" w:space="0" w:color="auto"/>
            <w:left w:val="none" w:sz="0" w:space="0" w:color="auto"/>
            <w:bottom w:val="none" w:sz="0" w:space="0" w:color="auto"/>
            <w:right w:val="none" w:sz="0" w:space="0" w:color="auto"/>
          </w:divBdr>
        </w:div>
        <w:div w:id="466316462">
          <w:marLeft w:val="480"/>
          <w:marRight w:val="0"/>
          <w:marTop w:val="0"/>
          <w:marBottom w:val="0"/>
          <w:divBdr>
            <w:top w:val="none" w:sz="0" w:space="0" w:color="auto"/>
            <w:left w:val="none" w:sz="0" w:space="0" w:color="auto"/>
            <w:bottom w:val="none" w:sz="0" w:space="0" w:color="auto"/>
            <w:right w:val="none" w:sz="0" w:space="0" w:color="auto"/>
          </w:divBdr>
        </w:div>
        <w:div w:id="480384974">
          <w:marLeft w:val="480"/>
          <w:marRight w:val="0"/>
          <w:marTop w:val="0"/>
          <w:marBottom w:val="0"/>
          <w:divBdr>
            <w:top w:val="none" w:sz="0" w:space="0" w:color="auto"/>
            <w:left w:val="none" w:sz="0" w:space="0" w:color="auto"/>
            <w:bottom w:val="none" w:sz="0" w:space="0" w:color="auto"/>
            <w:right w:val="none" w:sz="0" w:space="0" w:color="auto"/>
          </w:divBdr>
        </w:div>
        <w:div w:id="550266490">
          <w:marLeft w:val="480"/>
          <w:marRight w:val="0"/>
          <w:marTop w:val="0"/>
          <w:marBottom w:val="0"/>
          <w:divBdr>
            <w:top w:val="none" w:sz="0" w:space="0" w:color="auto"/>
            <w:left w:val="none" w:sz="0" w:space="0" w:color="auto"/>
            <w:bottom w:val="none" w:sz="0" w:space="0" w:color="auto"/>
            <w:right w:val="none" w:sz="0" w:space="0" w:color="auto"/>
          </w:divBdr>
        </w:div>
        <w:div w:id="876236672">
          <w:marLeft w:val="480"/>
          <w:marRight w:val="0"/>
          <w:marTop w:val="0"/>
          <w:marBottom w:val="0"/>
          <w:divBdr>
            <w:top w:val="none" w:sz="0" w:space="0" w:color="auto"/>
            <w:left w:val="none" w:sz="0" w:space="0" w:color="auto"/>
            <w:bottom w:val="none" w:sz="0" w:space="0" w:color="auto"/>
            <w:right w:val="none" w:sz="0" w:space="0" w:color="auto"/>
          </w:divBdr>
        </w:div>
        <w:div w:id="911083888">
          <w:marLeft w:val="480"/>
          <w:marRight w:val="0"/>
          <w:marTop w:val="0"/>
          <w:marBottom w:val="0"/>
          <w:divBdr>
            <w:top w:val="none" w:sz="0" w:space="0" w:color="auto"/>
            <w:left w:val="none" w:sz="0" w:space="0" w:color="auto"/>
            <w:bottom w:val="none" w:sz="0" w:space="0" w:color="auto"/>
            <w:right w:val="none" w:sz="0" w:space="0" w:color="auto"/>
          </w:divBdr>
        </w:div>
        <w:div w:id="987054264">
          <w:marLeft w:val="480"/>
          <w:marRight w:val="0"/>
          <w:marTop w:val="0"/>
          <w:marBottom w:val="0"/>
          <w:divBdr>
            <w:top w:val="none" w:sz="0" w:space="0" w:color="auto"/>
            <w:left w:val="none" w:sz="0" w:space="0" w:color="auto"/>
            <w:bottom w:val="none" w:sz="0" w:space="0" w:color="auto"/>
            <w:right w:val="none" w:sz="0" w:space="0" w:color="auto"/>
          </w:divBdr>
        </w:div>
        <w:div w:id="1104108427">
          <w:marLeft w:val="480"/>
          <w:marRight w:val="0"/>
          <w:marTop w:val="0"/>
          <w:marBottom w:val="0"/>
          <w:divBdr>
            <w:top w:val="none" w:sz="0" w:space="0" w:color="auto"/>
            <w:left w:val="none" w:sz="0" w:space="0" w:color="auto"/>
            <w:bottom w:val="none" w:sz="0" w:space="0" w:color="auto"/>
            <w:right w:val="none" w:sz="0" w:space="0" w:color="auto"/>
          </w:divBdr>
        </w:div>
        <w:div w:id="1113671861">
          <w:marLeft w:val="480"/>
          <w:marRight w:val="0"/>
          <w:marTop w:val="0"/>
          <w:marBottom w:val="0"/>
          <w:divBdr>
            <w:top w:val="none" w:sz="0" w:space="0" w:color="auto"/>
            <w:left w:val="none" w:sz="0" w:space="0" w:color="auto"/>
            <w:bottom w:val="none" w:sz="0" w:space="0" w:color="auto"/>
            <w:right w:val="none" w:sz="0" w:space="0" w:color="auto"/>
          </w:divBdr>
        </w:div>
        <w:div w:id="1185440074">
          <w:marLeft w:val="480"/>
          <w:marRight w:val="0"/>
          <w:marTop w:val="0"/>
          <w:marBottom w:val="0"/>
          <w:divBdr>
            <w:top w:val="none" w:sz="0" w:space="0" w:color="auto"/>
            <w:left w:val="none" w:sz="0" w:space="0" w:color="auto"/>
            <w:bottom w:val="none" w:sz="0" w:space="0" w:color="auto"/>
            <w:right w:val="none" w:sz="0" w:space="0" w:color="auto"/>
          </w:divBdr>
        </w:div>
        <w:div w:id="1220625891">
          <w:marLeft w:val="480"/>
          <w:marRight w:val="0"/>
          <w:marTop w:val="0"/>
          <w:marBottom w:val="0"/>
          <w:divBdr>
            <w:top w:val="none" w:sz="0" w:space="0" w:color="auto"/>
            <w:left w:val="none" w:sz="0" w:space="0" w:color="auto"/>
            <w:bottom w:val="none" w:sz="0" w:space="0" w:color="auto"/>
            <w:right w:val="none" w:sz="0" w:space="0" w:color="auto"/>
          </w:divBdr>
        </w:div>
        <w:div w:id="1231505170">
          <w:marLeft w:val="480"/>
          <w:marRight w:val="0"/>
          <w:marTop w:val="0"/>
          <w:marBottom w:val="0"/>
          <w:divBdr>
            <w:top w:val="none" w:sz="0" w:space="0" w:color="auto"/>
            <w:left w:val="none" w:sz="0" w:space="0" w:color="auto"/>
            <w:bottom w:val="none" w:sz="0" w:space="0" w:color="auto"/>
            <w:right w:val="none" w:sz="0" w:space="0" w:color="auto"/>
          </w:divBdr>
        </w:div>
        <w:div w:id="1301765972">
          <w:marLeft w:val="480"/>
          <w:marRight w:val="0"/>
          <w:marTop w:val="0"/>
          <w:marBottom w:val="0"/>
          <w:divBdr>
            <w:top w:val="none" w:sz="0" w:space="0" w:color="auto"/>
            <w:left w:val="none" w:sz="0" w:space="0" w:color="auto"/>
            <w:bottom w:val="none" w:sz="0" w:space="0" w:color="auto"/>
            <w:right w:val="none" w:sz="0" w:space="0" w:color="auto"/>
          </w:divBdr>
        </w:div>
        <w:div w:id="1411153647">
          <w:marLeft w:val="480"/>
          <w:marRight w:val="0"/>
          <w:marTop w:val="0"/>
          <w:marBottom w:val="0"/>
          <w:divBdr>
            <w:top w:val="none" w:sz="0" w:space="0" w:color="auto"/>
            <w:left w:val="none" w:sz="0" w:space="0" w:color="auto"/>
            <w:bottom w:val="none" w:sz="0" w:space="0" w:color="auto"/>
            <w:right w:val="none" w:sz="0" w:space="0" w:color="auto"/>
          </w:divBdr>
        </w:div>
        <w:div w:id="1533297306">
          <w:marLeft w:val="480"/>
          <w:marRight w:val="0"/>
          <w:marTop w:val="0"/>
          <w:marBottom w:val="0"/>
          <w:divBdr>
            <w:top w:val="none" w:sz="0" w:space="0" w:color="auto"/>
            <w:left w:val="none" w:sz="0" w:space="0" w:color="auto"/>
            <w:bottom w:val="none" w:sz="0" w:space="0" w:color="auto"/>
            <w:right w:val="none" w:sz="0" w:space="0" w:color="auto"/>
          </w:divBdr>
        </w:div>
        <w:div w:id="1639260549">
          <w:marLeft w:val="480"/>
          <w:marRight w:val="0"/>
          <w:marTop w:val="0"/>
          <w:marBottom w:val="0"/>
          <w:divBdr>
            <w:top w:val="none" w:sz="0" w:space="0" w:color="auto"/>
            <w:left w:val="none" w:sz="0" w:space="0" w:color="auto"/>
            <w:bottom w:val="none" w:sz="0" w:space="0" w:color="auto"/>
            <w:right w:val="none" w:sz="0" w:space="0" w:color="auto"/>
          </w:divBdr>
        </w:div>
        <w:div w:id="1811750811">
          <w:marLeft w:val="480"/>
          <w:marRight w:val="0"/>
          <w:marTop w:val="0"/>
          <w:marBottom w:val="0"/>
          <w:divBdr>
            <w:top w:val="none" w:sz="0" w:space="0" w:color="auto"/>
            <w:left w:val="none" w:sz="0" w:space="0" w:color="auto"/>
            <w:bottom w:val="none" w:sz="0" w:space="0" w:color="auto"/>
            <w:right w:val="none" w:sz="0" w:space="0" w:color="auto"/>
          </w:divBdr>
        </w:div>
        <w:div w:id="1822576395">
          <w:marLeft w:val="480"/>
          <w:marRight w:val="0"/>
          <w:marTop w:val="0"/>
          <w:marBottom w:val="0"/>
          <w:divBdr>
            <w:top w:val="none" w:sz="0" w:space="0" w:color="auto"/>
            <w:left w:val="none" w:sz="0" w:space="0" w:color="auto"/>
            <w:bottom w:val="none" w:sz="0" w:space="0" w:color="auto"/>
            <w:right w:val="none" w:sz="0" w:space="0" w:color="auto"/>
          </w:divBdr>
        </w:div>
        <w:div w:id="1862232420">
          <w:marLeft w:val="480"/>
          <w:marRight w:val="0"/>
          <w:marTop w:val="0"/>
          <w:marBottom w:val="0"/>
          <w:divBdr>
            <w:top w:val="none" w:sz="0" w:space="0" w:color="auto"/>
            <w:left w:val="none" w:sz="0" w:space="0" w:color="auto"/>
            <w:bottom w:val="none" w:sz="0" w:space="0" w:color="auto"/>
            <w:right w:val="none" w:sz="0" w:space="0" w:color="auto"/>
          </w:divBdr>
        </w:div>
        <w:div w:id="1882404471">
          <w:marLeft w:val="480"/>
          <w:marRight w:val="0"/>
          <w:marTop w:val="0"/>
          <w:marBottom w:val="0"/>
          <w:divBdr>
            <w:top w:val="none" w:sz="0" w:space="0" w:color="auto"/>
            <w:left w:val="none" w:sz="0" w:space="0" w:color="auto"/>
            <w:bottom w:val="none" w:sz="0" w:space="0" w:color="auto"/>
            <w:right w:val="none" w:sz="0" w:space="0" w:color="auto"/>
          </w:divBdr>
        </w:div>
        <w:div w:id="1912233753">
          <w:marLeft w:val="480"/>
          <w:marRight w:val="0"/>
          <w:marTop w:val="0"/>
          <w:marBottom w:val="0"/>
          <w:divBdr>
            <w:top w:val="none" w:sz="0" w:space="0" w:color="auto"/>
            <w:left w:val="none" w:sz="0" w:space="0" w:color="auto"/>
            <w:bottom w:val="none" w:sz="0" w:space="0" w:color="auto"/>
            <w:right w:val="none" w:sz="0" w:space="0" w:color="auto"/>
          </w:divBdr>
        </w:div>
        <w:div w:id="1913197345">
          <w:marLeft w:val="480"/>
          <w:marRight w:val="0"/>
          <w:marTop w:val="0"/>
          <w:marBottom w:val="0"/>
          <w:divBdr>
            <w:top w:val="none" w:sz="0" w:space="0" w:color="auto"/>
            <w:left w:val="none" w:sz="0" w:space="0" w:color="auto"/>
            <w:bottom w:val="none" w:sz="0" w:space="0" w:color="auto"/>
            <w:right w:val="none" w:sz="0" w:space="0" w:color="auto"/>
          </w:divBdr>
        </w:div>
        <w:div w:id="2005156825">
          <w:marLeft w:val="480"/>
          <w:marRight w:val="0"/>
          <w:marTop w:val="0"/>
          <w:marBottom w:val="0"/>
          <w:divBdr>
            <w:top w:val="none" w:sz="0" w:space="0" w:color="auto"/>
            <w:left w:val="none" w:sz="0" w:space="0" w:color="auto"/>
            <w:bottom w:val="none" w:sz="0" w:space="0" w:color="auto"/>
            <w:right w:val="none" w:sz="0" w:space="0" w:color="auto"/>
          </w:divBdr>
        </w:div>
        <w:div w:id="2006282696">
          <w:marLeft w:val="480"/>
          <w:marRight w:val="0"/>
          <w:marTop w:val="0"/>
          <w:marBottom w:val="0"/>
          <w:divBdr>
            <w:top w:val="none" w:sz="0" w:space="0" w:color="auto"/>
            <w:left w:val="none" w:sz="0" w:space="0" w:color="auto"/>
            <w:bottom w:val="none" w:sz="0" w:space="0" w:color="auto"/>
            <w:right w:val="none" w:sz="0" w:space="0" w:color="auto"/>
          </w:divBdr>
        </w:div>
        <w:div w:id="2111193876">
          <w:marLeft w:val="480"/>
          <w:marRight w:val="0"/>
          <w:marTop w:val="0"/>
          <w:marBottom w:val="0"/>
          <w:divBdr>
            <w:top w:val="none" w:sz="0" w:space="0" w:color="auto"/>
            <w:left w:val="none" w:sz="0" w:space="0" w:color="auto"/>
            <w:bottom w:val="none" w:sz="0" w:space="0" w:color="auto"/>
            <w:right w:val="none" w:sz="0" w:space="0" w:color="auto"/>
          </w:divBdr>
        </w:div>
        <w:div w:id="2118406024">
          <w:marLeft w:val="480"/>
          <w:marRight w:val="0"/>
          <w:marTop w:val="0"/>
          <w:marBottom w:val="0"/>
          <w:divBdr>
            <w:top w:val="none" w:sz="0" w:space="0" w:color="auto"/>
            <w:left w:val="none" w:sz="0" w:space="0" w:color="auto"/>
            <w:bottom w:val="none" w:sz="0" w:space="0" w:color="auto"/>
            <w:right w:val="none" w:sz="0" w:space="0" w:color="auto"/>
          </w:divBdr>
        </w:div>
        <w:div w:id="2140220635">
          <w:marLeft w:val="480"/>
          <w:marRight w:val="0"/>
          <w:marTop w:val="0"/>
          <w:marBottom w:val="0"/>
          <w:divBdr>
            <w:top w:val="none" w:sz="0" w:space="0" w:color="auto"/>
            <w:left w:val="none" w:sz="0" w:space="0" w:color="auto"/>
            <w:bottom w:val="none" w:sz="0" w:space="0" w:color="auto"/>
            <w:right w:val="none" w:sz="0" w:space="0" w:color="auto"/>
          </w:divBdr>
        </w:div>
      </w:divsChild>
    </w:div>
    <w:div w:id="161047544">
      <w:bodyDiv w:val="1"/>
      <w:marLeft w:val="0"/>
      <w:marRight w:val="0"/>
      <w:marTop w:val="0"/>
      <w:marBottom w:val="0"/>
      <w:divBdr>
        <w:top w:val="none" w:sz="0" w:space="0" w:color="auto"/>
        <w:left w:val="none" w:sz="0" w:space="0" w:color="auto"/>
        <w:bottom w:val="none" w:sz="0" w:space="0" w:color="auto"/>
        <w:right w:val="none" w:sz="0" w:space="0" w:color="auto"/>
      </w:divBdr>
    </w:div>
    <w:div w:id="161555113">
      <w:bodyDiv w:val="1"/>
      <w:marLeft w:val="0"/>
      <w:marRight w:val="0"/>
      <w:marTop w:val="0"/>
      <w:marBottom w:val="0"/>
      <w:divBdr>
        <w:top w:val="none" w:sz="0" w:space="0" w:color="auto"/>
        <w:left w:val="none" w:sz="0" w:space="0" w:color="auto"/>
        <w:bottom w:val="none" w:sz="0" w:space="0" w:color="auto"/>
        <w:right w:val="none" w:sz="0" w:space="0" w:color="auto"/>
      </w:divBdr>
    </w:div>
    <w:div w:id="164253118">
      <w:bodyDiv w:val="1"/>
      <w:marLeft w:val="0"/>
      <w:marRight w:val="0"/>
      <w:marTop w:val="0"/>
      <w:marBottom w:val="0"/>
      <w:divBdr>
        <w:top w:val="none" w:sz="0" w:space="0" w:color="auto"/>
        <w:left w:val="none" w:sz="0" w:space="0" w:color="auto"/>
        <w:bottom w:val="none" w:sz="0" w:space="0" w:color="auto"/>
        <w:right w:val="none" w:sz="0" w:space="0" w:color="auto"/>
      </w:divBdr>
    </w:div>
    <w:div w:id="180510899">
      <w:bodyDiv w:val="1"/>
      <w:marLeft w:val="0"/>
      <w:marRight w:val="0"/>
      <w:marTop w:val="0"/>
      <w:marBottom w:val="0"/>
      <w:divBdr>
        <w:top w:val="none" w:sz="0" w:space="0" w:color="auto"/>
        <w:left w:val="none" w:sz="0" w:space="0" w:color="auto"/>
        <w:bottom w:val="none" w:sz="0" w:space="0" w:color="auto"/>
        <w:right w:val="none" w:sz="0" w:space="0" w:color="auto"/>
      </w:divBdr>
    </w:div>
    <w:div w:id="185951304">
      <w:bodyDiv w:val="1"/>
      <w:marLeft w:val="0"/>
      <w:marRight w:val="0"/>
      <w:marTop w:val="0"/>
      <w:marBottom w:val="0"/>
      <w:divBdr>
        <w:top w:val="none" w:sz="0" w:space="0" w:color="auto"/>
        <w:left w:val="none" w:sz="0" w:space="0" w:color="auto"/>
        <w:bottom w:val="none" w:sz="0" w:space="0" w:color="auto"/>
        <w:right w:val="none" w:sz="0" w:space="0" w:color="auto"/>
      </w:divBdr>
    </w:div>
    <w:div w:id="189493931">
      <w:bodyDiv w:val="1"/>
      <w:marLeft w:val="0"/>
      <w:marRight w:val="0"/>
      <w:marTop w:val="0"/>
      <w:marBottom w:val="0"/>
      <w:divBdr>
        <w:top w:val="none" w:sz="0" w:space="0" w:color="auto"/>
        <w:left w:val="none" w:sz="0" w:space="0" w:color="auto"/>
        <w:bottom w:val="none" w:sz="0" w:space="0" w:color="auto"/>
        <w:right w:val="none" w:sz="0" w:space="0" w:color="auto"/>
      </w:divBdr>
      <w:divsChild>
        <w:div w:id="2359520">
          <w:marLeft w:val="640"/>
          <w:marRight w:val="0"/>
          <w:marTop w:val="0"/>
          <w:marBottom w:val="0"/>
          <w:divBdr>
            <w:top w:val="none" w:sz="0" w:space="0" w:color="auto"/>
            <w:left w:val="none" w:sz="0" w:space="0" w:color="auto"/>
            <w:bottom w:val="none" w:sz="0" w:space="0" w:color="auto"/>
            <w:right w:val="none" w:sz="0" w:space="0" w:color="auto"/>
          </w:divBdr>
        </w:div>
        <w:div w:id="13772124">
          <w:marLeft w:val="640"/>
          <w:marRight w:val="0"/>
          <w:marTop w:val="0"/>
          <w:marBottom w:val="0"/>
          <w:divBdr>
            <w:top w:val="none" w:sz="0" w:space="0" w:color="auto"/>
            <w:left w:val="none" w:sz="0" w:space="0" w:color="auto"/>
            <w:bottom w:val="none" w:sz="0" w:space="0" w:color="auto"/>
            <w:right w:val="none" w:sz="0" w:space="0" w:color="auto"/>
          </w:divBdr>
        </w:div>
        <w:div w:id="36898635">
          <w:marLeft w:val="640"/>
          <w:marRight w:val="0"/>
          <w:marTop w:val="0"/>
          <w:marBottom w:val="0"/>
          <w:divBdr>
            <w:top w:val="none" w:sz="0" w:space="0" w:color="auto"/>
            <w:left w:val="none" w:sz="0" w:space="0" w:color="auto"/>
            <w:bottom w:val="none" w:sz="0" w:space="0" w:color="auto"/>
            <w:right w:val="none" w:sz="0" w:space="0" w:color="auto"/>
          </w:divBdr>
        </w:div>
        <w:div w:id="63141893">
          <w:marLeft w:val="640"/>
          <w:marRight w:val="0"/>
          <w:marTop w:val="0"/>
          <w:marBottom w:val="0"/>
          <w:divBdr>
            <w:top w:val="none" w:sz="0" w:space="0" w:color="auto"/>
            <w:left w:val="none" w:sz="0" w:space="0" w:color="auto"/>
            <w:bottom w:val="none" w:sz="0" w:space="0" w:color="auto"/>
            <w:right w:val="none" w:sz="0" w:space="0" w:color="auto"/>
          </w:divBdr>
        </w:div>
        <w:div w:id="197400761">
          <w:marLeft w:val="640"/>
          <w:marRight w:val="0"/>
          <w:marTop w:val="0"/>
          <w:marBottom w:val="0"/>
          <w:divBdr>
            <w:top w:val="none" w:sz="0" w:space="0" w:color="auto"/>
            <w:left w:val="none" w:sz="0" w:space="0" w:color="auto"/>
            <w:bottom w:val="none" w:sz="0" w:space="0" w:color="auto"/>
            <w:right w:val="none" w:sz="0" w:space="0" w:color="auto"/>
          </w:divBdr>
        </w:div>
        <w:div w:id="238250652">
          <w:marLeft w:val="640"/>
          <w:marRight w:val="0"/>
          <w:marTop w:val="0"/>
          <w:marBottom w:val="0"/>
          <w:divBdr>
            <w:top w:val="none" w:sz="0" w:space="0" w:color="auto"/>
            <w:left w:val="none" w:sz="0" w:space="0" w:color="auto"/>
            <w:bottom w:val="none" w:sz="0" w:space="0" w:color="auto"/>
            <w:right w:val="none" w:sz="0" w:space="0" w:color="auto"/>
          </w:divBdr>
        </w:div>
        <w:div w:id="359863012">
          <w:marLeft w:val="640"/>
          <w:marRight w:val="0"/>
          <w:marTop w:val="0"/>
          <w:marBottom w:val="0"/>
          <w:divBdr>
            <w:top w:val="none" w:sz="0" w:space="0" w:color="auto"/>
            <w:left w:val="none" w:sz="0" w:space="0" w:color="auto"/>
            <w:bottom w:val="none" w:sz="0" w:space="0" w:color="auto"/>
            <w:right w:val="none" w:sz="0" w:space="0" w:color="auto"/>
          </w:divBdr>
        </w:div>
        <w:div w:id="384985621">
          <w:marLeft w:val="640"/>
          <w:marRight w:val="0"/>
          <w:marTop w:val="0"/>
          <w:marBottom w:val="0"/>
          <w:divBdr>
            <w:top w:val="none" w:sz="0" w:space="0" w:color="auto"/>
            <w:left w:val="none" w:sz="0" w:space="0" w:color="auto"/>
            <w:bottom w:val="none" w:sz="0" w:space="0" w:color="auto"/>
            <w:right w:val="none" w:sz="0" w:space="0" w:color="auto"/>
          </w:divBdr>
        </w:div>
        <w:div w:id="436295144">
          <w:marLeft w:val="640"/>
          <w:marRight w:val="0"/>
          <w:marTop w:val="0"/>
          <w:marBottom w:val="0"/>
          <w:divBdr>
            <w:top w:val="none" w:sz="0" w:space="0" w:color="auto"/>
            <w:left w:val="none" w:sz="0" w:space="0" w:color="auto"/>
            <w:bottom w:val="none" w:sz="0" w:space="0" w:color="auto"/>
            <w:right w:val="none" w:sz="0" w:space="0" w:color="auto"/>
          </w:divBdr>
        </w:div>
        <w:div w:id="471677801">
          <w:marLeft w:val="640"/>
          <w:marRight w:val="0"/>
          <w:marTop w:val="0"/>
          <w:marBottom w:val="0"/>
          <w:divBdr>
            <w:top w:val="none" w:sz="0" w:space="0" w:color="auto"/>
            <w:left w:val="none" w:sz="0" w:space="0" w:color="auto"/>
            <w:bottom w:val="none" w:sz="0" w:space="0" w:color="auto"/>
            <w:right w:val="none" w:sz="0" w:space="0" w:color="auto"/>
          </w:divBdr>
        </w:div>
        <w:div w:id="520170304">
          <w:marLeft w:val="640"/>
          <w:marRight w:val="0"/>
          <w:marTop w:val="0"/>
          <w:marBottom w:val="0"/>
          <w:divBdr>
            <w:top w:val="none" w:sz="0" w:space="0" w:color="auto"/>
            <w:left w:val="none" w:sz="0" w:space="0" w:color="auto"/>
            <w:bottom w:val="none" w:sz="0" w:space="0" w:color="auto"/>
            <w:right w:val="none" w:sz="0" w:space="0" w:color="auto"/>
          </w:divBdr>
        </w:div>
        <w:div w:id="560949243">
          <w:marLeft w:val="640"/>
          <w:marRight w:val="0"/>
          <w:marTop w:val="0"/>
          <w:marBottom w:val="0"/>
          <w:divBdr>
            <w:top w:val="none" w:sz="0" w:space="0" w:color="auto"/>
            <w:left w:val="none" w:sz="0" w:space="0" w:color="auto"/>
            <w:bottom w:val="none" w:sz="0" w:space="0" w:color="auto"/>
            <w:right w:val="none" w:sz="0" w:space="0" w:color="auto"/>
          </w:divBdr>
        </w:div>
        <w:div w:id="812602326">
          <w:marLeft w:val="640"/>
          <w:marRight w:val="0"/>
          <w:marTop w:val="0"/>
          <w:marBottom w:val="0"/>
          <w:divBdr>
            <w:top w:val="none" w:sz="0" w:space="0" w:color="auto"/>
            <w:left w:val="none" w:sz="0" w:space="0" w:color="auto"/>
            <w:bottom w:val="none" w:sz="0" w:space="0" w:color="auto"/>
            <w:right w:val="none" w:sz="0" w:space="0" w:color="auto"/>
          </w:divBdr>
        </w:div>
        <w:div w:id="869339016">
          <w:marLeft w:val="640"/>
          <w:marRight w:val="0"/>
          <w:marTop w:val="0"/>
          <w:marBottom w:val="0"/>
          <w:divBdr>
            <w:top w:val="none" w:sz="0" w:space="0" w:color="auto"/>
            <w:left w:val="none" w:sz="0" w:space="0" w:color="auto"/>
            <w:bottom w:val="none" w:sz="0" w:space="0" w:color="auto"/>
            <w:right w:val="none" w:sz="0" w:space="0" w:color="auto"/>
          </w:divBdr>
        </w:div>
        <w:div w:id="885415843">
          <w:marLeft w:val="640"/>
          <w:marRight w:val="0"/>
          <w:marTop w:val="0"/>
          <w:marBottom w:val="0"/>
          <w:divBdr>
            <w:top w:val="none" w:sz="0" w:space="0" w:color="auto"/>
            <w:left w:val="none" w:sz="0" w:space="0" w:color="auto"/>
            <w:bottom w:val="none" w:sz="0" w:space="0" w:color="auto"/>
            <w:right w:val="none" w:sz="0" w:space="0" w:color="auto"/>
          </w:divBdr>
        </w:div>
        <w:div w:id="989137730">
          <w:marLeft w:val="640"/>
          <w:marRight w:val="0"/>
          <w:marTop w:val="0"/>
          <w:marBottom w:val="0"/>
          <w:divBdr>
            <w:top w:val="none" w:sz="0" w:space="0" w:color="auto"/>
            <w:left w:val="none" w:sz="0" w:space="0" w:color="auto"/>
            <w:bottom w:val="none" w:sz="0" w:space="0" w:color="auto"/>
            <w:right w:val="none" w:sz="0" w:space="0" w:color="auto"/>
          </w:divBdr>
        </w:div>
        <w:div w:id="1042285396">
          <w:marLeft w:val="640"/>
          <w:marRight w:val="0"/>
          <w:marTop w:val="0"/>
          <w:marBottom w:val="0"/>
          <w:divBdr>
            <w:top w:val="none" w:sz="0" w:space="0" w:color="auto"/>
            <w:left w:val="none" w:sz="0" w:space="0" w:color="auto"/>
            <w:bottom w:val="none" w:sz="0" w:space="0" w:color="auto"/>
            <w:right w:val="none" w:sz="0" w:space="0" w:color="auto"/>
          </w:divBdr>
        </w:div>
        <w:div w:id="1052115305">
          <w:marLeft w:val="640"/>
          <w:marRight w:val="0"/>
          <w:marTop w:val="0"/>
          <w:marBottom w:val="0"/>
          <w:divBdr>
            <w:top w:val="none" w:sz="0" w:space="0" w:color="auto"/>
            <w:left w:val="none" w:sz="0" w:space="0" w:color="auto"/>
            <w:bottom w:val="none" w:sz="0" w:space="0" w:color="auto"/>
            <w:right w:val="none" w:sz="0" w:space="0" w:color="auto"/>
          </w:divBdr>
        </w:div>
        <w:div w:id="1186822148">
          <w:marLeft w:val="640"/>
          <w:marRight w:val="0"/>
          <w:marTop w:val="0"/>
          <w:marBottom w:val="0"/>
          <w:divBdr>
            <w:top w:val="none" w:sz="0" w:space="0" w:color="auto"/>
            <w:left w:val="none" w:sz="0" w:space="0" w:color="auto"/>
            <w:bottom w:val="none" w:sz="0" w:space="0" w:color="auto"/>
            <w:right w:val="none" w:sz="0" w:space="0" w:color="auto"/>
          </w:divBdr>
        </w:div>
        <w:div w:id="1254166526">
          <w:marLeft w:val="640"/>
          <w:marRight w:val="0"/>
          <w:marTop w:val="0"/>
          <w:marBottom w:val="0"/>
          <w:divBdr>
            <w:top w:val="none" w:sz="0" w:space="0" w:color="auto"/>
            <w:left w:val="none" w:sz="0" w:space="0" w:color="auto"/>
            <w:bottom w:val="none" w:sz="0" w:space="0" w:color="auto"/>
            <w:right w:val="none" w:sz="0" w:space="0" w:color="auto"/>
          </w:divBdr>
        </w:div>
        <w:div w:id="1318536970">
          <w:marLeft w:val="640"/>
          <w:marRight w:val="0"/>
          <w:marTop w:val="0"/>
          <w:marBottom w:val="0"/>
          <w:divBdr>
            <w:top w:val="none" w:sz="0" w:space="0" w:color="auto"/>
            <w:left w:val="none" w:sz="0" w:space="0" w:color="auto"/>
            <w:bottom w:val="none" w:sz="0" w:space="0" w:color="auto"/>
            <w:right w:val="none" w:sz="0" w:space="0" w:color="auto"/>
          </w:divBdr>
        </w:div>
        <w:div w:id="1349334272">
          <w:marLeft w:val="640"/>
          <w:marRight w:val="0"/>
          <w:marTop w:val="0"/>
          <w:marBottom w:val="0"/>
          <w:divBdr>
            <w:top w:val="none" w:sz="0" w:space="0" w:color="auto"/>
            <w:left w:val="none" w:sz="0" w:space="0" w:color="auto"/>
            <w:bottom w:val="none" w:sz="0" w:space="0" w:color="auto"/>
            <w:right w:val="none" w:sz="0" w:space="0" w:color="auto"/>
          </w:divBdr>
        </w:div>
        <w:div w:id="1390226650">
          <w:marLeft w:val="640"/>
          <w:marRight w:val="0"/>
          <w:marTop w:val="0"/>
          <w:marBottom w:val="0"/>
          <w:divBdr>
            <w:top w:val="none" w:sz="0" w:space="0" w:color="auto"/>
            <w:left w:val="none" w:sz="0" w:space="0" w:color="auto"/>
            <w:bottom w:val="none" w:sz="0" w:space="0" w:color="auto"/>
            <w:right w:val="none" w:sz="0" w:space="0" w:color="auto"/>
          </w:divBdr>
        </w:div>
        <w:div w:id="1492016971">
          <w:marLeft w:val="640"/>
          <w:marRight w:val="0"/>
          <w:marTop w:val="0"/>
          <w:marBottom w:val="0"/>
          <w:divBdr>
            <w:top w:val="none" w:sz="0" w:space="0" w:color="auto"/>
            <w:left w:val="none" w:sz="0" w:space="0" w:color="auto"/>
            <w:bottom w:val="none" w:sz="0" w:space="0" w:color="auto"/>
            <w:right w:val="none" w:sz="0" w:space="0" w:color="auto"/>
          </w:divBdr>
        </w:div>
        <w:div w:id="1540431367">
          <w:marLeft w:val="640"/>
          <w:marRight w:val="0"/>
          <w:marTop w:val="0"/>
          <w:marBottom w:val="0"/>
          <w:divBdr>
            <w:top w:val="none" w:sz="0" w:space="0" w:color="auto"/>
            <w:left w:val="none" w:sz="0" w:space="0" w:color="auto"/>
            <w:bottom w:val="none" w:sz="0" w:space="0" w:color="auto"/>
            <w:right w:val="none" w:sz="0" w:space="0" w:color="auto"/>
          </w:divBdr>
        </w:div>
        <w:div w:id="1604729753">
          <w:marLeft w:val="640"/>
          <w:marRight w:val="0"/>
          <w:marTop w:val="0"/>
          <w:marBottom w:val="0"/>
          <w:divBdr>
            <w:top w:val="none" w:sz="0" w:space="0" w:color="auto"/>
            <w:left w:val="none" w:sz="0" w:space="0" w:color="auto"/>
            <w:bottom w:val="none" w:sz="0" w:space="0" w:color="auto"/>
            <w:right w:val="none" w:sz="0" w:space="0" w:color="auto"/>
          </w:divBdr>
        </w:div>
        <w:div w:id="1619683745">
          <w:marLeft w:val="640"/>
          <w:marRight w:val="0"/>
          <w:marTop w:val="0"/>
          <w:marBottom w:val="0"/>
          <w:divBdr>
            <w:top w:val="none" w:sz="0" w:space="0" w:color="auto"/>
            <w:left w:val="none" w:sz="0" w:space="0" w:color="auto"/>
            <w:bottom w:val="none" w:sz="0" w:space="0" w:color="auto"/>
            <w:right w:val="none" w:sz="0" w:space="0" w:color="auto"/>
          </w:divBdr>
        </w:div>
        <w:div w:id="1644500507">
          <w:marLeft w:val="640"/>
          <w:marRight w:val="0"/>
          <w:marTop w:val="0"/>
          <w:marBottom w:val="0"/>
          <w:divBdr>
            <w:top w:val="none" w:sz="0" w:space="0" w:color="auto"/>
            <w:left w:val="none" w:sz="0" w:space="0" w:color="auto"/>
            <w:bottom w:val="none" w:sz="0" w:space="0" w:color="auto"/>
            <w:right w:val="none" w:sz="0" w:space="0" w:color="auto"/>
          </w:divBdr>
        </w:div>
        <w:div w:id="1653094617">
          <w:marLeft w:val="640"/>
          <w:marRight w:val="0"/>
          <w:marTop w:val="0"/>
          <w:marBottom w:val="0"/>
          <w:divBdr>
            <w:top w:val="none" w:sz="0" w:space="0" w:color="auto"/>
            <w:left w:val="none" w:sz="0" w:space="0" w:color="auto"/>
            <w:bottom w:val="none" w:sz="0" w:space="0" w:color="auto"/>
            <w:right w:val="none" w:sz="0" w:space="0" w:color="auto"/>
          </w:divBdr>
        </w:div>
        <w:div w:id="1669019013">
          <w:marLeft w:val="640"/>
          <w:marRight w:val="0"/>
          <w:marTop w:val="0"/>
          <w:marBottom w:val="0"/>
          <w:divBdr>
            <w:top w:val="none" w:sz="0" w:space="0" w:color="auto"/>
            <w:left w:val="none" w:sz="0" w:space="0" w:color="auto"/>
            <w:bottom w:val="none" w:sz="0" w:space="0" w:color="auto"/>
            <w:right w:val="none" w:sz="0" w:space="0" w:color="auto"/>
          </w:divBdr>
        </w:div>
        <w:div w:id="1844737146">
          <w:marLeft w:val="640"/>
          <w:marRight w:val="0"/>
          <w:marTop w:val="0"/>
          <w:marBottom w:val="0"/>
          <w:divBdr>
            <w:top w:val="none" w:sz="0" w:space="0" w:color="auto"/>
            <w:left w:val="none" w:sz="0" w:space="0" w:color="auto"/>
            <w:bottom w:val="none" w:sz="0" w:space="0" w:color="auto"/>
            <w:right w:val="none" w:sz="0" w:space="0" w:color="auto"/>
          </w:divBdr>
        </w:div>
        <w:div w:id="1866553770">
          <w:marLeft w:val="640"/>
          <w:marRight w:val="0"/>
          <w:marTop w:val="0"/>
          <w:marBottom w:val="0"/>
          <w:divBdr>
            <w:top w:val="none" w:sz="0" w:space="0" w:color="auto"/>
            <w:left w:val="none" w:sz="0" w:space="0" w:color="auto"/>
            <w:bottom w:val="none" w:sz="0" w:space="0" w:color="auto"/>
            <w:right w:val="none" w:sz="0" w:space="0" w:color="auto"/>
          </w:divBdr>
        </w:div>
        <w:div w:id="1882858305">
          <w:marLeft w:val="640"/>
          <w:marRight w:val="0"/>
          <w:marTop w:val="0"/>
          <w:marBottom w:val="0"/>
          <w:divBdr>
            <w:top w:val="none" w:sz="0" w:space="0" w:color="auto"/>
            <w:left w:val="none" w:sz="0" w:space="0" w:color="auto"/>
            <w:bottom w:val="none" w:sz="0" w:space="0" w:color="auto"/>
            <w:right w:val="none" w:sz="0" w:space="0" w:color="auto"/>
          </w:divBdr>
        </w:div>
        <w:div w:id="1928032210">
          <w:marLeft w:val="640"/>
          <w:marRight w:val="0"/>
          <w:marTop w:val="0"/>
          <w:marBottom w:val="0"/>
          <w:divBdr>
            <w:top w:val="none" w:sz="0" w:space="0" w:color="auto"/>
            <w:left w:val="none" w:sz="0" w:space="0" w:color="auto"/>
            <w:bottom w:val="none" w:sz="0" w:space="0" w:color="auto"/>
            <w:right w:val="none" w:sz="0" w:space="0" w:color="auto"/>
          </w:divBdr>
        </w:div>
        <w:div w:id="2014606027">
          <w:marLeft w:val="640"/>
          <w:marRight w:val="0"/>
          <w:marTop w:val="0"/>
          <w:marBottom w:val="0"/>
          <w:divBdr>
            <w:top w:val="none" w:sz="0" w:space="0" w:color="auto"/>
            <w:left w:val="none" w:sz="0" w:space="0" w:color="auto"/>
            <w:bottom w:val="none" w:sz="0" w:space="0" w:color="auto"/>
            <w:right w:val="none" w:sz="0" w:space="0" w:color="auto"/>
          </w:divBdr>
        </w:div>
        <w:div w:id="2029407680">
          <w:marLeft w:val="640"/>
          <w:marRight w:val="0"/>
          <w:marTop w:val="0"/>
          <w:marBottom w:val="0"/>
          <w:divBdr>
            <w:top w:val="none" w:sz="0" w:space="0" w:color="auto"/>
            <w:left w:val="none" w:sz="0" w:space="0" w:color="auto"/>
            <w:bottom w:val="none" w:sz="0" w:space="0" w:color="auto"/>
            <w:right w:val="none" w:sz="0" w:space="0" w:color="auto"/>
          </w:divBdr>
        </w:div>
        <w:div w:id="2136364243">
          <w:marLeft w:val="640"/>
          <w:marRight w:val="0"/>
          <w:marTop w:val="0"/>
          <w:marBottom w:val="0"/>
          <w:divBdr>
            <w:top w:val="none" w:sz="0" w:space="0" w:color="auto"/>
            <w:left w:val="none" w:sz="0" w:space="0" w:color="auto"/>
            <w:bottom w:val="none" w:sz="0" w:space="0" w:color="auto"/>
            <w:right w:val="none" w:sz="0" w:space="0" w:color="auto"/>
          </w:divBdr>
        </w:div>
      </w:divsChild>
    </w:div>
    <w:div w:id="194274064">
      <w:bodyDiv w:val="1"/>
      <w:marLeft w:val="0"/>
      <w:marRight w:val="0"/>
      <w:marTop w:val="0"/>
      <w:marBottom w:val="0"/>
      <w:divBdr>
        <w:top w:val="none" w:sz="0" w:space="0" w:color="auto"/>
        <w:left w:val="none" w:sz="0" w:space="0" w:color="auto"/>
        <w:bottom w:val="none" w:sz="0" w:space="0" w:color="auto"/>
        <w:right w:val="none" w:sz="0" w:space="0" w:color="auto"/>
      </w:divBdr>
      <w:divsChild>
        <w:div w:id="7684877">
          <w:marLeft w:val="640"/>
          <w:marRight w:val="0"/>
          <w:marTop w:val="0"/>
          <w:marBottom w:val="0"/>
          <w:divBdr>
            <w:top w:val="none" w:sz="0" w:space="0" w:color="auto"/>
            <w:left w:val="none" w:sz="0" w:space="0" w:color="auto"/>
            <w:bottom w:val="none" w:sz="0" w:space="0" w:color="auto"/>
            <w:right w:val="none" w:sz="0" w:space="0" w:color="auto"/>
          </w:divBdr>
        </w:div>
        <w:div w:id="17583300">
          <w:marLeft w:val="640"/>
          <w:marRight w:val="0"/>
          <w:marTop w:val="0"/>
          <w:marBottom w:val="0"/>
          <w:divBdr>
            <w:top w:val="none" w:sz="0" w:space="0" w:color="auto"/>
            <w:left w:val="none" w:sz="0" w:space="0" w:color="auto"/>
            <w:bottom w:val="none" w:sz="0" w:space="0" w:color="auto"/>
            <w:right w:val="none" w:sz="0" w:space="0" w:color="auto"/>
          </w:divBdr>
        </w:div>
        <w:div w:id="35400378">
          <w:marLeft w:val="640"/>
          <w:marRight w:val="0"/>
          <w:marTop w:val="0"/>
          <w:marBottom w:val="0"/>
          <w:divBdr>
            <w:top w:val="none" w:sz="0" w:space="0" w:color="auto"/>
            <w:left w:val="none" w:sz="0" w:space="0" w:color="auto"/>
            <w:bottom w:val="none" w:sz="0" w:space="0" w:color="auto"/>
            <w:right w:val="none" w:sz="0" w:space="0" w:color="auto"/>
          </w:divBdr>
        </w:div>
        <w:div w:id="47609974">
          <w:marLeft w:val="640"/>
          <w:marRight w:val="0"/>
          <w:marTop w:val="0"/>
          <w:marBottom w:val="0"/>
          <w:divBdr>
            <w:top w:val="none" w:sz="0" w:space="0" w:color="auto"/>
            <w:left w:val="none" w:sz="0" w:space="0" w:color="auto"/>
            <w:bottom w:val="none" w:sz="0" w:space="0" w:color="auto"/>
            <w:right w:val="none" w:sz="0" w:space="0" w:color="auto"/>
          </w:divBdr>
        </w:div>
        <w:div w:id="89668569">
          <w:marLeft w:val="640"/>
          <w:marRight w:val="0"/>
          <w:marTop w:val="0"/>
          <w:marBottom w:val="0"/>
          <w:divBdr>
            <w:top w:val="none" w:sz="0" w:space="0" w:color="auto"/>
            <w:left w:val="none" w:sz="0" w:space="0" w:color="auto"/>
            <w:bottom w:val="none" w:sz="0" w:space="0" w:color="auto"/>
            <w:right w:val="none" w:sz="0" w:space="0" w:color="auto"/>
          </w:divBdr>
        </w:div>
        <w:div w:id="224723776">
          <w:marLeft w:val="640"/>
          <w:marRight w:val="0"/>
          <w:marTop w:val="0"/>
          <w:marBottom w:val="0"/>
          <w:divBdr>
            <w:top w:val="none" w:sz="0" w:space="0" w:color="auto"/>
            <w:left w:val="none" w:sz="0" w:space="0" w:color="auto"/>
            <w:bottom w:val="none" w:sz="0" w:space="0" w:color="auto"/>
            <w:right w:val="none" w:sz="0" w:space="0" w:color="auto"/>
          </w:divBdr>
        </w:div>
        <w:div w:id="252788588">
          <w:marLeft w:val="640"/>
          <w:marRight w:val="0"/>
          <w:marTop w:val="0"/>
          <w:marBottom w:val="0"/>
          <w:divBdr>
            <w:top w:val="none" w:sz="0" w:space="0" w:color="auto"/>
            <w:left w:val="none" w:sz="0" w:space="0" w:color="auto"/>
            <w:bottom w:val="none" w:sz="0" w:space="0" w:color="auto"/>
            <w:right w:val="none" w:sz="0" w:space="0" w:color="auto"/>
          </w:divBdr>
        </w:div>
        <w:div w:id="274097790">
          <w:marLeft w:val="640"/>
          <w:marRight w:val="0"/>
          <w:marTop w:val="0"/>
          <w:marBottom w:val="0"/>
          <w:divBdr>
            <w:top w:val="none" w:sz="0" w:space="0" w:color="auto"/>
            <w:left w:val="none" w:sz="0" w:space="0" w:color="auto"/>
            <w:bottom w:val="none" w:sz="0" w:space="0" w:color="auto"/>
            <w:right w:val="none" w:sz="0" w:space="0" w:color="auto"/>
          </w:divBdr>
        </w:div>
        <w:div w:id="373697490">
          <w:marLeft w:val="640"/>
          <w:marRight w:val="0"/>
          <w:marTop w:val="0"/>
          <w:marBottom w:val="0"/>
          <w:divBdr>
            <w:top w:val="none" w:sz="0" w:space="0" w:color="auto"/>
            <w:left w:val="none" w:sz="0" w:space="0" w:color="auto"/>
            <w:bottom w:val="none" w:sz="0" w:space="0" w:color="auto"/>
            <w:right w:val="none" w:sz="0" w:space="0" w:color="auto"/>
          </w:divBdr>
        </w:div>
        <w:div w:id="386228129">
          <w:marLeft w:val="640"/>
          <w:marRight w:val="0"/>
          <w:marTop w:val="0"/>
          <w:marBottom w:val="0"/>
          <w:divBdr>
            <w:top w:val="none" w:sz="0" w:space="0" w:color="auto"/>
            <w:left w:val="none" w:sz="0" w:space="0" w:color="auto"/>
            <w:bottom w:val="none" w:sz="0" w:space="0" w:color="auto"/>
            <w:right w:val="none" w:sz="0" w:space="0" w:color="auto"/>
          </w:divBdr>
        </w:div>
        <w:div w:id="391123241">
          <w:marLeft w:val="640"/>
          <w:marRight w:val="0"/>
          <w:marTop w:val="0"/>
          <w:marBottom w:val="0"/>
          <w:divBdr>
            <w:top w:val="none" w:sz="0" w:space="0" w:color="auto"/>
            <w:left w:val="none" w:sz="0" w:space="0" w:color="auto"/>
            <w:bottom w:val="none" w:sz="0" w:space="0" w:color="auto"/>
            <w:right w:val="none" w:sz="0" w:space="0" w:color="auto"/>
          </w:divBdr>
        </w:div>
        <w:div w:id="506293965">
          <w:marLeft w:val="640"/>
          <w:marRight w:val="0"/>
          <w:marTop w:val="0"/>
          <w:marBottom w:val="0"/>
          <w:divBdr>
            <w:top w:val="none" w:sz="0" w:space="0" w:color="auto"/>
            <w:left w:val="none" w:sz="0" w:space="0" w:color="auto"/>
            <w:bottom w:val="none" w:sz="0" w:space="0" w:color="auto"/>
            <w:right w:val="none" w:sz="0" w:space="0" w:color="auto"/>
          </w:divBdr>
        </w:div>
        <w:div w:id="581842850">
          <w:marLeft w:val="640"/>
          <w:marRight w:val="0"/>
          <w:marTop w:val="0"/>
          <w:marBottom w:val="0"/>
          <w:divBdr>
            <w:top w:val="none" w:sz="0" w:space="0" w:color="auto"/>
            <w:left w:val="none" w:sz="0" w:space="0" w:color="auto"/>
            <w:bottom w:val="none" w:sz="0" w:space="0" w:color="auto"/>
            <w:right w:val="none" w:sz="0" w:space="0" w:color="auto"/>
          </w:divBdr>
        </w:div>
        <w:div w:id="598561617">
          <w:marLeft w:val="640"/>
          <w:marRight w:val="0"/>
          <w:marTop w:val="0"/>
          <w:marBottom w:val="0"/>
          <w:divBdr>
            <w:top w:val="none" w:sz="0" w:space="0" w:color="auto"/>
            <w:left w:val="none" w:sz="0" w:space="0" w:color="auto"/>
            <w:bottom w:val="none" w:sz="0" w:space="0" w:color="auto"/>
            <w:right w:val="none" w:sz="0" w:space="0" w:color="auto"/>
          </w:divBdr>
        </w:div>
        <w:div w:id="605424536">
          <w:marLeft w:val="640"/>
          <w:marRight w:val="0"/>
          <w:marTop w:val="0"/>
          <w:marBottom w:val="0"/>
          <w:divBdr>
            <w:top w:val="none" w:sz="0" w:space="0" w:color="auto"/>
            <w:left w:val="none" w:sz="0" w:space="0" w:color="auto"/>
            <w:bottom w:val="none" w:sz="0" w:space="0" w:color="auto"/>
            <w:right w:val="none" w:sz="0" w:space="0" w:color="auto"/>
          </w:divBdr>
        </w:div>
        <w:div w:id="651520842">
          <w:marLeft w:val="640"/>
          <w:marRight w:val="0"/>
          <w:marTop w:val="0"/>
          <w:marBottom w:val="0"/>
          <w:divBdr>
            <w:top w:val="none" w:sz="0" w:space="0" w:color="auto"/>
            <w:left w:val="none" w:sz="0" w:space="0" w:color="auto"/>
            <w:bottom w:val="none" w:sz="0" w:space="0" w:color="auto"/>
            <w:right w:val="none" w:sz="0" w:space="0" w:color="auto"/>
          </w:divBdr>
        </w:div>
        <w:div w:id="653950203">
          <w:marLeft w:val="640"/>
          <w:marRight w:val="0"/>
          <w:marTop w:val="0"/>
          <w:marBottom w:val="0"/>
          <w:divBdr>
            <w:top w:val="none" w:sz="0" w:space="0" w:color="auto"/>
            <w:left w:val="none" w:sz="0" w:space="0" w:color="auto"/>
            <w:bottom w:val="none" w:sz="0" w:space="0" w:color="auto"/>
            <w:right w:val="none" w:sz="0" w:space="0" w:color="auto"/>
          </w:divBdr>
        </w:div>
        <w:div w:id="660619019">
          <w:marLeft w:val="640"/>
          <w:marRight w:val="0"/>
          <w:marTop w:val="0"/>
          <w:marBottom w:val="0"/>
          <w:divBdr>
            <w:top w:val="none" w:sz="0" w:space="0" w:color="auto"/>
            <w:left w:val="none" w:sz="0" w:space="0" w:color="auto"/>
            <w:bottom w:val="none" w:sz="0" w:space="0" w:color="auto"/>
            <w:right w:val="none" w:sz="0" w:space="0" w:color="auto"/>
          </w:divBdr>
        </w:div>
        <w:div w:id="678199125">
          <w:marLeft w:val="640"/>
          <w:marRight w:val="0"/>
          <w:marTop w:val="0"/>
          <w:marBottom w:val="0"/>
          <w:divBdr>
            <w:top w:val="none" w:sz="0" w:space="0" w:color="auto"/>
            <w:left w:val="none" w:sz="0" w:space="0" w:color="auto"/>
            <w:bottom w:val="none" w:sz="0" w:space="0" w:color="auto"/>
            <w:right w:val="none" w:sz="0" w:space="0" w:color="auto"/>
          </w:divBdr>
        </w:div>
        <w:div w:id="812218103">
          <w:marLeft w:val="640"/>
          <w:marRight w:val="0"/>
          <w:marTop w:val="0"/>
          <w:marBottom w:val="0"/>
          <w:divBdr>
            <w:top w:val="none" w:sz="0" w:space="0" w:color="auto"/>
            <w:left w:val="none" w:sz="0" w:space="0" w:color="auto"/>
            <w:bottom w:val="none" w:sz="0" w:space="0" w:color="auto"/>
            <w:right w:val="none" w:sz="0" w:space="0" w:color="auto"/>
          </w:divBdr>
        </w:div>
        <w:div w:id="841894020">
          <w:marLeft w:val="640"/>
          <w:marRight w:val="0"/>
          <w:marTop w:val="0"/>
          <w:marBottom w:val="0"/>
          <w:divBdr>
            <w:top w:val="none" w:sz="0" w:space="0" w:color="auto"/>
            <w:left w:val="none" w:sz="0" w:space="0" w:color="auto"/>
            <w:bottom w:val="none" w:sz="0" w:space="0" w:color="auto"/>
            <w:right w:val="none" w:sz="0" w:space="0" w:color="auto"/>
          </w:divBdr>
        </w:div>
        <w:div w:id="856230602">
          <w:marLeft w:val="640"/>
          <w:marRight w:val="0"/>
          <w:marTop w:val="0"/>
          <w:marBottom w:val="0"/>
          <w:divBdr>
            <w:top w:val="none" w:sz="0" w:space="0" w:color="auto"/>
            <w:left w:val="none" w:sz="0" w:space="0" w:color="auto"/>
            <w:bottom w:val="none" w:sz="0" w:space="0" w:color="auto"/>
            <w:right w:val="none" w:sz="0" w:space="0" w:color="auto"/>
          </w:divBdr>
        </w:div>
        <w:div w:id="857701180">
          <w:marLeft w:val="640"/>
          <w:marRight w:val="0"/>
          <w:marTop w:val="0"/>
          <w:marBottom w:val="0"/>
          <w:divBdr>
            <w:top w:val="none" w:sz="0" w:space="0" w:color="auto"/>
            <w:left w:val="none" w:sz="0" w:space="0" w:color="auto"/>
            <w:bottom w:val="none" w:sz="0" w:space="0" w:color="auto"/>
            <w:right w:val="none" w:sz="0" w:space="0" w:color="auto"/>
          </w:divBdr>
        </w:div>
        <w:div w:id="1148208581">
          <w:marLeft w:val="640"/>
          <w:marRight w:val="0"/>
          <w:marTop w:val="0"/>
          <w:marBottom w:val="0"/>
          <w:divBdr>
            <w:top w:val="none" w:sz="0" w:space="0" w:color="auto"/>
            <w:left w:val="none" w:sz="0" w:space="0" w:color="auto"/>
            <w:bottom w:val="none" w:sz="0" w:space="0" w:color="auto"/>
            <w:right w:val="none" w:sz="0" w:space="0" w:color="auto"/>
          </w:divBdr>
        </w:div>
        <w:div w:id="1216506801">
          <w:marLeft w:val="640"/>
          <w:marRight w:val="0"/>
          <w:marTop w:val="0"/>
          <w:marBottom w:val="0"/>
          <w:divBdr>
            <w:top w:val="none" w:sz="0" w:space="0" w:color="auto"/>
            <w:left w:val="none" w:sz="0" w:space="0" w:color="auto"/>
            <w:bottom w:val="none" w:sz="0" w:space="0" w:color="auto"/>
            <w:right w:val="none" w:sz="0" w:space="0" w:color="auto"/>
          </w:divBdr>
        </w:div>
        <w:div w:id="1232889472">
          <w:marLeft w:val="640"/>
          <w:marRight w:val="0"/>
          <w:marTop w:val="0"/>
          <w:marBottom w:val="0"/>
          <w:divBdr>
            <w:top w:val="none" w:sz="0" w:space="0" w:color="auto"/>
            <w:left w:val="none" w:sz="0" w:space="0" w:color="auto"/>
            <w:bottom w:val="none" w:sz="0" w:space="0" w:color="auto"/>
            <w:right w:val="none" w:sz="0" w:space="0" w:color="auto"/>
          </w:divBdr>
        </w:div>
        <w:div w:id="1423067030">
          <w:marLeft w:val="640"/>
          <w:marRight w:val="0"/>
          <w:marTop w:val="0"/>
          <w:marBottom w:val="0"/>
          <w:divBdr>
            <w:top w:val="none" w:sz="0" w:space="0" w:color="auto"/>
            <w:left w:val="none" w:sz="0" w:space="0" w:color="auto"/>
            <w:bottom w:val="none" w:sz="0" w:space="0" w:color="auto"/>
            <w:right w:val="none" w:sz="0" w:space="0" w:color="auto"/>
          </w:divBdr>
        </w:div>
        <w:div w:id="1426219593">
          <w:marLeft w:val="640"/>
          <w:marRight w:val="0"/>
          <w:marTop w:val="0"/>
          <w:marBottom w:val="0"/>
          <w:divBdr>
            <w:top w:val="none" w:sz="0" w:space="0" w:color="auto"/>
            <w:left w:val="none" w:sz="0" w:space="0" w:color="auto"/>
            <w:bottom w:val="none" w:sz="0" w:space="0" w:color="auto"/>
            <w:right w:val="none" w:sz="0" w:space="0" w:color="auto"/>
          </w:divBdr>
        </w:div>
        <w:div w:id="1453133553">
          <w:marLeft w:val="640"/>
          <w:marRight w:val="0"/>
          <w:marTop w:val="0"/>
          <w:marBottom w:val="0"/>
          <w:divBdr>
            <w:top w:val="none" w:sz="0" w:space="0" w:color="auto"/>
            <w:left w:val="none" w:sz="0" w:space="0" w:color="auto"/>
            <w:bottom w:val="none" w:sz="0" w:space="0" w:color="auto"/>
            <w:right w:val="none" w:sz="0" w:space="0" w:color="auto"/>
          </w:divBdr>
        </w:div>
        <w:div w:id="1618222320">
          <w:marLeft w:val="640"/>
          <w:marRight w:val="0"/>
          <w:marTop w:val="0"/>
          <w:marBottom w:val="0"/>
          <w:divBdr>
            <w:top w:val="none" w:sz="0" w:space="0" w:color="auto"/>
            <w:left w:val="none" w:sz="0" w:space="0" w:color="auto"/>
            <w:bottom w:val="none" w:sz="0" w:space="0" w:color="auto"/>
            <w:right w:val="none" w:sz="0" w:space="0" w:color="auto"/>
          </w:divBdr>
        </w:div>
        <w:div w:id="1677463325">
          <w:marLeft w:val="640"/>
          <w:marRight w:val="0"/>
          <w:marTop w:val="0"/>
          <w:marBottom w:val="0"/>
          <w:divBdr>
            <w:top w:val="none" w:sz="0" w:space="0" w:color="auto"/>
            <w:left w:val="none" w:sz="0" w:space="0" w:color="auto"/>
            <w:bottom w:val="none" w:sz="0" w:space="0" w:color="auto"/>
            <w:right w:val="none" w:sz="0" w:space="0" w:color="auto"/>
          </w:divBdr>
        </w:div>
        <w:div w:id="1831212294">
          <w:marLeft w:val="640"/>
          <w:marRight w:val="0"/>
          <w:marTop w:val="0"/>
          <w:marBottom w:val="0"/>
          <w:divBdr>
            <w:top w:val="none" w:sz="0" w:space="0" w:color="auto"/>
            <w:left w:val="none" w:sz="0" w:space="0" w:color="auto"/>
            <w:bottom w:val="none" w:sz="0" w:space="0" w:color="auto"/>
            <w:right w:val="none" w:sz="0" w:space="0" w:color="auto"/>
          </w:divBdr>
        </w:div>
        <w:div w:id="1867021813">
          <w:marLeft w:val="640"/>
          <w:marRight w:val="0"/>
          <w:marTop w:val="0"/>
          <w:marBottom w:val="0"/>
          <w:divBdr>
            <w:top w:val="none" w:sz="0" w:space="0" w:color="auto"/>
            <w:left w:val="none" w:sz="0" w:space="0" w:color="auto"/>
            <w:bottom w:val="none" w:sz="0" w:space="0" w:color="auto"/>
            <w:right w:val="none" w:sz="0" w:space="0" w:color="auto"/>
          </w:divBdr>
        </w:div>
        <w:div w:id="1881161224">
          <w:marLeft w:val="640"/>
          <w:marRight w:val="0"/>
          <w:marTop w:val="0"/>
          <w:marBottom w:val="0"/>
          <w:divBdr>
            <w:top w:val="none" w:sz="0" w:space="0" w:color="auto"/>
            <w:left w:val="none" w:sz="0" w:space="0" w:color="auto"/>
            <w:bottom w:val="none" w:sz="0" w:space="0" w:color="auto"/>
            <w:right w:val="none" w:sz="0" w:space="0" w:color="auto"/>
          </w:divBdr>
        </w:div>
        <w:div w:id="1939169636">
          <w:marLeft w:val="640"/>
          <w:marRight w:val="0"/>
          <w:marTop w:val="0"/>
          <w:marBottom w:val="0"/>
          <w:divBdr>
            <w:top w:val="none" w:sz="0" w:space="0" w:color="auto"/>
            <w:left w:val="none" w:sz="0" w:space="0" w:color="auto"/>
            <w:bottom w:val="none" w:sz="0" w:space="0" w:color="auto"/>
            <w:right w:val="none" w:sz="0" w:space="0" w:color="auto"/>
          </w:divBdr>
        </w:div>
        <w:div w:id="2082098894">
          <w:marLeft w:val="640"/>
          <w:marRight w:val="0"/>
          <w:marTop w:val="0"/>
          <w:marBottom w:val="0"/>
          <w:divBdr>
            <w:top w:val="none" w:sz="0" w:space="0" w:color="auto"/>
            <w:left w:val="none" w:sz="0" w:space="0" w:color="auto"/>
            <w:bottom w:val="none" w:sz="0" w:space="0" w:color="auto"/>
            <w:right w:val="none" w:sz="0" w:space="0" w:color="auto"/>
          </w:divBdr>
        </w:div>
        <w:div w:id="2135366399">
          <w:marLeft w:val="640"/>
          <w:marRight w:val="0"/>
          <w:marTop w:val="0"/>
          <w:marBottom w:val="0"/>
          <w:divBdr>
            <w:top w:val="none" w:sz="0" w:space="0" w:color="auto"/>
            <w:left w:val="none" w:sz="0" w:space="0" w:color="auto"/>
            <w:bottom w:val="none" w:sz="0" w:space="0" w:color="auto"/>
            <w:right w:val="none" w:sz="0" w:space="0" w:color="auto"/>
          </w:divBdr>
        </w:div>
      </w:divsChild>
    </w:div>
    <w:div w:id="195239389">
      <w:bodyDiv w:val="1"/>
      <w:marLeft w:val="0"/>
      <w:marRight w:val="0"/>
      <w:marTop w:val="0"/>
      <w:marBottom w:val="0"/>
      <w:divBdr>
        <w:top w:val="none" w:sz="0" w:space="0" w:color="auto"/>
        <w:left w:val="none" w:sz="0" w:space="0" w:color="auto"/>
        <w:bottom w:val="none" w:sz="0" w:space="0" w:color="auto"/>
        <w:right w:val="none" w:sz="0" w:space="0" w:color="auto"/>
      </w:divBdr>
    </w:div>
    <w:div w:id="195242427">
      <w:bodyDiv w:val="1"/>
      <w:marLeft w:val="0"/>
      <w:marRight w:val="0"/>
      <w:marTop w:val="0"/>
      <w:marBottom w:val="0"/>
      <w:divBdr>
        <w:top w:val="none" w:sz="0" w:space="0" w:color="auto"/>
        <w:left w:val="none" w:sz="0" w:space="0" w:color="auto"/>
        <w:bottom w:val="none" w:sz="0" w:space="0" w:color="auto"/>
        <w:right w:val="none" w:sz="0" w:space="0" w:color="auto"/>
      </w:divBdr>
      <w:divsChild>
        <w:div w:id="60251762">
          <w:marLeft w:val="480"/>
          <w:marRight w:val="0"/>
          <w:marTop w:val="0"/>
          <w:marBottom w:val="0"/>
          <w:divBdr>
            <w:top w:val="none" w:sz="0" w:space="0" w:color="auto"/>
            <w:left w:val="none" w:sz="0" w:space="0" w:color="auto"/>
            <w:bottom w:val="none" w:sz="0" w:space="0" w:color="auto"/>
            <w:right w:val="none" w:sz="0" w:space="0" w:color="auto"/>
          </w:divBdr>
        </w:div>
        <w:div w:id="77600624">
          <w:marLeft w:val="480"/>
          <w:marRight w:val="0"/>
          <w:marTop w:val="0"/>
          <w:marBottom w:val="0"/>
          <w:divBdr>
            <w:top w:val="none" w:sz="0" w:space="0" w:color="auto"/>
            <w:left w:val="none" w:sz="0" w:space="0" w:color="auto"/>
            <w:bottom w:val="none" w:sz="0" w:space="0" w:color="auto"/>
            <w:right w:val="none" w:sz="0" w:space="0" w:color="auto"/>
          </w:divBdr>
        </w:div>
        <w:div w:id="144471739">
          <w:marLeft w:val="480"/>
          <w:marRight w:val="0"/>
          <w:marTop w:val="0"/>
          <w:marBottom w:val="0"/>
          <w:divBdr>
            <w:top w:val="none" w:sz="0" w:space="0" w:color="auto"/>
            <w:left w:val="none" w:sz="0" w:space="0" w:color="auto"/>
            <w:bottom w:val="none" w:sz="0" w:space="0" w:color="auto"/>
            <w:right w:val="none" w:sz="0" w:space="0" w:color="auto"/>
          </w:divBdr>
        </w:div>
        <w:div w:id="380176940">
          <w:marLeft w:val="480"/>
          <w:marRight w:val="0"/>
          <w:marTop w:val="0"/>
          <w:marBottom w:val="0"/>
          <w:divBdr>
            <w:top w:val="none" w:sz="0" w:space="0" w:color="auto"/>
            <w:left w:val="none" w:sz="0" w:space="0" w:color="auto"/>
            <w:bottom w:val="none" w:sz="0" w:space="0" w:color="auto"/>
            <w:right w:val="none" w:sz="0" w:space="0" w:color="auto"/>
          </w:divBdr>
        </w:div>
        <w:div w:id="504634634">
          <w:marLeft w:val="480"/>
          <w:marRight w:val="0"/>
          <w:marTop w:val="0"/>
          <w:marBottom w:val="0"/>
          <w:divBdr>
            <w:top w:val="none" w:sz="0" w:space="0" w:color="auto"/>
            <w:left w:val="none" w:sz="0" w:space="0" w:color="auto"/>
            <w:bottom w:val="none" w:sz="0" w:space="0" w:color="auto"/>
            <w:right w:val="none" w:sz="0" w:space="0" w:color="auto"/>
          </w:divBdr>
        </w:div>
        <w:div w:id="526523440">
          <w:marLeft w:val="480"/>
          <w:marRight w:val="0"/>
          <w:marTop w:val="0"/>
          <w:marBottom w:val="0"/>
          <w:divBdr>
            <w:top w:val="none" w:sz="0" w:space="0" w:color="auto"/>
            <w:left w:val="none" w:sz="0" w:space="0" w:color="auto"/>
            <w:bottom w:val="none" w:sz="0" w:space="0" w:color="auto"/>
            <w:right w:val="none" w:sz="0" w:space="0" w:color="auto"/>
          </w:divBdr>
        </w:div>
        <w:div w:id="566378894">
          <w:marLeft w:val="480"/>
          <w:marRight w:val="0"/>
          <w:marTop w:val="0"/>
          <w:marBottom w:val="0"/>
          <w:divBdr>
            <w:top w:val="none" w:sz="0" w:space="0" w:color="auto"/>
            <w:left w:val="none" w:sz="0" w:space="0" w:color="auto"/>
            <w:bottom w:val="none" w:sz="0" w:space="0" w:color="auto"/>
            <w:right w:val="none" w:sz="0" w:space="0" w:color="auto"/>
          </w:divBdr>
        </w:div>
        <w:div w:id="572354846">
          <w:marLeft w:val="480"/>
          <w:marRight w:val="0"/>
          <w:marTop w:val="0"/>
          <w:marBottom w:val="0"/>
          <w:divBdr>
            <w:top w:val="none" w:sz="0" w:space="0" w:color="auto"/>
            <w:left w:val="none" w:sz="0" w:space="0" w:color="auto"/>
            <w:bottom w:val="none" w:sz="0" w:space="0" w:color="auto"/>
            <w:right w:val="none" w:sz="0" w:space="0" w:color="auto"/>
          </w:divBdr>
        </w:div>
        <w:div w:id="574366406">
          <w:marLeft w:val="480"/>
          <w:marRight w:val="0"/>
          <w:marTop w:val="0"/>
          <w:marBottom w:val="0"/>
          <w:divBdr>
            <w:top w:val="none" w:sz="0" w:space="0" w:color="auto"/>
            <w:left w:val="none" w:sz="0" w:space="0" w:color="auto"/>
            <w:bottom w:val="none" w:sz="0" w:space="0" w:color="auto"/>
            <w:right w:val="none" w:sz="0" w:space="0" w:color="auto"/>
          </w:divBdr>
        </w:div>
        <w:div w:id="577445717">
          <w:marLeft w:val="480"/>
          <w:marRight w:val="0"/>
          <w:marTop w:val="0"/>
          <w:marBottom w:val="0"/>
          <w:divBdr>
            <w:top w:val="none" w:sz="0" w:space="0" w:color="auto"/>
            <w:left w:val="none" w:sz="0" w:space="0" w:color="auto"/>
            <w:bottom w:val="none" w:sz="0" w:space="0" w:color="auto"/>
            <w:right w:val="none" w:sz="0" w:space="0" w:color="auto"/>
          </w:divBdr>
        </w:div>
        <w:div w:id="623927071">
          <w:marLeft w:val="480"/>
          <w:marRight w:val="0"/>
          <w:marTop w:val="0"/>
          <w:marBottom w:val="0"/>
          <w:divBdr>
            <w:top w:val="none" w:sz="0" w:space="0" w:color="auto"/>
            <w:left w:val="none" w:sz="0" w:space="0" w:color="auto"/>
            <w:bottom w:val="none" w:sz="0" w:space="0" w:color="auto"/>
            <w:right w:val="none" w:sz="0" w:space="0" w:color="auto"/>
          </w:divBdr>
        </w:div>
        <w:div w:id="654837076">
          <w:marLeft w:val="480"/>
          <w:marRight w:val="0"/>
          <w:marTop w:val="0"/>
          <w:marBottom w:val="0"/>
          <w:divBdr>
            <w:top w:val="none" w:sz="0" w:space="0" w:color="auto"/>
            <w:left w:val="none" w:sz="0" w:space="0" w:color="auto"/>
            <w:bottom w:val="none" w:sz="0" w:space="0" w:color="auto"/>
            <w:right w:val="none" w:sz="0" w:space="0" w:color="auto"/>
          </w:divBdr>
        </w:div>
        <w:div w:id="798258644">
          <w:marLeft w:val="480"/>
          <w:marRight w:val="0"/>
          <w:marTop w:val="0"/>
          <w:marBottom w:val="0"/>
          <w:divBdr>
            <w:top w:val="none" w:sz="0" w:space="0" w:color="auto"/>
            <w:left w:val="none" w:sz="0" w:space="0" w:color="auto"/>
            <w:bottom w:val="none" w:sz="0" w:space="0" w:color="auto"/>
            <w:right w:val="none" w:sz="0" w:space="0" w:color="auto"/>
          </w:divBdr>
        </w:div>
        <w:div w:id="827793312">
          <w:marLeft w:val="480"/>
          <w:marRight w:val="0"/>
          <w:marTop w:val="0"/>
          <w:marBottom w:val="0"/>
          <w:divBdr>
            <w:top w:val="none" w:sz="0" w:space="0" w:color="auto"/>
            <w:left w:val="none" w:sz="0" w:space="0" w:color="auto"/>
            <w:bottom w:val="none" w:sz="0" w:space="0" w:color="auto"/>
            <w:right w:val="none" w:sz="0" w:space="0" w:color="auto"/>
          </w:divBdr>
        </w:div>
        <w:div w:id="837843337">
          <w:marLeft w:val="480"/>
          <w:marRight w:val="0"/>
          <w:marTop w:val="0"/>
          <w:marBottom w:val="0"/>
          <w:divBdr>
            <w:top w:val="none" w:sz="0" w:space="0" w:color="auto"/>
            <w:left w:val="none" w:sz="0" w:space="0" w:color="auto"/>
            <w:bottom w:val="none" w:sz="0" w:space="0" w:color="auto"/>
            <w:right w:val="none" w:sz="0" w:space="0" w:color="auto"/>
          </w:divBdr>
        </w:div>
        <w:div w:id="935358986">
          <w:marLeft w:val="480"/>
          <w:marRight w:val="0"/>
          <w:marTop w:val="0"/>
          <w:marBottom w:val="0"/>
          <w:divBdr>
            <w:top w:val="none" w:sz="0" w:space="0" w:color="auto"/>
            <w:left w:val="none" w:sz="0" w:space="0" w:color="auto"/>
            <w:bottom w:val="none" w:sz="0" w:space="0" w:color="auto"/>
            <w:right w:val="none" w:sz="0" w:space="0" w:color="auto"/>
          </w:divBdr>
        </w:div>
        <w:div w:id="1101412896">
          <w:marLeft w:val="480"/>
          <w:marRight w:val="0"/>
          <w:marTop w:val="0"/>
          <w:marBottom w:val="0"/>
          <w:divBdr>
            <w:top w:val="none" w:sz="0" w:space="0" w:color="auto"/>
            <w:left w:val="none" w:sz="0" w:space="0" w:color="auto"/>
            <w:bottom w:val="none" w:sz="0" w:space="0" w:color="auto"/>
            <w:right w:val="none" w:sz="0" w:space="0" w:color="auto"/>
          </w:divBdr>
        </w:div>
        <w:div w:id="1109080142">
          <w:marLeft w:val="480"/>
          <w:marRight w:val="0"/>
          <w:marTop w:val="0"/>
          <w:marBottom w:val="0"/>
          <w:divBdr>
            <w:top w:val="none" w:sz="0" w:space="0" w:color="auto"/>
            <w:left w:val="none" w:sz="0" w:space="0" w:color="auto"/>
            <w:bottom w:val="none" w:sz="0" w:space="0" w:color="auto"/>
            <w:right w:val="none" w:sz="0" w:space="0" w:color="auto"/>
          </w:divBdr>
        </w:div>
        <w:div w:id="1132871866">
          <w:marLeft w:val="480"/>
          <w:marRight w:val="0"/>
          <w:marTop w:val="0"/>
          <w:marBottom w:val="0"/>
          <w:divBdr>
            <w:top w:val="none" w:sz="0" w:space="0" w:color="auto"/>
            <w:left w:val="none" w:sz="0" w:space="0" w:color="auto"/>
            <w:bottom w:val="none" w:sz="0" w:space="0" w:color="auto"/>
            <w:right w:val="none" w:sz="0" w:space="0" w:color="auto"/>
          </w:divBdr>
        </w:div>
        <w:div w:id="1178812541">
          <w:marLeft w:val="480"/>
          <w:marRight w:val="0"/>
          <w:marTop w:val="0"/>
          <w:marBottom w:val="0"/>
          <w:divBdr>
            <w:top w:val="none" w:sz="0" w:space="0" w:color="auto"/>
            <w:left w:val="none" w:sz="0" w:space="0" w:color="auto"/>
            <w:bottom w:val="none" w:sz="0" w:space="0" w:color="auto"/>
            <w:right w:val="none" w:sz="0" w:space="0" w:color="auto"/>
          </w:divBdr>
        </w:div>
        <w:div w:id="1187135850">
          <w:marLeft w:val="480"/>
          <w:marRight w:val="0"/>
          <w:marTop w:val="0"/>
          <w:marBottom w:val="0"/>
          <w:divBdr>
            <w:top w:val="none" w:sz="0" w:space="0" w:color="auto"/>
            <w:left w:val="none" w:sz="0" w:space="0" w:color="auto"/>
            <w:bottom w:val="none" w:sz="0" w:space="0" w:color="auto"/>
            <w:right w:val="none" w:sz="0" w:space="0" w:color="auto"/>
          </w:divBdr>
        </w:div>
        <w:div w:id="1192498101">
          <w:marLeft w:val="480"/>
          <w:marRight w:val="0"/>
          <w:marTop w:val="0"/>
          <w:marBottom w:val="0"/>
          <w:divBdr>
            <w:top w:val="none" w:sz="0" w:space="0" w:color="auto"/>
            <w:left w:val="none" w:sz="0" w:space="0" w:color="auto"/>
            <w:bottom w:val="none" w:sz="0" w:space="0" w:color="auto"/>
            <w:right w:val="none" w:sz="0" w:space="0" w:color="auto"/>
          </w:divBdr>
        </w:div>
        <w:div w:id="1280987319">
          <w:marLeft w:val="480"/>
          <w:marRight w:val="0"/>
          <w:marTop w:val="0"/>
          <w:marBottom w:val="0"/>
          <w:divBdr>
            <w:top w:val="none" w:sz="0" w:space="0" w:color="auto"/>
            <w:left w:val="none" w:sz="0" w:space="0" w:color="auto"/>
            <w:bottom w:val="none" w:sz="0" w:space="0" w:color="auto"/>
            <w:right w:val="none" w:sz="0" w:space="0" w:color="auto"/>
          </w:divBdr>
        </w:div>
        <w:div w:id="1291087980">
          <w:marLeft w:val="480"/>
          <w:marRight w:val="0"/>
          <w:marTop w:val="0"/>
          <w:marBottom w:val="0"/>
          <w:divBdr>
            <w:top w:val="none" w:sz="0" w:space="0" w:color="auto"/>
            <w:left w:val="none" w:sz="0" w:space="0" w:color="auto"/>
            <w:bottom w:val="none" w:sz="0" w:space="0" w:color="auto"/>
            <w:right w:val="none" w:sz="0" w:space="0" w:color="auto"/>
          </w:divBdr>
        </w:div>
        <w:div w:id="1328554419">
          <w:marLeft w:val="480"/>
          <w:marRight w:val="0"/>
          <w:marTop w:val="0"/>
          <w:marBottom w:val="0"/>
          <w:divBdr>
            <w:top w:val="none" w:sz="0" w:space="0" w:color="auto"/>
            <w:left w:val="none" w:sz="0" w:space="0" w:color="auto"/>
            <w:bottom w:val="none" w:sz="0" w:space="0" w:color="auto"/>
            <w:right w:val="none" w:sz="0" w:space="0" w:color="auto"/>
          </w:divBdr>
        </w:div>
        <w:div w:id="1355033155">
          <w:marLeft w:val="480"/>
          <w:marRight w:val="0"/>
          <w:marTop w:val="0"/>
          <w:marBottom w:val="0"/>
          <w:divBdr>
            <w:top w:val="none" w:sz="0" w:space="0" w:color="auto"/>
            <w:left w:val="none" w:sz="0" w:space="0" w:color="auto"/>
            <w:bottom w:val="none" w:sz="0" w:space="0" w:color="auto"/>
            <w:right w:val="none" w:sz="0" w:space="0" w:color="auto"/>
          </w:divBdr>
        </w:div>
        <w:div w:id="1451434070">
          <w:marLeft w:val="480"/>
          <w:marRight w:val="0"/>
          <w:marTop w:val="0"/>
          <w:marBottom w:val="0"/>
          <w:divBdr>
            <w:top w:val="none" w:sz="0" w:space="0" w:color="auto"/>
            <w:left w:val="none" w:sz="0" w:space="0" w:color="auto"/>
            <w:bottom w:val="none" w:sz="0" w:space="0" w:color="auto"/>
            <w:right w:val="none" w:sz="0" w:space="0" w:color="auto"/>
          </w:divBdr>
        </w:div>
        <w:div w:id="1543596296">
          <w:marLeft w:val="480"/>
          <w:marRight w:val="0"/>
          <w:marTop w:val="0"/>
          <w:marBottom w:val="0"/>
          <w:divBdr>
            <w:top w:val="none" w:sz="0" w:space="0" w:color="auto"/>
            <w:left w:val="none" w:sz="0" w:space="0" w:color="auto"/>
            <w:bottom w:val="none" w:sz="0" w:space="0" w:color="auto"/>
            <w:right w:val="none" w:sz="0" w:space="0" w:color="auto"/>
          </w:divBdr>
        </w:div>
        <w:div w:id="1557859113">
          <w:marLeft w:val="480"/>
          <w:marRight w:val="0"/>
          <w:marTop w:val="0"/>
          <w:marBottom w:val="0"/>
          <w:divBdr>
            <w:top w:val="none" w:sz="0" w:space="0" w:color="auto"/>
            <w:left w:val="none" w:sz="0" w:space="0" w:color="auto"/>
            <w:bottom w:val="none" w:sz="0" w:space="0" w:color="auto"/>
            <w:right w:val="none" w:sz="0" w:space="0" w:color="auto"/>
          </w:divBdr>
        </w:div>
        <w:div w:id="1853104760">
          <w:marLeft w:val="480"/>
          <w:marRight w:val="0"/>
          <w:marTop w:val="0"/>
          <w:marBottom w:val="0"/>
          <w:divBdr>
            <w:top w:val="none" w:sz="0" w:space="0" w:color="auto"/>
            <w:left w:val="none" w:sz="0" w:space="0" w:color="auto"/>
            <w:bottom w:val="none" w:sz="0" w:space="0" w:color="auto"/>
            <w:right w:val="none" w:sz="0" w:space="0" w:color="auto"/>
          </w:divBdr>
        </w:div>
        <w:div w:id="2019309686">
          <w:marLeft w:val="480"/>
          <w:marRight w:val="0"/>
          <w:marTop w:val="0"/>
          <w:marBottom w:val="0"/>
          <w:divBdr>
            <w:top w:val="none" w:sz="0" w:space="0" w:color="auto"/>
            <w:left w:val="none" w:sz="0" w:space="0" w:color="auto"/>
            <w:bottom w:val="none" w:sz="0" w:space="0" w:color="auto"/>
            <w:right w:val="none" w:sz="0" w:space="0" w:color="auto"/>
          </w:divBdr>
        </w:div>
        <w:div w:id="2045978066">
          <w:marLeft w:val="480"/>
          <w:marRight w:val="0"/>
          <w:marTop w:val="0"/>
          <w:marBottom w:val="0"/>
          <w:divBdr>
            <w:top w:val="none" w:sz="0" w:space="0" w:color="auto"/>
            <w:left w:val="none" w:sz="0" w:space="0" w:color="auto"/>
            <w:bottom w:val="none" w:sz="0" w:space="0" w:color="auto"/>
            <w:right w:val="none" w:sz="0" w:space="0" w:color="auto"/>
          </w:divBdr>
        </w:div>
        <w:div w:id="2068798211">
          <w:marLeft w:val="480"/>
          <w:marRight w:val="0"/>
          <w:marTop w:val="0"/>
          <w:marBottom w:val="0"/>
          <w:divBdr>
            <w:top w:val="none" w:sz="0" w:space="0" w:color="auto"/>
            <w:left w:val="none" w:sz="0" w:space="0" w:color="auto"/>
            <w:bottom w:val="none" w:sz="0" w:space="0" w:color="auto"/>
            <w:right w:val="none" w:sz="0" w:space="0" w:color="auto"/>
          </w:divBdr>
        </w:div>
      </w:divsChild>
    </w:div>
    <w:div w:id="198861625">
      <w:bodyDiv w:val="1"/>
      <w:marLeft w:val="0"/>
      <w:marRight w:val="0"/>
      <w:marTop w:val="0"/>
      <w:marBottom w:val="0"/>
      <w:divBdr>
        <w:top w:val="none" w:sz="0" w:space="0" w:color="auto"/>
        <w:left w:val="none" w:sz="0" w:space="0" w:color="auto"/>
        <w:bottom w:val="none" w:sz="0" w:space="0" w:color="auto"/>
        <w:right w:val="none" w:sz="0" w:space="0" w:color="auto"/>
      </w:divBdr>
    </w:div>
    <w:div w:id="207887638">
      <w:bodyDiv w:val="1"/>
      <w:marLeft w:val="0"/>
      <w:marRight w:val="0"/>
      <w:marTop w:val="0"/>
      <w:marBottom w:val="0"/>
      <w:divBdr>
        <w:top w:val="none" w:sz="0" w:space="0" w:color="auto"/>
        <w:left w:val="none" w:sz="0" w:space="0" w:color="auto"/>
        <w:bottom w:val="none" w:sz="0" w:space="0" w:color="auto"/>
        <w:right w:val="none" w:sz="0" w:space="0" w:color="auto"/>
      </w:divBdr>
    </w:div>
    <w:div w:id="213662147">
      <w:bodyDiv w:val="1"/>
      <w:marLeft w:val="0"/>
      <w:marRight w:val="0"/>
      <w:marTop w:val="0"/>
      <w:marBottom w:val="0"/>
      <w:divBdr>
        <w:top w:val="none" w:sz="0" w:space="0" w:color="auto"/>
        <w:left w:val="none" w:sz="0" w:space="0" w:color="auto"/>
        <w:bottom w:val="none" w:sz="0" w:space="0" w:color="auto"/>
        <w:right w:val="none" w:sz="0" w:space="0" w:color="auto"/>
      </w:divBdr>
    </w:div>
    <w:div w:id="215120044">
      <w:bodyDiv w:val="1"/>
      <w:marLeft w:val="0"/>
      <w:marRight w:val="0"/>
      <w:marTop w:val="0"/>
      <w:marBottom w:val="0"/>
      <w:divBdr>
        <w:top w:val="none" w:sz="0" w:space="0" w:color="auto"/>
        <w:left w:val="none" w:sz="0" w:space="0" w:color="auto"/>
        <w:bottom w:val="none" w:sz="0" w:space="0" w:color="auto"/>
        <w:right w:val="none" w:sz="0" w:space="0" w:color="auto"/>
      </w:divBdr>
    </w:div>
    <w:div w:id="240798925">
      <w:bodyDiv w:val="1"/>
      <w:marLeft w:val="0"/>
      <w:marRight w:val="0"/>
      <w:marTop w:val="0"/>
      <w:marBottom w:val="0"/>
      <w:divBdr>
        <w:top w:val="none" w:sz="0" w:space="0" w:color="auto"/>
        <w:left w:val="none" w:sz="0" w:space="0" w:color="auto"/>
        <w:bottom w:val="none" w:sz="0" w:space="0" w:color="auto"/>
        <w:right w:val="none" w:sz="0" w:space="0" w:color="auto"/>
      </w:divBdr>
      <w:divsChild>
        <w:div w:id="739395">
          <w:marLeft w:val="480"/>
          <w:marRight w:val="0"/>
          <w:marTop w:val="0"/>
          <w:marBottom w:val="0"/>
          <w:divBdr>
            <w:top w:val="none" w:sz="0" w:space="0" w:color="auto"/>
            <w:left w:val="none" w:sz="0" w:space="0" w:color="auto"/>
            <w:bottom w:val="none" w:sz="0" w:space="0" w:color="auto"/>
            <w:right w:val="none" w:sz="0" w:space="0" w:color="auto"/>
          </w:divBdr>
        </w:div>
        <w:div w:id="157961493">
          <w:marLeft w:val="480"/>
          <w:marRight w:val="0"/>
          <w:marTop w:val="0"/>
          <w:marBottom w:val="0"/>
          <w:divBdr>
            <w:top w:val="none" w:sz="0" w:space="0" w:color="auto"/>
            <w:left w:val="none" w:sz="0" w:space="0" w:color="auto"/>
            <w:bottom w:val="none" w:sz="0" w:space="0" w:color="auto"/>
            <w:right w:val="none" w:sz="0" w:space="0" w:color="auto"/>
          </w:divBdr>
        </w:div>
        <w:div w:id="227617676">
          <w:marLeft w:val="480"/>
          <w:marRight w:val="0"/>
          <w:marTop w:val="0"/>
          <w:marBottom w:val="0"/>
          <w:divBdr>
            <w:top w:val="none" w:sz="0" w:space="0" w:color="auto"/>
            <w:left w:val="none" w:sz="0" w:space="0" w:color="auto"/>
            <w:bottom w:val="none" w:sz="0" w:space="0" w:color="auto"/>
            <w:right w:val="none" w:sz="0" w:space="0" w:color="auto"/>
          </w:divBdr>
        </w:div>
        <w:div w:id="280697843">
          <w:marLeft w:val="480"/>
          <w:marRight w:val="0"/>
          <w:marTop w:val="0"/>
          <w:marBottom w:val="0"/>
          <w:divBdr>
            <w:top w:val="none" w:sz="0" w:space="0" w:color="auto"/>
            <w:left w:val="none" w:sz="0" w:space="0" w:color="auto"/>
            <w:bottom w:val="none" w:sz="0" w:space="0" w:color="auto"/>
            <w:right w:val="none" w:sz="0" w:space="0" w:color="auto"/>
          </w:divBdr>
        </w:div>
        <w:div w:id="347221672">
          <w:marLeft w:val="480"/>
          <w:marRight w:val="0"/>
          <w:marTop w:val="0"/>
          <w:marBottom w:val="0"/>
          <w:divBdr>
            <w:top w:val="none" w:sz="0" w:space="0" w:color="auto"/>
            <w:left w:val="none" w:sz="0" w:space="0" w:color="auto"/>
            <w:bottom w:val="none" w:sz="0" w:space="0" w:color="auto"/>
            <w:right w:val="none" w:sz="0" w:space="0" w:color="auto"/>
          </w:divBdr>
        </w:div>
        <w:div w:id="383062760">
          <w:marLeft w:val="480"/>
          <w:marRight w:val="0"/>
          <w:marTop w:val="0"/>
          <w:marBottom w:val="0"/>
          <w:divBdr>
            <w:top w:val="none" w:sz="0" w:space="0" w:color="auto"/>
            <w:left w:val="none" w:sz="0" w:space="0" w:color="auto"/>
            <w:bottom w:val="none" w:sz="0" w:space="0" w:color="auto"/>
            <w:right w:val="none" w:sz="0" w:space="0" w:color="auto"/>
          </w:divBdr>
        </w:div>
        <w:div w:id="410276271">
          <w:marLeft w:val="480"/>
          <w:marRight w:val="0"/>
          <w:marTop w:val="0"/>
          <w:marBottom w:val="0"/>
          <w:divBdr>
            <w:top w:val="none" w:sz="0" w:space="0" w:color="auto"/>
            <w:left w:val="none" w:sz="0" w:space="0" w:color="auto"/>
            <w:bottom w:val="none" w:sz="0" w:space="0" w:color="auto"/>
            <w:right w:val="none" w:sz="0" w:space="0" w:color="auto"/>
          </w:divBdr>
        </w:div>
        <w:div w:id="458382811">
          <w:marLeft w:val="480"/>
          <w:marRight w:val="0"/>
          <w:marTop w:val="0"/>
          <w:marBottom w:val="0"/>
          <w:divBdr>
            <w:top w:val="none" w:sz="0" w:space="0" w:color="auto"/>
            <w:left w:val="none" w:sz="0" w:space="0" w:color="auto"/>
            <w:bottom w:val="none" w:sz="0" w:space="0" w:color="auto"/>
            <w:right w:val="none" w:sz="0" w:space="0" w:color="auto"/>
          </w:divBdr>
        </w:div>
        <w:div w:id="535705322">
          <w:marLeft w:val="480"/>
          <w:marRight w:val="0"/>
          <w:marTop w:val="0"/>
          <w:marBottom w:val="0"/>
          <w:divBdr>
            <w:top w:val="none" w:sz="0" w:space="0" w:color="auto"/>
            <w:left w:val="none" w:sz="0" w:space="0" w:color="auto"/>
            <w:bottom w:val="none" w:sz="0" w:space="0" w:color="auto"/>
            <w:right w:val="none" w:sz="0" w:space="0" w:color="auto"/>
          </w:divBdr>
        </w:div>
        <w:div w:id="544295378">
          <w:marLeft w:val="480"/>
          <w:marRight w:val="0"/>
          <w:marTop w:val="0"/>
          <w:marBottom w:val="0"/>
          <w:divBdr>
            <w:top w:val="none" w:sz="0" w:space="0" w:color="auto"/>
            <w:left w:val="none" w:sz="0" w:space="0" w:color="auto"/>
            <w:bottom w:val="none" w:sz="0" w:space="0" w:color="auto"/>
            <w:right w:val="none" w:sz="0" w:space="0" w:color="auto"/>
          </w:divBdr>
        </w:div>
        <w:div w:id="576207377">
          <w:marLeft w:val="480"/>
          <w:marRight w:val="0"/>
          <w:marTop w:val="0"/>
          <w:marBottom w:val="0"/>
          <w:divBdr>
            <w:top w:val="none" w:sz="0" w:space="0" w:color="auto"/>
            <w:left w:val="none" w:sz="0" w:space="0" w:color="auto"/>
            <w:bottom w:val="none" w:sz="0" w:space="0" w:color="auto"/>
            <w:right w:val="none" w:sz="0" w:space="0" w:color="auto"/>
          </w:divBdr>
        </w:div>
        <w:div w:id="614018172">
          <w:marLeft w:val="480"/>
          <w:marRight w:val="0"/>
          <w:marTop w:val="0"/>
          <w:marBottom w:val="0"/>
          <w:divBdr>
            <w:top w:val="none" w:sz="0" w:space="0" w:color="auto"/>
            <w:left w:val="none" w:sz="0" w:space="0" w:color="auto"/>
            <w:bottom w:val="none" w:sz="0" w:space="0" w:color="auto"/>
            <w:right w:val="none" w:sz="0" w:space="0" w:color="auto"/>
          </w:divBdr>
        </w:div>
        <w:div w:id="638001997">
          <w:marLeft w:val="480"/>
          <w:marRight w:val="0"/>
          <w:marTop w:val="0"/>
          <w:marBottom w:val="0"/>
          <w:divBdr>
            <w:top w:val="none" w:sz="0" w:space="0" w:color="auto"/>
            <w:left w:val="none" w:sz="0" w:space="0" w:color="auto"/>
            <w:bottom w:val="none" w:sz="0" w:space="0" w:color="auto"/>
            <w:right w:val="none" w:sz="0" w:space="0" w:color="auto"/>
          </w:divBdr>
        </w:div>
        <w:div w:id="855730894">
          <w:marLeft w:val="480"/>
          <w:marRight w:val="0"/>
          <w:marTop w:val="0"/>
          <w:marBottom w:val="0"/>
          <w:divBdr>
            <w:top w:val="none" w:sz="0" w:space="0" w:color="auto"/>
            <w:left w:val="none" w:sz="0" w:space="0" w:color="auto"/>
            <w:bottom w:val="none" w:sz="0" w:space="0" w:color="auto"/>
            <w:right w:val="none" w:sz="0" w:space="0" w:color="auto"/>
          </w:divBdr>
        </w:div>
        <w:div w:id="855924562">
          <w:marLeft w:val="480"/>
          <w:marRight w:val="0"/>
          <w:marTop w:val="0"/>
          <w:marBottom w:val="0"/>
          <w:divBdr>
            <w:top w:val="none" w:sz="0" w:space="0" w:color="auto"/>
            <w:left w:val="none" w:sz="0" w:space="0" w:color="auto"/>
            <w:bottom w:val="none" w:sz="0" w:space="0" w:color="auto"/>
            <w:right w:val="none" w:sz="0" w:space="0" w:color="auto"/>
          </w:divBdr>
        </w:div>
        <w:div w:id="947585644">
          <w:marLeft w:val="480"/>
          <w:marRight w:val="0"/>
          <w:marTop w:val="0"/>
          <w:marBottom w:val="0"/>
          <w:divBdr>
            <w:top w:val="none" w:sz="0" w:space="0" w:color="auto"/>
            <w:left w:val="none" w:sz="0" w:space="0" w:color="auto"/>
            <w:bottom w:val="none" w:sz="0" w:space="0" w:color="auto"/>
            <w:right w:val="none" w:sz="0" w:space="0" w:color="auto"/>
          </w:divBdr>
        </w:div>
        <w:div w:id="1048257886">
          <w:marLeft w:val="480"/>
          <w:marRight w:val="0"/>
          <w:marTop w:val="0"/>
          <w:marBottom w:val="0"/>
          <w:divBdr>
            <w:top w:val="none" w:sz="0" w:space="0" w:color="auto"/>
            <w:left w:val="none" w:sz="0" w:space="0" w:color="auto"/>
            <w:bottom w:val="none" w:sz="0" w:space="0" w:color="auto"/>
            <w:right w:val="none" w:sz="0" w:space="0" w:color="auto"/>
          </w:divBdr>
        </w:div>
        <w:div w:id="1064714715">
          <w:marLeft w:val="480"/>
          <w:marRight w:val="0"/>
          <w:marTop w:val="0"/>
          <w:marBottom w:val="0"/>
          <w:divBdr>
            <w:top w:val="none" w:sz="0" w:space="0" w:color="auto"/>
            <w:left w:val="none" w:sz="0" w:space="0" w:color="auto"/>
            <w:bottom w:val="none" w:sz="0" w:space="0" w:color="auto"/>
            <w:right w:val="none" w:sz="0" w:space="0" w:color="auto"/>
          </w:divBdr>
        </w:div>
        <w:div w:id="1155687916">
          <w:marLeft w:val="480"/>
          <w:marRight w:val="0"/>
          <w:marTop w:val="0"/>
          <w:marBottom w:val="0"/>
          <w:divBdr>
            <w:top w:val="none" w:sz="0" w:space="0" w:color="auto"/>
            <w:left w:val="none" w:sz="0" w:space="0" w:color="auto"/>
            <w:bottom w:val="none" w:sz="0" w:space="0" w:color="auto"/>
            <w:right w:val="none" w:sz="0" w:space="0" w:color="auto"/>
          </w:divBdr>
        </w:div>
        <w:div w:id="1158686627">
          <w:marLeft w:val="480"/>
          <w:marRight w:val="0"/>
          <w:marTop w:val="0"/>
          <w:marBottom w:val="0"/>
          <w:divBdr>
            <w:top w:val="none" w:sz="0" w:space="0" w:color="auto"/>
            <w:left w:val="none" w:sz="0" w:space="0" w:color="auto"/>
            <w:bottom w:val="none" w:sz="0" w:space="0" w:color="auto"/>
            <w:right w:val="none" w:sz="0" w:space="0" w:color="auto"/>
          </w:divBdr>
        </w:div>
        <w:div w:id="1205947337">
          <w:marLeft w:val="480"/>
          <w:marRight w:val="0"/>
          <w:marTop w:val="0"/>
          <w:marBottom w:val="0"/>
          <w:divBdr>
            <w:top w:val="none" w:sz="0" w:space="0" w:color="auto"/>
            <w:left w:val="none" w:sz="0" w:space="0" w:color="auto"/>
            <w:bottom w:val="none" w:sz="0" w:space="0" w:color="auto"/>
            <w:right w:val="none" w:sz="0" w:space="0" w:color="auto"/>
          </w:divBdr>
        </w:div>
        <w:div w:id="1262757561">
          <w:marLeft w:val="480"/>
          <w:marRight w:val="0"/>
          <w:marTop w:val="0"/>
          <w:marBottom w:val="0"/>
          <w:divBdr>
            <w:top w:val="none" w:sz="0" w:space="0" w:color="auto"/>
            <w:left w:val="none" w:sz="0" w:space="0" w:color="auto"/>
            <w:bottom w:val="none" w:sz="0" w:space="0" w:color="auto"/>
            <w:right w:val="none" w:sz="0" w:space="0" w:color="auto"/>
          </w:divBdr>
        </w:div>
        <w:div w:id="1386681824">
          <w:marLeft w:val="480"/>
          <w:marRight w:val="0"/>
          <w:marTop w:val="0"/>
          <w:marBottom w:val="0"/>
          <w:divBdr>
            <w:top w:val="none" w:sz="0" w:space="0" w:color="auto"/>
            <w:left w:val="none" w:sz="0" w:space="0" w:color="auto"/>
            <w:bottom w:val="none" w:sz="0" w:space="0" w:color="auto"/>
            <w:right w:val="none" w:sz="0" w:space="0" w:color="auto"/>
          </w:divBdr>
        </w:div>
        <w:div w:id="1405420756">
          <w:marLeft w:val="480"/>
          <w:marRight w:val="0"/>
          <w:marTop w:val="0"/>
          <w:marBottom w:val="0"/>
          <w:divBdr>
            <w:top w:val="none" w:sz="0" w:space="0" w:color="auto"/>
            <w:left w:val="none" w:sz="0" w:space="0" w:color="auto"/>
            <w:bottom w:val="none" w:sz="0" w:space="0" w:color="auto"/>
            <w:right w:val="none" w:sz="0" w:space="0" w:color="auto"/>
          </w:divBdr>
        </w:div>
        <w:div w:id="1455632904">
          <w:marLeft w:val="480"/>
          <w:marRight w:val="0"/>
          <w:marTop w:val="0"/>
          <w:marBottom w:val="0"/>
          <w:divBdr>
            <w:top w:val="none" w:sz="0" w:space="0" w:color="auto"/>
            <w:left w:val="none" w:sz="0" w:space="0" w:color="auto"/>
            <w:bottom w:val="none" w:sz="0" w:space="0" w:color="auto"/>
            <w:right w:val="none" w:sz="0" w:space="0" w:color="auto"/>
          </w:divBdr>
        </w:div>
        <w:div w:id="1487086508">
          <w:marLeft w:val="480"/>
          <w:marRight w:val="0"/>
          <w:marTop w:val="0"/>
          <w:marBottom w:val="0"/>
          <w:divBdr>
            <w:top w:val="none" w:sz="0" w:space="0" w:color="auto"/>
            <w:left w:val="none" w:sz="0" w:space="0" w:color="auto"/>
            <w:bottom w:val="none" w:sz="0" w:space="0" w:color="auto"/>
            <w:right w:val="none" w:sz="0" w:space="0" w:color="auto"/>
          </w:divBdr>
        </w:div>
        <w:div w:id="1518544659">
          <w:marLeft w:val="480"/>
          <w:marRight w:val="0"/>
          <w:marTop w:val="0"/>
          <w:marBottom w:val="0"/>
          <w:divBdr>
            <w:top w:val="none" w:sz="0" w:space="0" w:color="auto"/>
            <w:left w:val="none" w:sz="0" w:space="0" w:color="auto"/>
            <w:bottom w:val="none" w:sz="0" w:space="0" w:color="auto"/>
            <w:right w:val="none" w:sz="0" w:space="0" w:color="auto"/>
          </w:divBdr>
        </w:div>
        <w:div w:id="1628075788">
          <w:marLeft w:val="480"/>
          <w:marRight w:val="0"/>
          <w:marTop w:val="0"/>
          <w:marBottom w:val="0"/>
          <w:divBdr>
            <w:top w:val="none" w:sz="0" w:space="0" w:color="auto"/>
            <w:left w:val="none" w:sz="0" w:space="0" w:color="auto"/>
            <w:bottom w:val="none" w:sz="0" w:space="0" w:color="auto"/>
            <w:right w:val="none" w:sz="0" w:space="0" w:color="auto"/>
          </w:divBdr>
        </w:div>
        <w:div w:id="1693456172">
          <w:marLeft w:val="480"/>
          <w:marRight w:val="0"/>
          <w:marTop w:val="0"/>
          <w:marBottom w:val="0"/>
          <w:divBdr>
            <w:top w:val="none" w:sz="0" w:space="0" w:color="auto"/>
            <w:left w:val="none" w:sz="0" w:space="0" w:color="auto"/>
            <w:bottom w:val="none" w:sz="0" w:space="0" w:color="auto"/>
            <w:right w:val="none" w:sz="0" w:space="0" w:color="auto"/>
          </w:divBdr>
        </w:div>
        <w:div w:id="1710841408">
          <w:marLeft w:val="480"/>
          <w:marRight w:val="0"/>
          <w:marTop w:val="0"/>
          <w:marBottom w:val="0"/>
          <w:divBdr>
            <w:top w:val="none" w:sz="0" w:space="0" w:color="auto"/>
            <w:left w:val="none" w:sz="0" w:space="0" w:color="auto"/>
            <w:bottom w:val="none" w:sz="0" w:space="0" w:color="auto"/>
            <w:right w:val="none" w:sz="0" w:space="0" w:color="auto"/>
          </w:divBdr>
        </w:div>
        <w:div w:id="1860313194">
          <w:marLeft w:val="480"/>
          <w:marRight w:val="0"/>
          <w:marTop w:val="0"/>
          <w:marBottom w:val="0"/>
          <w:divBdr>
            <w:top w:val="none" w:sz="0" w:space="0" w:color="auto"/>
            <w:left w:val="none" w:sz="0" w:space="0" w:color="auto"/>
            <w:bottom w:val="none" w:sz="0" w:space="0" w:color="auto"/>
            <w:right w:val="none" w:sz="0" w:space="0" w:color="auto"/>
          </w:divBdr>
        </w:div>
        <w:div w:id="1861550616">
          <w:marLeft w:val="480"/>
          <w:marRight w:val="0"/>
          <w:marTop w:val="0"/>
          <w:marBottom w:val="0"/>
          <w:divBdr>
            <w:top w:val="none" w:sz="0" w:space="0" w:color="auto"/>
            <w:left w:val="none" w:sz="0" w:space="0" w:color="auto"/>
            <w:bottom w:val="none" w:sz="0" w:space="0" w:color="auto"/>
            <w:right w:val="none" w:sz="0" w:space="0" w:color="auto"/>
          </w:divBdr>
        </w:div>
        <w:div w:id="2039699469">
          <w:marLeft w:val="480"/>
          <w:marRight w:val="0"/>
          <w:marTop w:val="0"/>
          <w:marBottom w:val="0"/>
          <w:divBdr>
            <w:top w:val="none" w:sz="0" w:space="0" w:color="auto"/>
            <w:left w:val="none" w:sz="0" w:space="0" w:color="auto"/>
            <w:bottom w:val="none" w:sz="0" w:space="0" w:color="auto"/>
            <w:right w:val="none" w:sz="0" w:space="0" w:color="auto"/>
          </w:divBdr>
        </w:div>
        <w:div w:id="2089879801">
          <w:marLeft w:val="480"/>
          <w:marRight w:val="0"/>
          <w:marTop w:val="0"/>
          <w:marBottom w:val="0"/>
          <w:divBdr>
            <w:top w:val="none" w:sz="0" w:space="0" w:color="auto"/>
            <w:left w:val="none" w:sz="0" w:space="0" w:color="auto"/>
            <w:bottom w:val="none" w:sz="0" w:space="0" w:color="auto"/>
            <w:right w:val="none" w:sz="0" w:space="0" w:color="auto"/>
          </w:divBdr>
        </w:div>
      </w:divsChild>
    </w:div>
    <w:div w:id="241767422">
      <w:bodyDiv w:val="1"/>
      <w:marLeft w:val="0"/>
      <w:marRight w:val="0"/>
      <w:marTop w:val="0"/>
      <w:marBottom w:val="0"/>
      <w:divBdr>
        <w:top w:val="none" w:sz="0" w:space="0" w:color="auto"/>
        <w:left w:val="none" w:sz="0" w:space="0" w:color="auto"/>
        <w:bottom w:val="none" w:sz="0" w:space="0" w:color="auto"/>
        <w:right w:val="none" w:sz="0" w:space="0" w:color="auto"/>
      </w:divBdr>
    </w:div>
    <w:div w:id="242881018">
      <w:bodyDiv w:val="1"/>
      <w:marLeft w:val="0"/>
      <w:marRight w:val="0"/>
      <w:marTop w:val="0"/>
      <w:marBottom w:val="0"/>
      <w:divBdr>
        <w:top w:val="none" w:sz="0" w:space="0" w:color="auto"/>
        <w:left w:val="none" w:sz="0" w:space="0" w:color="auto"/>
        <w:bottom w:val="none" w:sz="0" w:space="0" w:color="auto"/>
        <w:right w:val="none" w:sz="0" w:space="0" w:color="auto"/>
      </w:divBdr>
    </w:div>
    <w:div w:id="244070048">
      <w:bodyDiv w:val="1"/>
      <w:marLeft w:val="0"/>
      <w:marRight w:val="0"/>
      <w:marTop w:val="0"/>
      <w:marBottom w:val="0"/>
      <w:divBdr>
        <w:top w:val="none" w:sz="0" w:space="0" w:color="auto"/>
        <w:left w:val="none" w:sz="0" w:space="0" w:color="auto"/>
        <w:bottom w:val="none" w:sz="0" w:space="0" w:color="auto"/>
        <w:right w:val="none" w:sz="0" w:space="0" w:color="auto"/>
      </w:divBdr>
    </w:div>
    <w:div w:id="254023744">
      <w:bodyDiv w:val="1"/>
      <w:marLeft w:val="0"/>
      <w:marRight w:val="0"/>
      <w:marTop w:val="0"/>
      <w:marBottom w:val="0"/>
      <w:divBdr>
        <w:top w:val="none" w:sz="0" w:space="0" w:color="auto"/>
        <w:left w:val="none" w:sz="0" w:space="0" w:color="auto"/>
        <w:bottom w:val="none" w:sz="0" w:space="0" w:color="auto"/>
        <w:right w:val="none" w:sz="0" w:space="0" w:color="auto"/>
      </w:divBdr>
      <w:divsChild>
        <w:div w:id="123357541">
          <w:marLeft w:val="480"/>
          <w:marRight w:val="0"/>
          <w:marTop w:val="0"/>
          <w:marBottom w:val="0"/>
          <w:divBdr>
            <w:top w:val="none" w:sz="0" w:space="0" w:color="auto"/>
            <w:left w:val="none" w:sz="0" w:space="0" w:color="auto"/>
            <w:bottom w:val="none" w:sz="0" w:space="0" w:color="auto"/>
            <w:right w:val="none" w:sz="0" w:space="0" w:color="auto"/>
          </w:divBdr>
        </w:div>
        <w:div w:id="157842145">
          <w:marLeft w:val="480"/>
          <w:marRight w:val="0"/>
          <w:marTop w:val="0"/>
          <w:marBottom w:val="0"/>
          <w:divBdr>
            <w:top w:val="none" w:sz="0" w:space="0" w:color="auto"/>
            <w:left w:val="none" w:sz="0" w:space="0" w:color="auto"/>
            <w:bottom w:val="none" w:sz="0" w:space="0" w:color="auto"/>
            <w:right w:val="none" w:sz="0" w:space="0" w:color="auto"/>
          </w:divBdr>
        </w:div>
        <w:div w:id="197746304">
          <w:marLeft w:val="480"/>
          <w:marRight w:val="0"/>
          <w:marTop w:val="0"/>
          <w:marBottom w:val="0"/>
          <w:divBdr>
            <w:top w:val="none" w:sz="0" w:space="0" w:color="auto"/>
            <w:left w:val="none" w:sz="0" w:space="0" w:color="auto"/>
            <w:bottom w:val="none" w:sz="0" w:space="0" w:color="auto"/>
            <w:right w:val="none" w:sz="0" w:space="0" w:color="auto"/>
          </w:divBdr>
        </w:div>
        <w:div w:id="201090402">
          <w:marLeft w:val="480"/>
          <w:marRight w:val="0"/>
          <w:marTop w:val="0"/>
          <w:marBottom w:val="0"/>
          <w:divBdr>
            <w:top w:val="none" w:sz="0" w:space="0" w:color="auto"/>
            <w:left w:val="none" w:sz="0" w:space="0" w:color="auto"/>
            <w:bottom w:val="none" w:sz="0" w:space="0" w:color="auto"/>
            <w:right w:val="none" w:sz="0" w:space="0" w:color="auto"/>
          </w:divBdr>
        </w:div>
        <w:div w:id="217782854">
          <w:marLeft w:val="480"/>
          <w:marRight w:val="0"/>
          <w:marTop w:val="0"/>
          <w:marBottom w:val="0"/>
          <w:divBdr>
            <w:top w:val="none" w:sz="0" w:space="0" w:color="auto"/>
            <w:left w:val="none" w:sz="0" w:space="0" w:color="auto"/>
            <w:bottom w:val="none" w:sz="0" w:space="0" w:color="auto"/>
            <w:right w:val="none" w:sz="0" w:space="0" w:color="auto"/>
          </w:divBdr>
        </w:div>
        <w:div w:id="252666368">
          <w:marLeft w:val="480"/>
          <w:marRight w:val="0"/>
          <w:marTop w:val="0"/>
          <w:marBottom w:val="0"/>
          <w:divBdr>
            <w:top w:val="none" w:sz="0" w:space="0" w:color="auto"/>
            <w:left w:val="none" w:sz="0" w:space="0" w:color="auto"/>
            <w:bottom w:val="none" w:sz="0" w:space="0" w:color="auto"/>
            <w:right w:val="none" w:sz="0" w:space="0" w:color="auto"/>
          </w:divBdr>
        </w:div>
        <w:div w:id="267739684">
          <w:marLeft w:val="480"/>
          <w:marRight w:val="0"/>
          <w:marTop w:val="0"/>
          <w:marBottom w:val="0"/>
          <w:divBdr>
            <w:top w:val="none" w:sz="0" w:space="0" w:color="auto"/>
            <w:left w:val="none" w:sz="0" w:space="0" w:color="auto"/>
            <w:bottom w:val="none" w:sz="0" w:space="0" w:color="auto"/>
            <w:right w:val="none" w:sz="0" w:space="0" w:color="auto"/>
          </w:divBdr>
        </w:div>
        <w:div w:id="299582227">
          <w:marLeft w:val="480"/>
          <w:marRight w:val="0"/>
          <w:marTop w:val="0"/>
          <w:marBottom w:val="0"/>
          <w:divBdr>
            <w:top w:val="none" w:sz="0" w:space="0" w:color="auto"/>
            <w:left w:val="none" w:sz="0" w:space="0" w:color="auto"/>
            <w:bottom w:val="none" w:sz="0" w:space="0" w:color="auto"/>
            <w:right w:val="none" w:sz="0" w:space="0" w:color="auto"/>
          </w:divBdr>
        </w:div>
        <w:div w:id="386610474">
          <w:marLeft w:val="480"/>
          <w:marRight w:val="0"/>
          <w:marTop w:val="0"/>
          <w:marBottom w:val="0"/>
          <w:divBdr>
            <w:top w:val="none" w:sz="0" w:space="0" w:color="auto"/>
            <w:left w:val="none" w:sz="0" w:space="0" w:color="auto"/>
            <w:bottom w:val="none" w:sz="0" w:space="0" w:color="auto"/>
            <w:right w:val="none" w:sz="0" w:space="0" w:color="auto"/>
          </w:divBdr>
        </w:div>
        <w:div w:id="698355793">
          <w:marLeft w:val="480"/>
          <w:marRight w:val="0"/>
          <w:marTop w:val="0"/>
          <w:marBottom w:val="0"/>
          <w:divBdr>
            <w:top w:val="none" w:sz="0" w:space="0" w:color="auto"/>
            <w:left w:val="none" w:sz="0" w:space="0" w:color="auto"/>
            <w:bottom w:val="none" w:sz="0" w:space="0" w:color="auto"/>
            <w:right w:val="none" w:sz="0" w:space="0" w:color="auto"/>
          </w:divBdr>
        </w:div>
        <w:div w:id="709575376">
          <w:marLeft w:val="480"/>
          <w:marRight w:val="0"/>
          <w:marTop w:val="0"/>
          <w:marBottom w:val="0"/>
          <w:divBdr>
            <w:top w:val="none" w:sz="0" w:space="0" w:color="auto"/>
            <w:left w:val="none" w:sz="0" w:space="0" w:color="auto"/>
            <w:bottom w:val="none" w:sz="0" w:space="0" w:color="auto"/>
            <w:right w:val="none" w:sz="0" w:space="0" w:color="auto"/>
          </w:divBdr>
        </w:div>
        <w:div w:id="810823706">
          <w:marLeft w:val="480"/>
          <w:marRight w:val="0"/>
          <w:marTop w:val="0"/>
          <w:marBottom w:val="0"/>
          <w:divBdr>
            <w:top w:val="none" w:sz="0" w:space="0" w:color="auto"/>
            <w:left w:val="none" w:sz="0" w:space="0" w:color="auto"/>
            <w:bottom w:val="none" w:sz="0" w:space="0" w:color="auto"/>
            <w:right w:val="none" w:sz="0" w:space="0" w:color="auto"/>
          </w:divBdr>
        </w:div>
        <w:div w:id="851189447">
          <w:marLeft w:val="480"/>
          <w:marRight w:val="0"/>
          <w:marTop w:val="0"/>
          <w:marBottom w:val="0"/>
          <w:divBdr>
            <w:top w:val="none" w:sz="0" w:space="0" w:color="auto"/>
            <w:left w:val="none" w:sz="0" w:space="0" w:color="auto"/>
            <w:bottom w:val="none" w:sz="0" w:space="0" w:color="auto"/>
            <w:right w:val="none" w:sz="0" w:space="0" w:color="auto"/>
          </w:divBdr>
        </w:div>
        <w:div w:id="857085172">
          <w:marLeft w:val="480"/>
          <w:marRight w:val="0"/>
          <w:marTop w:val="0"/>
          <w:marBottom w:val="0"/>
          <w:divBdr>
            <w:top w:val="none" w:sz="0" w:space="0" w:color="auto"/>
            <w:left w:val="none" w:sz="0" w:space="0" w:color="auto"/>
            <w:bottom w:val="none" w:sz="0" w:space="0" w:color="auto"/>
            <w:right w:val="none" w:sz="0" w:space="0" w:color="auto"/>
          </w:divBdr>
        </w:div>
        <w:div w:id="956984721">
          <w:marLeft w:val="480"/>
          <w:marRight w:val="0"/>
          <w:marTop w:val="0"/>
          <w:marBottom w:val="0"/>
          <w:divBdr>
            <w:top w:val="none" w:sz="0" w:space="0" w:color="auto"/>
            <w:left w:val="none" w:sz="0" w:space="0" w:color="auto"/>
            <w:bottom w:val="none" w:sz="0" w:space="0" w:color="auto"/>
            <w:right w:val="none" w:sz="0" w:space="0" w:color="auto"/>
          </w:divBdr>
        </w:div>
        <w:div w:id="966155533">
          <w:marLeft w:val="480"/>
          <w:marRight w:val="0"/>
          <w:marTop w:val="0"/>
          <w:marBottom w:val="0"/>
          <w:divBdr>
            <w:top w:val="none" w:sz="0" w:space="0" w:color="auto"/>
            <w:left w:val="none" w:sz="0" w:space="0" w:color="auto"/>
            <w:bottom w:val="none" w:sz="0" w:space="0" w:color="auto"/>
            <w:right w:val="none" w:sz="0" w:space="0" w:color="auto"/>
          </w:divBdr>
        </w:div>
        <w:div w:id="1046950579">
          <w:marLeft w:val="480"/>
          <w:marRight w:val="0"/>
          <w:marTop w:val="0"/>
          <w:marBottom w:val="0"/>
          <w:divBdr>
            <w:top w:val="none" w:sz="0" w:space="0" w:color="auto"/>
            <w:left w:val="none" w:sz="0" w:space="0" w:color="auto"/>
            <w:bottom w:val="none" w:sz="0" w:space="0" w:color="auto"/>
            <w:right w:val="none" w:sz="0" w:space="0" w:color="auto"/>
          </w:divBdr>
        </w:div>
        <w:div w:id="1088423815">
          <w:marLeft w:val="480"/>
          <w:marRight w:val="0"/>
          <w:marTop w:val="0"/>
          <w:marBottom w:val="0"/>
          <w:divBdr>
            <w:top w:val="none" w:sz="0" w:space="0" w:color="auto"/>
            <w:left w:val="none" w:sz="0" w:space="0" w:color="auto"/>
            <w:bottom w:val="none" w:sz="0" w:space="0" w:color="auto"/>
            <w:right w:val="none" w:sz="0" w:space="0" w:color="auto"/>
          </w:divBdr>
        </w:div>
        <w:div w:id="1298104308">
          <w:marLeft w:val="480"/>
          <w:marRight w:val="0"/>
          <w:marTop w:val="0"/>
          <w:marBottom w:val="0"/>
          <w:divBdr>
            <w:top w:val="none" w:sz="0" w:space="0" w:color="auto"/>
            <w:left w:val="none" w:sz="0" w:space="0" w:color="auto"/>
            <w:bottom w:val="none" w:sz="0" w:space="0" w:color="auto"/>
            <w:right w:val="none" w:sz="0" w:space="0" w:color="auto"/>
          </w:divBdr>
        </w:div>
        <w:div w:id="1350644635">
          <w:marLeft w:val="480"/>
          <w:marRight w:val="0"/>
          <w:marTop w:val="0"/>
          <w:marBottom w:val="0"/>
          <w:divBdr>
            <w:top w:val="none" w:sz="0" w:space="0" w:color="auto"/>
            <w:left w:val="none" w:sz="0" w:space="0" w:color="auto"/>
            <w:bottom w:val="none" w:sz="0" w:space="0" w:color="auto"/>
            <w:right w:val="none" w:sz="0" w:space="0" w:color="auto"/>
          </w:divBdr>
        </w:div>
        <w:div w:id="1404110623">
          <w:marLeft w:val="480"/>
          <w:marRight w:val="0"/>
          <w:marTop w:val="0"/>
          <w:marBottom w:val="0"/>
          <w:divBdr>
            <w:top w:val="none" w:sz="0" w:space="0" w:color="auto"/>
            <w:left w:val="none" w:sz="0" w:space="0" w:color="auto"/>
            <w:bottom w:val="none" w:sz="0" w:space="0" w:color="auto"/>
            <w:right w:val="none" w:sz="0" w:space="0" w:color="auto"/>
          </w:divBdr>
        </w:div>
        <w:div w:id="1457022635">
          <w:marLeft w:val="480"/>
          <w:marRight w:val="0"/>
          <w:marTop w:val="0"/>
          <w:marBottom w:val="0"/>
          <w:divBdr>
            <w:top w:val="none" w:sz="0" w:space="0" w:color="auto"/>
            <w:left w:val="none" w:sz="0" w:space="0" w:color="auto"/>
            <w:bottom w:val="none" w:sz="0" w:space="0" w:color="auto"/>
            <w:right w:val="none" w:sz="0" w:space="0" w:color="auto"/>
          </w:divBdr>
        </w:div>
        <w:div w:id="1598631876">
          <w:marLeft w:val="480"/>
          <w:marRight w:val="0"/>
          <w:marTop w:val="0"/>
          <w:marBottom w:val="0"/>
          <w:divBdr>
            <w:top w:val="none" w:sz="0" w:space="0" w:color="auto"/>
            <w:left w:val="none" w:sz="0" w:space="0" w:color="auto"/>
            <w:bottom w:val="none" w:sz="0" w:space="0" w:color="auto"/>
            <w:right w:val="none" w:sz="0" w:space="0" w:color="auto"/>
          </w:divBdr>
        </w:div>
        <w:div w:id="1813253154">
          <w:marLeft w:val="480"/>
          <w:marRight w:val="0"/>
          <w:marTop w:val="0"/>
          <w:marBottom w:val="0"/>
          <w:divBdr>
            <w:top w:val="none" w:sz="0" w:space="0" w:color="auto"/>
            <w:left w:val="none" w:sz="0" w:space="0" w:color="auto"/>
            <w:bottom w:val="none" w:sz="0" w:space="0" w:color="auto"/>
            <w:right w:val="none" w:sz="0" w:space="0" w:color="auto"/>
          </w:divBdr>
        </w:div>
        <w:div w:id="1921133601">
          <w:marLeft w:val="480"/>
          <w:marRight w:val="0"/>
          <w:marTop w:val="0"/>
          <w:marBottom w:val="0"/>
          <w:divBdr>
            <w:top w:val="none" w:sz="0" w:space="0" w:color="auto"/>
            <w:left w:val="none" w:sz="0" w:space="0" w:color="auto"/>
            <w:bottom w:val="none" w:sz="0" w:space="0" w:color="auto"/>
            <w:right w:val="none" w:sz="0" w:space="0" w:color="auto"/>
          </w:divBdr>
        </w:div>
        <w:div w:id="1945723034">
          <w:marLeft w:val="480"/>
          <w:marRight w:val="0"/>
          <w:marTop w:val="0"/>
          <w:marBottom w:val="0"/>
          <w:divBdr>
            <w:top w:val="none" w:sz="0" w:space="0" w:color="auto"/>
            <w:left w:val="none" w:sz="0" w:space="0" w:color="auto"/>
            <w:bottom w:val="none" w:sz="0" w:space="0" w:color="auto"/>
            <w:right w:val="none" w:sz="0" w:space="0" w:color="auto"/>
          </w:divBdr>
        </w:div>
        <w:div w:id="1968702314">
          <w:marLeft w:val="480"/>
          <w:marRight w:val="0"/>
          <w:marTop w:val="0"/>
          <w:marBottom w:val="0"/>
          <w:divBdr>
            <w:top w:val="none" w:sz="0" w:space="0" w:color="auto"/>
            <w:left w:val="none" w:sz="0" w:space="0" w:color="auto"/>
            <w:bottom w:val="none" w:sz="0" w:space="0" w:color="auto"/>
            <w:right w:val="none" w:sz="0" w:space="0" w:color="auto"/>
          </w:divBdr>
        </w:div>
        <w:div w:id="2081367154">
          <w:marLeft w:val="480"/>
          <w:marRight w:val="0"/>
          <w:marTop w:val="0"/>
          <w:marBottom w:val="0"/>
          <w:divBdr>
            <w:top w:val="none" w:sz="0" w:space="0" w:color="auto"/>
            <w:left w:val="none" w:sz="0" w:space="0" w:color="auto"/>
            <w:bottom w:val="none" w:sz="0" w:space="0" w:color="auto"/>
            <w:right w:val="none" w:sz="0" w:space="0" w:color="auto"/>
          </w:divBdr>
        </w:div>
        <w:div w:id="2083604855">
          <w:marLeft w:val="480"/>
          <w:marRight w:val="0"/>
          <w:marTop w:val="0"/>
          <w:marBottom w:val="0"/>
          <w:divBdr>
            <w:top w:val="none" w:sz="0" w:space="0" w:color="auto"/>
            <w:left w:val="none" w:sz="0" w:space="0" w:color="auto"/>
            <w:bottom w:val="none" w:sz="0" w:space="0" w:color="auto"/>
            <w:right w:val="none" w:sz="0" w:space="0" w:color="auto"/>
          </w:divBdr>
        </w:div>
      </w:divsChild>
    </w:div>
    <w:div w:id="261648211">
      <w:bodyDiv w:val="1"/>
      <w:marLeft w:val="0"/>
      <w:marRight w:val="0"/>
      <w:marTop w:val="0"/>
      <w:marBottom w:val="0"/>
      <w:divBdr>
        <w:top w:val="none" w:sz="0" w:space="0" w:color="auto"/>
        <w:left w:val="none" w:sz="0" w:space="0" w:color="auto"/>
        <w:bottom w:val="none" w:sz="0" w:space="0" w:color="auto"/>
        <w:right w:val="none" w:sz="0" w:space="0" w:color="auto"/>
      </w:divBdr>
    </w:div>
    <w:div w:id="262037997">
      <w:bodyDiv w:val="1"/>
      <w:marLeft w:val="0"/>
      <w:marRight w:val="0"/>
      <w:marTop w:val="0"/>
      <w:marBottom w:val="0"/>
      <w:divBdr>
        <w:top w:val="none" w:sz="0" w:space="0" w:color="auto"/>
        <w:left w:val="none" w:sz="0" w:space="0" w:color="auto"/>
        <w:bottom w:val="none" w:sz="0" w:space="0" w:color="auto"/>
        <w:right w:val="none" w:sz="0" w:space="0" w:color="auto"/>
      </w:divBdr>
    </w:div>
    <w:div w:id="263926978">
      <w:bodyDiv w:val="1"/>
      <w:marLeft w:val="0"/>
      <w:marRight w:val="0"/>
      <w:marTop w:val="0"/>
      <w:marBottom w:val="0"/>
      <w:divBdr>
        <w:top w:val="none" w:sz="0" w:space="0" w:color="auto"/>
        <w:left w:val="none" w:sz="0" w:space="0" w:color="auto"/>
        <w:bottom w:val="none" w:sz="0" w:space="0" w:color="auto"/>
        <w:right w:val="none" w:sz="0" w:space="0" w:color="auto"/>
      </w:divBdr>
    </w:div>
    <w:div w:id="267125637">
      <w:bodyDiv w:val="1"/>
      <w:marLeft w:val="0"/>
      <w:marRight w:val="0"/>
      <w:marTop w:val="0"/>
      <w:marBottom w:val="0"/>
      <w:divBdr>
        <w:top w:val="none" w:sz="0" w:space="0" w:color="auto"/>
        <w:left w:val="none" w:sz="0" w:space="0" w:color="auto"/>
        <w:bottom w:val="none" w:sz="0" w:space="0" w:color="auto"/>
        <w:right w:val="none" w:sz="0" w:space="0" w:color="auto"/>
      </w:divBdr>
    </w:div>
    <w:div w:id="275983449">
      <w:bodyDiv w:val="1"/>
      <w:marLeft w:val="0"/>
      <w:marRight w:val="0"/>
      <w:marTop w:val="0"/>
      <w:marBottom w:val="0"/>
      <w:divBdr>
        <w:top w:val="none" w:sz="0" w:space="0" w:color="auto"/>
        <w:left w:val="none" w:sz="0" w:space="0" w:color="auto"/>
        <w:bottom w:val="none" w:sz="0" w:space="0" w:color="auto"/>
        <w:right w:val="none" w:sz="0" w:space="0" w:color="auto"/>
      </w:divBdr>
    </w:div>
    <w:div w:id="276524965">
      <w:bodyDiv w:val="1"/>
      <w:marLeft w:val="0"/>
      <w:marRight w:val="0"/>
      <w:marTop w:val="0"/>
      <w:marBottom w:val="0"/>
      <w:divBdr>
        <w:top w:val="none" w:sz="0" w:space="0" w:color="auto"/>
        <w:left w:val="none" w:sz="0" w:space="0" w:color="auto"/>
        <w:bottom w:val="none" w:sz="0" w:space="0" w:color="auto"/>
        <w:right w:val="none" w:sz="0" w:space="0" w:color="auto"/>
      </w:divBdr>
    </w:div>
    <w:div w:id="276571537">
      <w:bodyDiv w:val="1"/>
      <w:marLeft w:val="0"/>
      <w:marRight w:val="0"/>
      <w:marTop w:val="0"/>
      <w:marBottom w:val="0"/>
      <w:divBdr>
        <w:top w:val="none" w:sz="0" w:space="0" w:color="auto"/>
        <w:left w:val="none" w:sz="0" w:space="0" w:color="auto"/>
        <w:bottom w:val="none" w:sz="0" w:space="0" w:color="auto"/>
        <w:right w:val="none" w:sz="0" w:space="0" w:color="auto"/>
      </w:divBdr>
    </w:div>
    <w:div w:id="277296250">
      <w:bodyDiv w:val="1"/>
      <w:marLeft w:val="0"/>
      <w:marRight w:val="0"/>
      <w:marTop w:val="0"/>
      <w:marBottom w:val="0"/>
      <w:divBdr>
        <w:top w:val="none" w:sz="0" w:space="0" w:color="auto"/>
        <w:left w:val="none" w:sz="0" w:space="0" w:color="auto"/>
        <w:bottom w:val="none" w:sz="0" w:space="0" w:color="auto"/>
        <w:right w:val="none" w:sz="0" w:space="0" w:color="auto"/>
      </w:divBdr>
      <w:divsChild>
        <w:div w:id="1589409">
          <w:marLeft w:val="480"/>
          <w:marRight w:val="0"/>
          <w:marTop w:val="0"/>
          <w:marBottom w:val="0"/>
          <w:divBdr>
            <w:top w:val="none" w:sz="0" w:space="0" w:color="auto"/>
            <w:left w:val="none" w:sz="0" w:space="0" w:color="auto"/>
            <w:bottom w:val="none" w:sz="0" w:space="0" w:color="auto"/>
            <w:right w:val="none" w:sz="0" w:space="0" w:color="auto"/>
          </w:divBdr>
        </w:div>
        <w:div w:id="5639466">
          <w:marLeft w:val="480"/>
          <w:marRight w:val="0"/>
          <w:marTop w:val="0"/>
          <w:marBottom w:val="0"/>
          <w:divBdr>
            <w:top w:val="none" w:sz="0" w:space="0" w:color="auto"/>
            <w:left w:val="none" w:sz="0" w:space="0" w:color="auto"/>
            <w:bottom w:val="none" w:sz="0" w:space="0" w:color="auto"/>
            <w:right w:val="none" w:sz="0" w:space="0" w:color="auto"/>
          </w:divBdr>
        </w:div>
        <w:div w:id="252784798">
          <w:marLeft w:val="480"/>
          <w:marRight w:val="0"/>
          <w:marTop w:val="0"/>
          <w:marBottom w:val="0"/>
          <w:divBdr>
            <w:top w:val="none" w:sz="0" w:space="0" w:color="auto"/>
            <w:left w:val="none" w:sz="0" w:space="0" w:color="auto"/>
            <w:bottom w:val="none" w:sz="0" w:space="0" w:color="auto"/>
            <w:right w:val="none" w:sz="0" w:space="0" w:color="auto"/>
          </w:divBdr>
        </w:div>
        <w:div w:id="258026572">
          <w:marLeft w:val="480"/>
          <w:marRight w:val="0"/>
          <w:marTop w:val="0"/>
          <w:marBottom w:val="0"/>
          <w:divBdr>
            <w:top w:val="none" w:sz="0" w:space="0" w:color="auto"/>
            <w:left w:val="none" w:sz="0" w:space="0" w:color="auto"/>
            <w:bottom w:val="none" w:sz="0" w:space="0" w:color="auto"/>
            <w:right w:val="none" w:sz="0" w:space="0" w:color="auto"/>
          </w:divBdr>
        </w:div>
        <w:div w:id="343672393">
          <w:marLeft w:val="480"/>
          <w:marRight w:val="0"/>
          <w:marTop w:val="0"/>
          <w:marBottom w:val="0"/>
          <w:divBdr>
            <w:top w:val="none" w:sz="0" w:space="0" w:color="auto"/>
            <w:left w:val="none" w:sz="0" w:space="0" w:color="auto"/>
            <w:bottom w:val="none" w:sz="0" w:space="0" w:color="auto"/>
            <w:right w:val="none" w:sz="0" w:space="0" w:color="auto"/>
          </w:divBdr>
        </w:div>
        <w:div w:id="367225846">
          <w:marLeft w:val="480"/>
          <w:marRight w:val="0"/>
          <w:marTop w:val="0"/>
          <w:marBottom w:val="0"/>
          <w:divBdr>
            <w:top w:val="none" w:sz="0" w:space="0" w:color="auto"/>
            <w:left w:val="none" w:sz="0" w:space="0" w:color="auto"/>
            <w:bottom w:val="none" w:sz="0" w:space="0" w:color="auto"/>
            <w:right w:val="none" w:sz="0" w:space="0" w:color="auto"/>
          </w:divBdr>
        </w:div>
        <w:div w:id="404108056">
          <w:marLeft w:val="480"/>
          <w:marRight w:val="0"/>
          <w:marTop w:val="0"/>
          <w:marBottom w:val="0"/>
          <w:divBdr>
            <w:top w:val="none" w:sz="0" w:space="0" w:color="auto"/>
            <w:left w:val="none" w:sz="0" w:space="0" w:color="auto"/>
            <w:bottom w:val="none" w:sz="0" w:space="0" w:color="auto"/>
            <w:right w:val="none" w:sz="0" w:space="0" w:color="auto"/>
          </w:divBdr>
        </w:div>
        <w:div w:id="476412942">
          <w:marLeft w:val="480"/>
          <w:marRight w:val="0"/>
          <w:marTop w:val="0"/>
          <w:marBottom w:val="0"/>
          <w:divBdr>
            <w:top w:val="none" w:sz="0" w:space="0" w:color="auto"/>
            <w:left w:val="none" w:sz="0" w:space="0" w:color="auto"/>
            <w:bottom w:val="none" w:sz="0" w:space="0" w:color="auto"/>
            <w:right w:val="none" w:sz="0" w:space="0" w:color="auto"/>
          </w:divBdr>
        </w:div>
        <w:div w:id="491917685">
          <w:marLeft w:val="480"/>
          <w:marRight w:val="0"/>
          <w:marTop w:val="0"/>
          <w:marBottom w:val="0"/>
          <w:divBdr>
            <w:top w:val="none" w:sz="0" w:space="0" w:color="auto"/>
            <w:left w:val="none" w:sz="0" w:space="0" w:color="auto"/>
            <w:bottom w:val="none" w:sz="0" w:space="0" w:color="auto"/>
            <w:right w:val="none" w:sz="0" w:space="0" w:color="auto"/>
          </w:divBdr>
        </w:div>
        <w:div w:id="527908296">
          <w:marLeft w:val="480"/>
          <w:marRight w:val="0"/>
          <w:marTop w:val="0"/>
          <w:marBottom w:val="0"/>
          <w:divBdr>
            <w:top w:val="none" w:sz="0" w:space="0" w:color="auto"/>
            <w:left w:val="none" w:sz="0" w:space="0" w:color="auto"/>
            <w:bottom w:val="none" w:sz="0" w:space="0" w:color="auto"/>
            <w:right w:val="none" w:sz="0" w:space="0" w:color="auto"/>
          </w:divBdr>
        </w:div>
        <w:div w:id="564727028">
          <w:marLeft w:val="480"/>
          <w:marRight w:val="0"/>
          <w:marTop w:val="0"/>
          <w:marBottom w:val="0"/>
          <w:divBdr>
            <w:top w:val="none" w:sz="0" w:space="0" w:color="auto"/>
            <w:left w:val="none" w:sz="0" w:space="0" w:color="auto"/>
            <w:bottom w:val="none" w:sz="0" w:space="0" w:color="auto"/>
            <w:right w:val="none" w:sz="0" w:space="0" w:color="auto"/>
          </w:divBdr>
        </w:div>
        <w:div w:id="761344277">
          <w:marLeft w:val="480"/>
          <w:marRight w:val="0"/>
          <w:marTop w:val="0"/>
          <w:marBottom w:val="0"/>
          <w:divBdr>
            <w:top w:val="none" w:sz="0" w:space="0" w:color="auto"/>
            <w:left w:val="none" w:sz="0" w:space="0" w:color="auto"/>
            <w:bottom w:val="none" w:sz="0" w:space="0" w:color="auto"/>
            <w:right w:val="none" w:sz="0" w:space="0" w:color="auto"/>
          </w:divBdr>
        </w:div>
        <w:div w:id="778793626">
          <w:marLeft w:val="480"/>
          <w:marRight w:val="0"/>
          <w:marTop w:val="0"/>
          <w:marBottom w:val="0"/>
          <w:divBdr>
            <w:top w:val="none" w:sz="0" w:space="0" w:color="auto"/>
            <w:left w:val="none" w:sz="0" w:space="0" w:color="auto"/>
            <w:bottom w:val="none" w:sz="0" w:space="0" w:color="auto"/>
            <w:right w:val="none" w:sz="0" w:space="0" w:color="auto"/>
          </w:divBdr>
        </w:div>
        <w:div w:id="1145509046">
          <w:marLeft w:val="480"/>
          <w:marRight w:val="0"/>
          <w:marTop w:val="0"/>
          <w:marBottom w:val="0"/>
          <w:divBdr>
            <w:top w:val="none" w:sz="0" w:space="0" w:color="auto"/>
            <w:left w:val="none" w:sz="0" w:space="0" w:color="auto"/>
            <w:bottom w:val="none" w:sz="0" w:space="0" w:color="auto"/>
            <w:right w:val="none" w:sz="0" w:space="0" w:color="auto"/>
          </w:divBdr>
        </w:div>
        <w:div w:id="1174488881">
          <w:marLeft w:val="480"/>
          <w:marRight w:val="0"/>
          <w:marTop w:val="0"/>
          <w:marBottom w:val="0"/>
          <w:divBdr>
            <w:top w:val="none" w:sz="0" w:space="0" w:color="auto"/>
            <w:left w:val="none" w:sz="0" w:space="0" w:color="auto"/>
            <w:bottom w:val="none" w:sz="0" w:space="0" w:color="auto"/>
            <w:right w:val="none" w:sz="0" w:space="0" w:color="auto"/>
          </w:divBdr>
        </w:div>
        <w:div w:id="1241403261">
          <w:marLeft w:val="480"/>
          <w:marRight w:val="0"/>
          <w:marTop w:val="0"/>
          <w:marBottom w:val="0"/>
          <w:divBdr>
            <w:top w:val="none" w:sz="0" w:space="0" w:color="auto"/>
            <w:left w:val="none" w:sz="0" w:space="0" w:color="auto"/>
            <w:bottom w:val="none" w:sz="0" w:space="0" w:color="auto"/>
            <w:right w:val="none" w:sz="0" w:space="0" w:color="auto"/>
          </w:divBdr>
        </w:div>
        <w:div w:id="1280071400">
          <w:marLeft w:val="480"/>
          <w:marRight w:val="0"/>
          <w:marTop w:val="0"/>
          <w:marBottom w:val="0"/>
          <w:divBdr>
            <w:top w:val="none" w:sz="0" w:space="0" w:color="auto"/>
            <w:left w:val="none" w:sz="0" w:space="0" w:color="auto"/>
            <w:bottom w:val="none" w:sz="0" w:space="0" w:color="auto"/>
            <w:right w:val="none" w:sz="0" w:space="0" w:color="auto"/>
          </w:divBdr>
        </w:div>
        <w:div w:id="1352563574">
          <w:marLeft w:val="480"/>
          <w:marRight w:val="0"/>
          <w:marTop w:val="0"/>
          <w:marBottom w:val="0"/>
          <w:divBdr>
            <w:top w:val="none" w:sz="0" w:space="0" w:color="auto"/>
            <w:left w:val="none" w:sz="0" w:space="0" w:color="auto"/>
            <w:bottom w:val="none" w:sz="0" w:space="0" w:color="auto"/>
            <w:right w:val="none" w:sz="0" w:space="0" w:color="auto"/>
          </w:divBdr>
        </w:div>
        <w:div w:id="1362239974">
          <w:marLeft w:val="480"/>
          <w:marRight w:val="0"/>
          <w:marTop w:val="0"/>
          <w:marBottom w:val="0"/>
          <w:divBdr>
            <w:top w:val="none" w:sz="0" w:space="0" w:color="auto"/>
            <w:left w:val="none" w:sz="0" w:space="0" w:color="auto"/>
            <w:bottom w:val="none" w:sz="0" w:space="0" w:color="auto"/>
            <w:right w:val="none" w:sz="0" w:space="0" w:color="auto"/>
          </w:divBdr>
        </w:div>
        <w:div w:id="1533806945">
          <w:marLeft w:val="480"/>
          <w:marRight w:val="0"/>
          <w:marTop w:val="0"/>
          <w:marBottom w:val="0"/>
          <w:divBdr>
            <w:top w:val="none" w:sz="0" w:space="0" w:color="auto"/>
            <w:left w:val="none" w:sz="0" w:space="0" w:color="auto"/>
            <w:bottom w:val="none" w:sz="0" w:space="0" w:color="auto"/>
            <w:right w:val="none" w:sz="0" w:space="0" w:color="auto"/>
          </w:divBdr>
        </w:div>
        <w:div w:id="1563366080">
          <w:marLeft w:val="480"/>
          <w:marRight w:val="0"/>
          <w:marTop w:val="0"/>
          <w:marBottom w:val="0"/>
          <w:divBdr>
            <w:top w:val="none" w:sz="0" w:space="0" w:color="auto"/>
            <w:left w:val="none" w:sz="0" w:space="0" w:color="auto"/>
            <w:bottom w:val="none" w:sz="0" w:space="0" w:color="auto"/>
            <w:right w:val="none" w:sz="0" w:space="0" w:color="auto"/>
          </w:divBdr>
        </w:div>
        <w:div w:id="1682508831">
          <w:marLeft w:val="480"/>
          <w:marRight w:val="0"/>
          <w:marTop w:val="0"/>
          <w:marBottom w:val="0"/>
          <w:divBdr>
            <w:top w:val="none" w:sz="0" w:space="0" w:color="auto"/>
            <w:left w:val="none" w:sz="0" w:space="0" w:color="auto"/>
            <w:bottom w:val="none" w:sz="0" w:space="0" w:color="auto"/>
            <w:right w:val="none" w:sz="0" w:space="0" w:color="auto"/>
          </w:divBdr>
        </w:div>
        <w:div w:id="1720517713">
          <w:marLeft w:val="480"/>
          <w:marRight w:val="0"/>
          <w:marTop w:val="0"/>
          <w:marBottom w:val="0"/>
          <w:divBdr>
            <w:top w:val="none" w:sz="0" w:space="0" w:color="auto"/>
            <w:left w:val="none" w:sz="0" w:space="0" w:color="auto"/>
            <w:bottom w:val="none" w:sz="0" w:space="0" w:color="auto"/>
            <w:right w:val="none" w:sz="0" w:space="0" w:color="auto"/>
          </w:divBdr>
        </w:div>
        <w:div w:id="1841188623">
          <w:marLeft w:val="480"/>
          <w:marRight w:val="0"/>
          <w:marTop w:val="0"/>
          <w:marBottom w:val="0"/>
          <w:divBdr>
            <w:top w:val="none" w:sz="0" w:space="0" w:color="auto"/>
            <w:left w:val="none" w:sz="0" w:space="0" w:color="auto"/>
            <w:bottom w:val="none" w:sz="0" w:space="0" w:color="auto"/>
            <w:right w:val="none" w:sz="0" w:space="0" w:color="auto"/>
          </w:divBdr>
        </w:div>
        <w:div w:id="1862814165">
          <w:marLeft w:val="480"/>
          <w:marRight w:val="0"/>
          <w:marTop w:val="0"/>
          <w:marBottom w:val="0"/>
          <w:divBdr>
            <w:top w:val="none" w:sz="0" w:space="0" w:color="auto"/>
            <w:left w:val="none" w:sz="0" w:space="0" w:color="auto"/>
            <w:bottom w:val="none" w:sz="0" w:space="0" w:color="auto"/>
            <w:right w:val="none" w:sz="0" w:space="0" w:color="auto"/>
          </w:divBdr>
        </w:div>
        <w:div w:id="1964341178">
          <w:marLeft w:val="480"/>
          <w:marRight w:val="0"/>
          <w:marTop w:val="0"/>
          <w:marBottom w:val="0"/>
          <w:divBdr>
            <w:top w:val="none" w:sz="0" w:space="0" w:color="auto"/>
            <w:left w:val="none" w:sz="0" w:space="0" w:color="auto"/>
            <w:bottom w:val="none" w:sz="0" w:space="0" w:color="auto"/>
            <w:right w:val="none" w:sz="0" w:space="0" w:color="auto"/>
          </w:divBdr>
        </w:div>
        <w:div w:id="2032100249">
          <w:marLeft w:val="480"/>
          <w:marRight w:val="0"/>
          <w:marTop w:val="0"/>
          <w:marBottom w:val="0"/>
          <w:divBdr>
            <w:top w:val="none" w:sz="0" w:space="0" w:color="auto"/>
            <w:left w:val="none" w:sz="0" w:space="0" w:color="auto"/>
            <w:bottom w:val="none" w:sz="0" w:space="0" w:color="auto"/>
            <w:right w:val="none" w:sz="0" w:space="0" w:color="auto"/>
          </w:divBdr>
        </w:div>
        <w:div w:id="2067950825">
          <w:marLeft w:val="480"/>
          <w:marRight w:val="0"/>
          <w:marTop w:val="0"/>
          <w:marBottom w:val="0"/>
          <w:divBdr>
            <w:top w:val="none" w:sz="0" w:space="0" w:color="auto"/>
            <w:left w:val="none" w:sz="0" w:space="0" w:color="auto"/>
            <w:bottom w:val="none" w:sz="0" w:space="0" w:color="auto"/>
            <w:right w:val="none" w:sz="0" w:space="0" w:color="auto"/>
          </w:divBdr>
        </w:div>
      </w:divsChild>
    </w:div>
    <w:div w:id="285703354">
      <w:bodyDiv w:val="1"/>
      <w:marLeft w:val="0"/>
      <w:marRight w:val="0"/>
      <w:marTop w:val="0"/>
      <w:marBottom w:val="0"/>
      <w:divBdr>
        <w:top w:val="none" w:sz="0" w:space="0" w:color="auto"/>
        <w:left w:val="none" w:sz="0" w:space="0" w:color="auto"/>
        <w:bottom w:val="none" w:sz="0" w:space="0" w:color="auto"/>
        <w:right w:val="none" w:sz="0" w:space="0" w:color="auto"/>
      </w:divBdr>
    </w:div>
    <w:div w:id="292292323">
      <w:bodyDiv w:val="1"/>
      <w:marLeft w:val="0"/>
      <w:marRight w:val="0"/>
      <w:marTop w:val="0"/>
      <w:marBottom w:val="0"/>
      <w:divBdr>
        <w:top w:val="none" w:sz="0" w:space="0" w:color="auto"/>
        <w:left w:val="none" w:sz="0" w:space="0" w:color="auto"/>
        <w:bottom w:val="none" w:sz="0" w:space="0" w:color="auto"/>
        <w:right w:val="none" w:sz="0" w:space="0" w:color="auto"/>
      </w:divBdr>
      <w:divsChild>
        <w:div w:id="74671665">
          <w:marLeft w:val="480"/>
          <w:marRight w:val="0"/>
          <w:marTop w:val="0"/>
          <w:marBottom w:val="0"/>
          <w:divBdr>
            <w:top w:val="none" w:sz="0" w:space="0" w:color="auto"/>
            <w:left w:val="none" w:sz="0" w:space="0" w:color="auto"/>
            <w:bottom w:val="none" w:sz="0" w:space="0" w:color="auto"/>
            <w:right w:val="none" w:sz="0" w:space="0" w:color="auto"/>
          </w:divBdr>
        </w:div>
        <w:div w:id="84957596">
          <w:marLeft w:val="480"/>
          <w:marRight w:val="0"/>
          <w:marTop w:val="0"/>
          <w:marBottom w:val="0"/>
          <w:divBdr>
            <w:top w:val="none" w:sz="0" w:space="0" w:color="auto"/>
            <w:left w:val="none" w:sz="0" w:space="0" w:color="auto"/>
            <w:bottom w:val="none" w:sz="0" w:space="0" w:color="auto"/>
            <w:right w:val="none" w:sz="0" w:space="0" w:color="auto"/>
          </w:divBdr>
        </w:div>
        <w:div w:id="120075838">
          <w:marLeft w:val="480"/>
          <w:marRight w:val="0"/>
          <w:marTop w:val="0"/>
          <w:marBottom w:val="0"/>
          <w:divBdr>
            <w:top w:val="none" w:sz="0" w:space="0" w:color="auto"/>
            <w:left w:val="none" w:sz="0" w:space="0" w:color="auto"/>
            <w:bottom w:val="none" w:sz="0" w:space="0" w:color="auto"/>
            <w:right w:val="none" w:sz="0" w:space="0" w:color="auto"/>
          </w:divBdr>
        </w:div>
        <w:div w:id="175849696">
          <w:marLeft w:val="480"/>
          <w:marRight w:val="0"/>
          <w:marTop w:val="0"/>
          <w:marBottom w:val="0"/>
          <w:divBdr>
            <w:top w:val="none" w:sz="0" w:space="0" w:color="auto"/>
            <w:left w:val="none" w:sz="0" w:space="0" w:color="auto"/>
            <w:bottom w:val="none" w:sz="0" w:space="0" w:color="auto"/>
            <w:right w:val="none" w:sz="0" w:space="0" w:color="auto"/>
          </w:divBdr>
        </w:div>
        <w:div w:id="320281255">
          <w:marLeft w:val="480"/>
          <w:marRight w:val="0"/>
          <w:marTop w:val="0"/>
          <w:marBottom w:val="0"/>
          <w:divBdr>
            <w:top w:val="none" w:sz="0" w:space="0" w:color="auto"/>
            <w:left w:val="none" w:sz="0" w:space="0" w:color="auto"/>
            <w:bottom w:val="none" w:sz="0" w:space="0" w:color="auto"/>
            <w:right w:val="none" w:sz="0" w:space="0" w:color="auto"/>
          </w:divBdr>
        </w:div>
        <w:div w:id="328868340">
          <w:marLeft w:val="480"/>
          <w:marRight w:val="0"/>
          <w:marTop w:val="0"/>
          <w:marBottom w:val="0"/>
          <w:divBdr>
            <w:top w:val="none" w:sz="0" w:space="0" w:color="auto"/>
            <w:left w:val="none" w:sz="0" w:space="0" w:color="auto"/>
            <w:bottom w:val="none" w:sz="0" w:space="0" w:color="auto"/>
            <w:right w:val="none" w:sz="0" w:space="0" w:color="auto"/>
          </w:divBdr>
        </w:div>
        <w:div w:id="354622092">
          <w:marLeft w:val="480"/>
          <w:marRight w:val="0"/>
          <w:marTop w:val="0"/>
          <w:marBottom w:val="0"/>
          <w:divBdr>
            <w:top w:val="none" w:sz="0" w:space="0" w:color="auto"/>
            <w:left w:val="none" w:sz="0" w:space="0" w:color="auto"/>
            <w:bottom w:val="none" w:sz="0" w:space="0" w:color="auto"/>
            <w:right w:val="none" w:sz="0" w:space="0" w:color="auto"/>
          </w:divBdr>
        </w:div>
        <w:div w:id="379523989">
          <w:marLeft w:val="480"/>
          <w:marRight w:val="0"/>
          <w:marTop w:val="0"/>
          <w:marBottom w:val="0"/>
          <w:divBdr>
            <w:top w:val="none" w:sz="0" w:space="0" w:color="auto"/>
            <w:left w:val="none" w:sz="0" w:space="0" w:color="auto"/>
            <w:bottom w:val="none" w:sz="0" w:space="0" w:color="auto"/>
            <w:right w:val="none" w:sz="0" w:space="0" w:color="auto"/>
          </w:divBdr>
        </w:div>
        <w:div w:id="439034540">
          <w:marLeft w:val="480"/>
          <w:marRight w:val="0"/>
          <w:marTop w:val="0"/>
          <w:marBottom w:val="0"/>
          <w:divBdr>
            <w:top w:val="none" w:sz="0" w:space="0" w:color="auto"/>
            <w:left w:val="none" w:sz="0" w:space="0" w:color="auto"/>
            <w:bottom w:val="none" w:sz="0" w:space="0" w:color="auto"/>
            <w:right w:val="none" w:sz="0" w:space="0" w:color="auto"/>
          </w:divBdr>
        </w:div>
        <w:div w:id="512306870">
          <w:marLeft w:val="480"/>
          <w:marRight w:val="0"/>
          <w:marTop w:val="0"/>
          <w:marBottom w:val="0"/>
          <w:divBdr>
            <w:top w:val="none" w:sz="0" w:space="0" w:color="auto"/>
            <w:left w:val="none" w:sz="0" w:space="0" w:color="auto"/>
            <w:bottom w:val="none" w:sz="0" w:space="0" w:color="auto"/>
            <w:right w:val="none" w:sz="0" w:space="0" w:color="auto"/>
          </w:divBdr>
        </w:div>
        <w:div w:id="604927657">
          <w:marLeft w:val="480"/>
          <w:marRight w:val="0"/>
          <w:marTop w:val="0"/>
          <w:marBottom w:val="0"/>
          <w:divBdr>
            <w:top w:val="none" w:sz="0" w:space="0" w:color="auto"/>
            <w:left w:val="none" w:sz="0" w:space="0" w:color="auto"/>
            <w:bottom w:val="none" w:sz="0" w:space="0" w:color="auto"/>
            <w:right w:val="none" w:sz="0" w:space="0" w:color="auto"/>
          </w:divBdr>
        </w:div>
        <w:div w:id="984437162">
          <w:marLeft w:val="480"/>
          <w:marRight w:val="0"/>
          <w:marTop w:val="0"/>
          <w:marBottom w:val="0"/>
          <w:divBdr>
            <w:top w:val="none" w:sz="0" w:space="0" w:color="auto"/>
            <w:left w:val="none" w:sz="0" w:space="0" w:color="auto"/>
            <w:bottom w:val="none" w:sz="0" w:space="0" w:color="auto"/>
            <w:right w:val="none" w:sz="0" w:space="0" w:color="auto"/>
          </w:divBdr>
        </w:div>
        <w:div w:id="987440326">
          <w:marLeft w:val="480"/>
          <w:marRight w:val="0"/>
          <w:marTop w:val="0"/>
          <w:marBottom w:val="0"/>
          <w:divBdr>
            <w:top w:val="none" w:sz="0" w:space="0" w:color="auto"/>
            <w:left w:val="none" w:sz="0" w:space="0" w:color="auto"/>
            <w:bottom w:val="none" w:sz="0" w:space="0" w:color="auto"/>
            <w:right w:val="none" w:sz="0" w:space="0" w:color="auto"/>
          </w:divBdr>
        </w:div>
        <w:div w:id="1009797466">
          <w:marLeft w:val="480"/>
          <w:marRight w:val="0"/>
          <w:marTop w:val="0"/>
          <w:marBottom w:val="0"/>
          <w:divBdr>
            <w:top w:val="none" w:sz="0" w:space="0" w:color="auto"/>
            <w:left w:val="none" w:sz="0" w:space="0" w:color="auto"/>
            <w:bottom w:val="none" w:sz="0" w:space="0" w:color="auto"/>
            <w:right w:val="none" w:sz="0" w:space="0" w:color="auto"/>
          </w:divBdr>
        </w:div>
        <w:div w:id="1047683671">
          <w:marLeft w:val="480"/>
          <w:marRight w:val="0"/>
          <w:marTop w:val="0"/>
          <w:marBottom w:val="0"/>
          <w:divBdr>
            <w:top w:val="none" w:sz="0" w:space="0" w:color="auto"/>
            <w:left w:val="none" w:sz="0" w:space="0" w:color="auto"/>
            <w:bottom w:val="none" w:sz="0" w:space="0" w:color="auto"/>
            <w:right w:val="none" w:sz="0" w:space="0" w:color="auto"/>
          </w:divBdr>
        </w:div>
        <w:div w:id="1135564976">
          <w:marLeft w:val="480"/>
          <w:marRight w:val="0"/>
          <w:marTop w:val="0"/>
          <w:marBottom w:val="0"/>
          <w:divBdr>
            <w:top w:val="none" w:sz="0" w:space="0" w:color="auto"/>
            <w:left w:val="none" w:sz="0" w:space="0" w:color="auto"/>
            <w:bottom w:val="none" w:sz="0" w:space="0" w:color="auto"/>
            <w:right w:val="none" w:sz="0" w:space="0" w:color="auto"/>
          </w:divBdr>
        </w:div>
        <w:div w:id="1168981139">
          <w:marLeft w:val="480"/>
          <w:marRight w:val="0"/>
          <w:marTop w:val="0"/>
          <w:marBottom w:val="0"/>
          <w:divBdr>
            <w:top w:val="none" w:sz="0" w:space="0" w:color="auto"/>
            <w:left w:val="none" w:sz="0" w:space="0" w:color="auto"/>
            <w:bottom w:val="none" w:sz="0" w:space="0" w:color="auto"/>
            <w:right w:val="none" w:sz="0" w:space="0" w:color="auto"/>
          </w:divBdr>
        </w:div>
        <w:div w:id="1239748192">
          <w:marLeft w:val="480"/>
          <w:marRight w:val="0"/>
          <w:marTop w:val="0"/>
          <w:marBottom w:val="0"/>
          <w:divBdr>
            <w:top w:val="none" w:sz="0" w:space="0" w:color="auto"/>
            <w:left w:val="none" w:sz="0" w:space="0" w:color="auto"/>
            <w:bottom w:val="none" w:sz="0" w:space="0" w:color="auto"/>
            <w:right w:val="none" w:sz="0" w:space="0" w:color="auto"/>
          </w:divBdr>
        </w:div>
        <w:div w:id="1324243204">
          <w:marLeft w:val="480"/>
          <w:marRight w:val="0"/>
          <w:marTop w:val="0"/>
          <w:marBottom w:val="0"/>
          <w:divBdr>
            <w:top w:val="none" w:sz="0" w:space="0" w:color="auto"/>
            <w:left w:val="none" w:sz="0" w:space="0" w:color="auto"/>
            <w:bottom w:val="none" w:sz="0" w:space="0" w:color="auto"/>
            <w:right w:val="none" w:sz="0" w:space="0" w:color="auto"/>
          </w:divBdr>
        </w:div>
        <w:div w:id="1392195944">
          <w:marLeft w:val="480"/>
          <w:marRight w:val="0"/>
          <w:marTop w:val="0"/>
          <w:marBottom w:val="0"/>
          <w:divBdr>
            <w:top w:val="none" w:sz="0" w:space="0" w:color="auto"/>
            <w:left w:val="none" w:sz="0" w:space="0" w:color="auto"/>
            <w:bottom w:val="none" w:sz="0" w:space="0" w:color="auto"/>
            <w:right w:val="none" w:sz="0" w:space="0" w:color="auto"/>
          </w:divBdr>
        </w:div>
        <w:div w:id="1442722120">
          <w:marLeft w:val="480"/>
          <w:marRight w:val="0"/>
          <w:marTop w:val="0"/>
          <w:marBottom w:val="0"/>
          <w:divBdr>
            <w:top w:val="none" w:sz="0" w:space="0" w:color="auto"/>
            <w:left w:val="none" w:sz="0" w:space="0" w:color="auto"/>
            <w:bottom w:val="none" w:sz="0" w:space="0" w:color="auto"/>
            <w:right w:val="none" w:sz="0" w:space="0" w:color="auto"/>
          </w:divBdr>
        </w:div>
        <w:div w:id="1467896204">
          <w:marLeft w:val="480"/>
          <w:marRight w:val="0"/>
          <w:marTop w:val="0"/>
          <w:marBottom w:val="0"/>
          <w:divBdr>
            <w:top w:val="none" w:sz="0" w:space="0" w:color="auto"/>
            <w:left w:val="none" w:sz="0" w:space="0" w:color="auto"/>
            <w:bottom w:val="none" w:sz="0" w:space="0" w:color="auto"/>
            <w:right w:val="none" w:sz="0" w:space="0" w:color="auto"/>
          </w:divBdr>
        </w:div>
        <w:div w:id="1492065398">
          <w:marLeft w:val="480"/>
          <w:marRight w:val="0"/>
          <w:marTop w:val="0"/>
          <w:marBottom w:val="0"/>
          <w:divBdr>
            <w:top w:val="none" w:sz="0" w:space="0" w:color="auto"/>
            <w:left w:val="none" w:sz="0" w:space="0" w:color="auto"/>
            <w:bottom w:val="none" w:sz="0" w:space="0" w:color="auto"/>
            <w:right w:val="none" w:sz="0" w:space="0" w:color="auto"/>
          </w:divBdr>
        </w:div>
        <w:div w:id="1503205776">
          <w:marLeft w:val="480"/>
          <w:marRight w:val="0"/>
          <w:marTop w:val="0"/>
          <w:marBottom w:val="0"/>
          <w:divBdr>
            <w:top w:val="none" w:sz="0" w:space="0" w:color="auto"/>
            <w:left w:val="none" w:sz="0" w:space="0" w:color="auto"/>
            <w:bottom w:val="none" w:sz="0" w:space="0" w:color="auto"/>
            <w:right w:val="none" w:sz="0" w:space="0" w:color="auto"/>
          </w:divBdr>
        </w:div>
        <w:div w:id="1582641465">
          <w:marLeft w:val="480"/>
          <w:marRight w:val="0"/>
          <w:marTop w:val="0"/>
          <w:marBottom w:val="0"/>
          <w:divBdr>
            <w:top w:val="none" w:sz="0" w:space="0" w:color="auto"/>
            <w:left w:val="none" w:sz="0" w:space="0" w:color="auto"/>
            <w:bottom w:val="none" w:sz="0" w:space="0" w:color="auto"/>
            <w:right w:val="none" w:sz="0" w:space="0" w:color="auto"/>
          </w:divBdr>
        </w:div>
        <w:div w:id="1697733035">
          <w:marLeft w:val="480"/>
          <w:marRight w:val="0"/>
          <w:marTop w:val="0"/>
          <w:marBottom w:val="0"/>
          <w:divBdr>
            <w:top w:val="none" w:sz="0" w:space="0" w:color="auto"/>
            <w:left w:val="none" w:sz="0" w:space="0" w:color="auto"/>
            <w:bottom w:val="none" w:sz="0" w:space="0" w:color="auto"/>
            <w:right w:val="none" w:sz="0" w:space="0" w:color="auto"/>
          </w:divBdr>
        </w:div>
        <w:div w:id="1727416389">
          <w:marLeft w:val="480"/>
          <w:marRight w:val="0"/>
          <w:marTop w:val="0"/>
          <w:marBottom w:val="0"/>
          <w:divBdr>
            <w:top w:val="none" w:sz="0" w:space="0" w:color="auto"/>
            <w:left w:val="none" w:sz="0" w:space="0" w:color="auto"/>
            <w:bottom w:val="none" w:sz="0" w:space="0" w:color="auto"/>
            <w:right w:val="none" w:sz="0" w:space="0" w:color="auto"/>
          </w:divBdr>
        </w:div>
        <w:div w:id="1799183512">
          <w:marLeft w:val="480"/>
          <w:marRight w:val="0"/>
          <w:marTop w:val="0"/>
          <w:marBottom w:val="0"/>
          <w:divBdr>
            <w:top w:val="none" w:sz="0" w:space="0" w:color="auto"/>
            <w:left w:val="none" w:sz="0" w:space="0" w:color="auto"/>
            <w:bottom w:val="none" w:sz="0" w:space="0" w:color="auto"/>
            <w:right w:val="none" w:sz="0" w:space="0" w:color="auto"/>
          </w:divBdr>
        </w:div>
        <w:div w:id="1826973746">
          <w:marLeft w:val="480"/>
          <w:marRight w:val="0"/>
          <w:marTop w:val="0"/>
          <w:marBottom w:val="0"/>
          <w:divBdr>
            <w:top w:val="none" w:sz="0" w:space="0" w:color="auto"/>
            <w:left w:val="none" w:sz="0" w:space="0" w:color="auto"/>
            <w:bottom w:val="none" w:sz="0" w:space="0" w:color="auto"/>
            <w:right w:val="none" w:sz="0" w:space="0" w:color="auto"/>
          </w:divBdr>
        </w:div>
        <w:div w:id="1878086384">
          <w:marLeft w:val="480"/>
          <w:marRight w:val="0"/>
          <w:marTop w:val="0"/>
          <w:marBottom w:val="0"/>
          <w:divBdr>
            <w:top w:val="none" w:sz="0" w:space="0" w:color="auto"/>
            <w:left w:val="none" w:sz="0" w:space="0" w:color="auto"/>
            <w:bottom w:val="none" w:sz="0" w:space="0" w:color="auto"/>
            <w:right w:val="none" w:sz="0" w:space="0" w:color="auto"/>
          </w:divBdr>
        </w:div>
        <w:div w:id="1899170330">
          <w:marLeft w:val="480"/>
          <w:marRight w:val="0"/>
          <w:marTop w:val="0"/>
          <w:marBottom w:val="0"/>
          <w:divBdr>
            <w:top w:val="none" w:sz="0" w:space="0" w:color="auto"/>
            <w:left w:val="none" w:sz="0" w:space="0" w:color="auto"/>
            <w:bottom w:val="none" w:sz="0" w:space="0" w:color="auto"/>
            <w:right w:val="none" w:sz="0" w:space="0" w:color="auto"/>
          </w:divBdr>
        </w:div>
        <w:div w:id="1944143970">
          <w:marLeft w:val="480"/>
          <w:marRight w:val="0"/>
          <w:marTop w:val="0"/>
          <w:marBottom w:val="0"/>
          <w:divBdr>
            <w:top w:val="none" w:sz="0" w:space="0" w:color="auto"/>
            <w:left w:val="none" w:sz="0" w:space="0" w:color="auto"/>
            <w:bottom w:val="none" w:sz="0" w:space="0" w:color="auto"/>
            <w:right w:val="none" w:sz="0" w:space="0" w:color="auto"/>
          </w:divBdr>
        </w:div>
        <w:div w:id="1956400201">
          <w:marLeft w:val="480"/>
          <w:marRight w:val="0"/>
          <w:marTop w:val="0"/>
          <w:marBottom w:val="0"/>
          <w:divBdr>
            <w:top w:val="none" w:sz="0" w:space="0" w:color="auto"/>
            <w:left w:val="none" w:sz="0" w:space="0" w:color="auto"/>
            <w:bottom w:val="none" w:sz="0" w:space="0" w:color="auto"/>
            <w:right w:val="none" w:sz="0" w:space="0" w:color="auto"/>
          </w:divBdr>
        </w:div>
        <w:div w:id="1958440625">
          <w:marLeft w:val="480"/>
          <w:marRight w:val="0"/>
          <w:marTop w:val="0"/>
          <w:marBottom w:val="0"/>
          <w:divBdr>
            <w:top w:val="none" w:sz="0" w:space="0" w:color="auto"/>
            <w:left w:val="none" w:sz="0" w:space="0" w:color="auto"/>
            <w:bottom w:val="none" w:sz="0" w:space="0" w:color="auto"/>
            <w:right w:val="none" w:sz="0" w:space="0" w:color="auto"/>
          </w:divBdr>
        </w:div>
        <w:div w:id="1980726274">
          <w:marLeft w:val="480"/>
          <w:marRight w:val="0"/>
          <w:marTop w:val="0"/>
          <w:marBottom w:val="0"/>
          <w:divBdr>
            <w:top w:val="none" w:sz="0" w:space="0" w:color="auto"/>
            <w:left w:val="none" w:sz="0" w:space="0" w:color="auto"/>
            <w:bottom w:val="none" w:sz="0" w:space="0" w:color="auto"/>
            <w:right w:val="none" w:sz="0" w:space="0" w:color="auto"/>
          </w:divBdr>
        </w:div>
        <w:div w:id="1991519499">
          <w:marLeft w:val="480"/>
          <w:marRight w:val="0"/>
          <w:marTop w:val="0"/>
          <w:marBottom w:val="0"/>
          <w:divBdr>
            <w:top w:val="none" w:sz="0" w:space="0" w:color="auto"/>
            <w:left w:val="none" w:sz="0" w:space="0" w:color="auto"/>
            <w:bottom w:val="none" w:sz="0" w:space="0" w:color="auto"/>
            <w:right w:val="none" w:sz="0" w:space="0" w:color="auto"/>
          </w:divBdr>
        </w:div>
        <w:div w:id="2071882348">
          <w:marLeft w:val="480"/>
          <w:marRight w:val="0"/>
          <w:marTop w:val="0"/>
          <w:marBottom w:val="0"/>
          <w:divBdr>
            <w:top w:val="none" w:sz="0" w:space="0" w:color="auto"/>
            <w:left w:val="none" w:sz="0" w:space="0" w:color="auto"/>
            <w:bottom w:val="none" w:sz="0" w:space="0" w:color="auto"/>
            <w:right w:val="none" w:sz="0" w:space="0" w:color="auto"/>
          </w:divBdr>
        </w:div>
      </w:divsChild>
    </w:div>
    <w:div w:id="294221167">
      <w:bodyDiv w:val="1"/>
      <w:marLeft w:val="0"/>
      <w:marRight w:val="0"/>
      <w:marTop w:val="0"/>
      <w:marBottom w:val="0"/>
      <w:divBdr>
        <w:top w:val="none" w:sz="0" w:space="0" w:color="auto"/>
        <w:left w:val="none" w:sz="0" w:space="0" w:color="auto"/>
        <w:bottom w:val="none" w:sz="0" w:space="0" w:color="auto"/>
        <w:right w:val="none" w:sz="0" w:space="0" w:color="auto"/>
      </w:divBdr>
      <w:divsChild>
        <w:div w:id="67047363">
          <w:marLeft w:val="480"/>
          <w:marRight w:val="0"/>
          <w:marTop w:val="0"/>
          <w:marBottom w:val="0"/>
          <w:divBdr>
            <w:top w:val="none" w:sz="0" w:space="0" w:color="auto"/>
            <w:left w:val="none" w:sz="0" w:space="0" w:color="auto"/>
            <w:bottom w:val="none" w:sz="0" w:space="0" w:color="auto"/>
            <w:right w:val="none" w:sz="0" w:space="0" w:color="auto"/>
          </w:divBdr>
        </w:div>
        <w:div w:id="83958137">
          <w:marLeft w:val="480"/>
          <w:marRight w:val="0"/>
          <w:marTop w:val="0"/>
          <w:marBottom w:val="0"/>
          <w:divBdr>
            <w:top w:val="none" w:sz="0" w:space="0" w:color="auto"/>
            <w:left w:val="none" w:sz="0" w:space="0" w:color="auto"/>
            <w:bottom w:val="none" w:sz="0" w:space="0" w:color="auto"/>
            <w:right w:val="none" w:sz="0" w:space="0" w:color="auto"/>
          </w:divBdr>
        </w:div>
        <w:div w:id="144048681">
          <w:marLeft w:val="480"/>
          <w:marRight w:val="0"/>
          <w:marTop w:val="0"/>
          <w:marBottom w:val="0"/>
          <w:divBdr>
            <w:top w:val="none" w:sz="0" w:space="0" w:color="auto"/>
            <w:left w:val="none" w:sz="0" w:space="0" w:color="auto"/>
            <w:bottom w:val="none" w:sz="0" w:space="0" w:color="auto"/>
            <w:right w:val="none" w:sz="0" w:space="0" w:color="auto"/>
          </w:divBdr>
        </w:div>
        <w:div w:id="193471365">
          <w:marLeft w:val="480"/>
          <w:marRight w:val="0"/>
          <w:marTop w:val="0"/>
          <w:marBottom w:val="0"/>
          <w:divBdr>
            <w:top w:val="none" w:sz="0" w:space="0" w:color="auto"/>
            <w:left w:val="none" w:sz="0" w:space="0" w:color="auto"/>
            <w:bottom w:val="none" w:sz="0" w:space="0" w:color="auto"/>
            <w:right w:val="none" w:sz="0" w:space="0" w:color="auto"/>
          </w:divBdr>
        </w:div>
        <w:div w:id="306976936">
          <w:marLeft w:val="480"/>
          <w:marRight w:val="0"/>
          <w:marTop w:val="0"/>
          <w:marBottom w:val="0"/>
          <w:divBdr>
            <w:top w:val="none" w:sz="0" w:space="0" w:color="auto"/>
            <w:left w:val="none" w:sz="0" w:space="0" w:color="auto"/>
            <w:bottom w:val="none" w:sz="0" w:space="0" w:color="auto"/>
            <w:right w:val="none" w:sz="0" w:space="0" w:color="auto"/>
          </w:divBdr>
        </w:div>
        <w:div w:id="341518827">
          <w:marLeft w:val="480"/>
          <w:marRight w:val="0"/>
          <w:marTop w:val="0"/>
          <w:marBottom w:val="0"/>
          <w:divBdr>
            <w:top w:val="none" w:sz="0" w:space="0" w:color="auto"/>
            <w:left w:val="none" w:sz="0" w:space="0" w:color="auto"/>
            <w:bottom w:val="none" w:sz="0" w:space="0" w:color="auto"/>
            <w:right w:val="none" w:sz="0" w:space="0" w:color="auto"/>
          </w:divBdr>
        </w:div>
        <w:div w:id="351998792">
          <w:marLeft w:val="480"/>
          <w:marRight w:val="0"/>
          <w:marTop w:val="0"/>
          <w:marBottom w:val="0"/>
          <w:divBdr>
            <w:top w:val="none" w:sz="0" w:space="0" w:color="auto"/>
            <w:left w:val="none" w:sz="0" w:space="0" w:color="auto"/>
            <w:bottom w:val="none" w:sz="0" w:space="0" w:color="auto"/>
            <w:right w:val="none" w:sz="0" w:space="0" w:color="auto"/>
          </w:divBdr>
        </w:div>
        <w:div w:id="398211611">
          <w:marLeft w:val="480"/>
          <w:marRight w:val="0"/>
          <w:marTop w:val="0"/>
          <w:marBottom w:val="0"/>
          <w:divBdr>
            <w:top w:val="none" w:sz="0" w:space="0" w:color="auto"/>
            <w:left w:val="none" w:sz="0" w:space="0" w:color="auto"/>
            <w:bottom w:val="none" w:sz="0" w:space="0" w:color="auto"/>
            <w:right w:val="none" w:sz="0" w:space="0" w:color="auto"/>
          </w:divBdr>
        </w:div>
        <w:div w:id="468475567">
          <w:marLeft w:val="480"/>
          <w:marRight w:val="0"/>
          <w:marTop w:val="0"/>
          <w:marBottom w:val="0"/>
          <w:divBdr>
            <w:top w:val="none" w:sz="0" w:space="0" w:color="auto"/>
            <w:left w:val="none" w:sz="0" w:space="0" w:color="auto"/>
            <w:bottom w:val="none" w:sz="0" w:space="0" w:color="auto"/>
            <w:right w:val="none" w:sz="0" w:space="0" w:color="auto"/>
          </w:divBdr>
        </w:div>
        <w:div w:id="520556459">
          <w:marLeft w:val="480"/>
          <w:marRight w:val="0"/>
          <w:marTop w:val="0"/>
          <w:marBottom w:val="0"/>
          <w:divBdr>
            <w:top w:val="none" w:sz="0" w:space="0" w:color="auto"/>
            <w:left w:val="none" w:sz="0" w:space="0" w:color="auto"/>
            <w:bottom w:val="none" w:sz="0" w:space="0" w:color="auto"/>
            <w:right w:val="none" w:sz="0" w:space="0" w:color="auto"/>
          </w:divBdr>
        </w:div>
        <w:div w:id="556280269">
          <w:marLeft w:val="480"/>
          <w:marRight w:val="0"/>
          <w:marTop w:val="0"/>
          <w:marBottom w:val="0"/>
          <w:divBdr>
            <w:top w:val="none" w:sz="0" w:space="0" w:color="auto"/>
            <w:left w:val="none" w:sz="0" w:space="0" w:color="auto"/>
            <w:bottom w:val="none" w:sz="0" w:space="0" w:color="auto"/>
            <w:right w:val="none" w:sz="0" w:space="0" w:color="auto"/>
          </w:divBdr>
        </w:div>
        <w:div w:id="558395764">
          <w:marLeft w:val="480"/>
          <w:marRight w:val="0"/>
          <w:marTop w:val="0"/>
          <w:marBottom w:val="0"/>
          <w:divBdr>
            <w:top w:val="none" w:sz="0" w:space="0" w:color="auto"/>
            <w:left w:val="none" w:sz="0" w:space="0" w:color="auto"/>
            <w:bottom w:val="none" w:sz="0" w:space="0" w:color="auto"/>
            <w:right w:val="none" w:sz="0" w:space="0" w:color="auto"/>
          </w:divBdr>
        </w:div>
        <w:div w:id="635574698">
          <w:marLeft w:val="480"/>
          <w:marRight w:val="0"/>
          <w:marTop w:val="0"/>
          <w:marBottom w:val="0"/>
          <w:divBdr>
            <w:top w:val="none" w:sz="0" w:space="0" w:color="auto"/>
            <w:left w:val="none" w:sz="0" w:space="0" w:color="auto"/>
            <w:bottom w:val="none" w:sz="0" w:space="0" w:color="auto"/>
            <w:right w:val="none" w:sz="0" w:space="0" w:color="auto"/>
          </w:divBdr>
        </w:div>
        <w:div w:id="639962083">
          <w:marLeft w:val="480"/>
          <w:marRight w:val="0"/>
          <w:marTop w:val="0"/>
          <w:marBottom w:val="0"/>
          <w:divBdr>
            <w:top w:val="none" w:sz="0" w:space="0" w:color="auto"/>
            <w:left w:val="none" w:sz="0" w:space="0" w:color="auto"/>
            <w:bottom w:val="none" w:sz="0" w:space="0" w:color="auto"/>
            <w:right w:val="none" w:sz="0" w:space="0" w:color="auto"/>
          </w:divBdr>
        </w:div>
        <w:div w:id="678696825">
          <w:marLeft w:val="480"/>
          <w:marRight w:val="0"/>
          <w:marTop w:val="0"/>
          <w:marBottom w:val="0"/>
          <w:divBdr>
            <w:top w:val="none" w:sz="0" w:space="0" w:color="auto"/>
            <w:left w:val="none" w:sz="0" w:space="0" w:color="auto"/>
            <w:bottom w:val="none" w:sz="0" w:space="0" w:color="auto"/>
            <w:right w:val="none" w:sz="0" w:space="0" w:color="auto"/>
          </w:divBdr>
        </w:div>
        <w:div w:id="742720111">
          <w:marLeft w:val="480"/>
          <w:marRight w:val="0"/>
          <w:marTop w:val="0"/>
          <w:marBottom w:val="0"/>
          <w:divBdr>
            <w:top w:val="none" w:sz="0" w:space="0" w:color="auto"/>
            <w:left w:val="none" w:sz="0" w:space="0" w:color="auto"/>
            <w:bottom w:val="none" w:sz="0" w:space="0" w:color="auto"/>
            <w:right w:val="none" w:sz="0" w:space="0" w:color="auto"/>
          </w:divBdr>
        </w:div>
        <w:div w:id="796222037">
          <w:marLeft w:val="480"/>
          <w:marRight w:val="0"/>
          <w:marTop w:val="0"/>
          <w:marBottom w:val="0"/>
          <w:divBdr>
            <w:top w:val="none" w:sz="0" w:space="0" w:color="auto"/>
            <w:left w:val="none" w:sz="0" w:space="0" w:color="auto"/>
            <w:bottom w:val="none" w:sz="0" w:space="0" w:color="auto"/>
            <w:right w:val="none" w:sz="0" w:space="0" w:color="auto"/>
          </w:divBdr>
        </w:div>
        <w:div w:id="942803061">
          <w:marLeft w:val="480"/>
          <w:marRight w:val="0"/>
          <w:marTop w:val="0"/>
          <w:marBottom w:val="0"/>
          <w:divBdr>
            <w:top w:val="none" w:sz="0" w:space="0" w:color="auto"/>
            <w:left w:val="none" w:sz="0" w:space="0" w:color="auto"/>
            <w:bottom w:val="none" w:sz="0" w:space="0" w:color="auto"/>
            <w:right w:val="none" w:sz="0" w:space="0" w:color="auto"/>
          </w:divBdr>
        </w:div>
        <w:div w:id="950236250">
          <w:marLeft w:val="480"/>
          <w:marRight w:val="0"/>
          <w:marTop w:val="0"/>
          <w:marBottom w:val="0"/>
          <w:divBdr>
            <w:top w:val="none" w:sz="0" w:space="0" w:color="auto"/>
            <w:left w:val="none" w:sz="0" w:space="0" w:color="auto"/>
            <w:bottom w:val="none" w:sz="0" w:space="0" w:color="auto"/>
            <w:right w:val="none" w:sz="0" w:space="0" w:color="auto"/>
          </w:divBdr>
        </w:div>
        <w:div w:id="997460214">
          <w:marLeft w:val="480"/>
          <w:marRight w:val="0"/>
          <w:marTop w:val="0"/>
          <w:marBottom w:val="0"/>
          <w:divBdr>
            <w:top w:val="none" w:sz="0" w:space="0" w:color="auto"/>
            <w:left w:val="none" w:sz="0" w:space="0" w:color="auto"/>
            <w:bottom w:val="none" w:sz="0" w:space="0" w:color="auto"/>
            <w:right w:val="none" w:sz="0" w:space="0" w:color="auto"/>
          </w:divBdr>
        </w:div>
        <w:div w:id="1062367170">
          <w:marLeft w:val="480"/>
          <w:marRight w:val="0"/>
          <w:marTop w:val="0"/>
          <w:marBottom w:val="0"/>
          <w:divBdr>
            <w:top w:val="none" w:sz="0" w:space="0" w:color="auto"/>
            <w:left w:val="none" w:sz="0" w:space="0" w:color="auto"/>
            <w:bottom w:val="none" w:sz="0" w:space="0" w:color="auto"/>
            <w:right w:val="none" w:sz="0" w:space="0" w:color="auto"/>
          </w:divBdr>
        </w:div>
        <w:div w:id="1067386052">
          <w:marLeft w:val="480"/>
          <w:marRight w:val="0"/>
          <w:marTop w:val="0"/>
          <w:marBottom w:val="0"/>
          <w:divBdr>
            <w:top w:val="none" w:sz="0" w:space="0" w:color="auto"/>
            <w:left w:val="none" w:sz="0" w:space="0" w:color="auto"/>
            <w:bottom w:val="none" w:sz="0" w:space="0" w:color="auto"/>
            <w:right w:val="none" w:sz="0" w:space="0" w:color="auto"/>
          </w:divBdr>
        </w:div>
        <w:div w:id="1144928422">
          <w:marLeft w:val="480"/>
          <w:marRight w:val="0"/>
          <w:marTop w:val="0"/>
          <w:marBottom w:val="0"/>
          <w:divBdr>
            <w:top w:val="none" w:sz="0" w:space="0" w:color="auto"/>
            <w:left w:val="none" w:sz="0" w:space="0" w:color="auto"/>
            <w:bottom w:val="none" w:sz="0" w:space="0" w:color="auto"/>
            <w:right w:val="none" w:sz="0" w:space="0" w:color="auto"/>
          </w:divBdr>
        </w:div>
        <w:div w:id="1185939951">
          <w:marLeft w:val="480"/>
          <w:marRight w:val="0"/>
          <w:marTop w:val="0"/>
          <w:marBottom w:val="0"/>
          <w:divBdr>
            <w:top w:val="none" w:sz="0" w:space="0" w:color="auto"/>
            <w:left w:val="none" w:sz="0" w:space="0" w:color="auto"/>
            <w:bottom w:val="none" w:sz="0" w:space="0" w:color="auto"/>
            <w:right w:val="none" w:sz="0" w:space="0" w:color="auto"/>
          </w:divBdr>
        </w:div>
        <w:div w:id="1237397083">
          <w:marLeft w:val="480"/>
          <w:marRight w:val="0"/>
          <w:marTop w:val="0"/>
          <w:marBottom w:val="0"/>
          <w:divBdr>
            <w:top w:val="none" w:sz="0" w:space="0" w:color="auto"/>
            <w:left w:val="none" w:sz="0" w:space="0" w:color="auto"/>
            <w:bottom w:val="none" w:sz="0" w:space="0" w:color="auto"/>
            <w:right w:val="none" w:sz="0" w:space="0" w:color="auto"/>
          </w:divBdr>
        </w:div>
        <w:div w:id="1298292876">
          <w:marLeft w:val="480"/>
          <w:marRight w:val="0"/>
          <w:marTop w:val="0"/>
          <w:marBottom w:val="0"/>
          <w:divBdr>
            <w:top w:val="none" w:sz="0" w:space="0" w:color="auto"/>
            <w:left w:val="none" w:sz="0" w:space="0" w:color="auto"/>
            <w:bottom w:val="none" w:sz="0" w:space="0" w:color="auto"/>
            <w:right w:val="none" w:sz="0" w:space="0" w:color="auto"/>
          </w:divBdr>
        </w:div>
        <w:div w:id="1391613071">
          <w:marLeft w:val="480"/>
          <w:marRight w:val="0"/>
          <w:marTop w:val="0"/>
          <w:marBottom w:val="0"/>
          <w:divBdr>
            <w:top w:val="none" w:sz="0" w:space="0" w:color="auto"/>
            <w:left w:val="none" w:sz="0" w:space="0" w:color="auto"/>
            <w:bottom w:val="none" w:sz="0" w:space="0" w:color="auto"/>
            <w:right w:val="none" w:sz="0" w:space="0" w:color="auto"/>
          </w:divBdr>
        </w:div>
        <w:div w:id="1462185196">
          <w:marLeft w:val="480"/>
          <w:marRight w:val="0"/>
          <w:marTop w:val="0"/>
          <w:marBottom w:val="0"/>
          <w:divBdr>
            <w:top w:val="none" w:sz="0" w:space="0" w:color="auto"/>
            <w:left w:val="none" w:sz="0" w:space="0" w:color="auto"/>
            <w:bottom w:val="none" w:sz="0" w:space="0" w:color="auto"/>
            <w:right w:val="none" w:sz="0" w:space="0" w:color="auto"/>
          </w:divBdr>
        </w:div>
        <w:div w:id="1483040288">
          <w:marLeft w:val="480"/>
          <w:marRight w:val="0"/>
          <w:marTop w:val="0"/>
          <w:marBottom w:val="0"/>
          <w:divBdr>
            <w:top w:val="none" w:sz="0" w:space="0" w:color="auto"/>
            <w:left w:val="none" w:sz="0" w:space="0" w:color="auto"/>
            <w:bottom w:val="none" w:sz="0" w:space="0" w:color="auto"/>
            <w:right w:val="none" w:sz="0" w:space="0" w:color="auto"/>
          </w:divBdr>
        </w:div>
        <w:div w:id="1484543108">
          <w:marLeft w:val="480"/>
          <w:marRight w:val="0"/>
          <w:marTop w:val="0"/>
          <w:marBottom w:val="0"/>
          <w:divBdr>
            <w:top w:val="none" w:sz="0" w:space="0" w:color="auto"/>
            <w:left w:val="none" w:sz="0" w:space="0" w:color="auto"/>
            <w:bottom w:val="none" w:sz="0" w:space="0" w:color="auto"/>
            <w:right w:val="none" w:sz="0" w:space="0" w:color="auto"/>
          </w:divBdr>
        </w:div>
        <w:div w:id="1636520328">
          <w:marLeft w:val="480"/>
          <w:marRight w:val="0"/>
          <w:marTop w:val="0"/>
          <w:marBottom w:val="0"/>
          <w:divBdr>
            <w:top w:val="none" w:sz="0" w:space="0" w:color="auto"/>
            <w:left w:val="none" w:sz="0" w:space="0" w:color="auto"/>
            <w:bottom w:val="none" w:sz="0" w:space="0" w:color="auto"/>
            <w:right w:val="none" w:sz="0" w:space="0" w:color="auto"/>
          </w:divBdr>
        </w:div>
        <w:div w:id="1659074053">
          <w:marLeft w:val="480"/>
          <w:marRight w:val="0"/>
          <w:marTop w:val="0"/>
          <w:marBottom w:val="0"/>
          <w:divBdr>
            <w:top w:val="none" w:sz="0" w:space="0" w:color="auto"/>
            <w:left w:val="none" w:sz="0" w:space="0" w:color="auto"/>
            <w:bottom w:val="none" w:sz="0" w:space="0" w:color="auto"/>
            <w:right w:val="none" w:sz="0" w:space="0" w:color="auto"/>
          </w:divBdr>
        </w:div>
        <w:div w:id="1708604165">
          <w:marLeft w:val="480"/>
          <w:marRight w:val="0"/>
          <w:marTop w:val="0"/>
          <w:marBottom w:val="0"/>
          <w:divBdr>
            <w:top w:val="none" w:sz="0" w:space="0" w:color="auto"/>
            <w:left w:val="none" w:sz="0" w:space="0" w:color="auto"/>
            <w:bottom w:val="none" w:sz="0" w:space="0" w:color="auto"/>
            <w:right w:val="none" w:sz="0" w:space="0" w:color="auto"/>
          </w:divBdr>
        </w:div>
        <w:div w:id="1848206209">
          <w:marLeft w:val="480"/>
          <w:marRight w:val="0"/>
          <w:marTop w:val="0"/>
          <w:marBottom w:val="0"/>
          <w:divBdr>
            <w:top w:val="none" w:sz="0" w:space="0" w:color="auto"/>
            <w:left w:val="none" w:sz="0" w:space="0" w:color="auto"/>
            <w:bottom w:val="none" w:sz="0" w:space="0" w:color="auto"/>
            <w:right w:val="none" w:sz="0" w:space="0" w:color="auto"/>
          </w:divBdr>
        </w:div>
        <w:div w:id="1873957672">
          <w:marLeft w:val="480"/>
          <w:marRight w:val="0"/>
          <w:marTop w:val="0"/>
          <w:marBottom w:val="0"/>
          <w:divBdr>
            <w:top w:val="none" w:sz="0" w:space="0" w:color="auto"/>
            <w:left w:val="none" w:sz="0" w:space="0" w:color="auto"/>
            <w:bottom w:val="none" w:sz="0" w:space="0" w:color="auto"/>
            <w:right w:val="none" w:sz="0" w:space="0" w:color="auto"/>
          </w:divBdr>
        </w:div>
        <w:div w:id="1886797264">
          <w:marLeft w:val="480"/>
          <w:marRight w:val="0"/>
          <w:marTop w:val="0"/>
          <w:marBottom w:val="0"/>
          <w:divBdr>
            <w:top w:val="none" w:sz="0" w:space="0" w:color="auto"/>
            <w:left w:val="none" w:sz="0" w:space="0" w:color="auto"/>
            <w:bottom w:val="none" w:sz="0" w:space="0" w:color="auto"/>
            <w:right w:val="none" w:sz="0" w:space="0" w:color="auto"/>
          </w:divBdr>
        </w:div>
        <w:div w:id="2002805676">
          <w:marLeft w:val="480"/>
          <w:marRight w:val="0"/>
          <w:marTop w:val="0"/>
          <w:marBottom w:val="0"/>
          <w:divBdr>
            <w:top w:val="none" w:sz="0" w:space="0" w:color="auto"/>
            <w:left w:val="none" w:sz="0" w:space="0" w:color="auto"/>
            <w:bottom w:val="none" w:sz="0" w:space="0" w:color="auto"/>
            <w:right w:val="none" w:sz="0" w:space="0" w:color="auto"/>
          </w:divBdr>
        </w:div>
      </w:divsChild>
    </w:div>
    <w:div w:id="295839114">
      <w:bodyDiv w:val="1"/>
      <w:marLeft w:val="0"/>
      <w:marRight w:val="0"/>
      <w:marTop w:val="0"/>
      <w:marBottom w:val="0"/>
      <w:divBdr>
        <w:top w:val="none" w:sz="0" w:space="0" w:color="auto"/>
        <w:left w:val="none" w:sz="0" w:space="0" w:color="auto"/>
        <w:bottom w:val="none" w:sz="0" w:space="0" w:color="auto"/>
        <w:right w:val="none" w:sz="0" w:space="0" w:color="auto"/>
      </w:divBdr>
      <w:divsChild>
        <w:div w:id="41248524">
          <w:marLeft w:val="480"/>
          <w:marRight w:val="0"/>
          <w:marTop w:val="0"/>
          <w:marBottom w:val="0"/>
          <w:divBdr>
            <w:top w:val="none" w:sz="0" w:space="0" w:color="auto"/>
            <w:left w:val="none" w:sz="0" w:space="0" w:color="auto"/>
            <w:bottom w:val="none" w:sz="0" w:space="0" w:color="auto"/>
            <w:right w:val="none" w:sz="0" w:space="0" w:color="auto"/>
          </w:divBdr>
        </w:div>
        <w:div w:id="42022712">
          <w:marLeft w:val="480"/>
          <w:marRight w:val="0"/>
          <w:marTop w:val="0"/>
          <w:marBottom w:val="0"/>
          <w:divBdr>
            <w:top w:val="none" w:sz="0" w:space="0" w:color="auto"/>
            <w:left w:val="none" w:sz="0" w:space="0" w:color="auto"/>
            <w:bottom w:val="none" w:sz="0" w:space="0" w:color="auto"/>
            <w:right w:val="none" w:sz="0" w:space="0" w:color="auto"/>
          </w:divBdr>
        </w:div>
        <w:div w:id="96218057">
          <w:marLeft w:val="480"/>
          <w:marRight w:val="0"/>
          <w:marTop w:val="0"/>
          <w:marBottom w:val="0"/>
          <w:divBdr>
            <w:top w:val="none" w:sz="0" w:space="0" w:color="auto"/>
            <w:left w:val="none" w:sz="0" w:space="0" w:color="auto"/>
            <w:bottom w:val="none" w:sz="0" w:space="0" w:color="auto"/>
            <w:right w:val="none" w:sz="0" w:space="0" w:color="auto"/>
          </w:divBdr>
        </w:div>
        <w:div w:id="158009173">
          <w:marLeft w:val="480"/>
          <w:marRight w:val="0"/>
          <w:marTop w:val="0"/>
          <w:marBottom w:val="0"/>
          <w:divBdr>
            <w:top w:val="none" w:sz="0" w:space="0" w:color="auto"/>
            <w:left w:val="none" w:sz="0" w:space="0" w:color="auto"/>
            <w:bottom w:val="none" w:sz="0" w:space="0" w:color="auto"/>
            <w:right w:val="none" w:sz="0" w:space="0" w:color="auto"/>
          </w:divBdr>
        </w:div>
        <w:div w:id="160854335">
          <w:marLeft w:val="480"/>
          <w:marRight w:val="0"/>
          <w:marTop w:val="0"/>
          <w:marBottom w:val="0"/>
          <w:divBdr>
            <w:top w:val="none" w:sz="0" w:space="0" w:color="auto"/>
            <w:left w:val="none" w:sz="0" w:space="0" w:color="auto"/>
            <w:bottom w:val="none" w:sz="0" w:space="0" w:color="auto"/>
            <w:right w:val="none" w:sz="0" w:space="0" w:color="auto"/>
          </w:divBdr>
        </w:div>
        <w:div w:id="215313711">
          <w:marLeft w:val="480"/>
          <w:marRight w:val="0"/>
          <w:marTop w:val="0"/>
          <w:marBottom w:val="0"/>
          <w:divBdr>
            <w:top w:val="none" w:sz="0" w:space="0" w:color="auto"/>
            <w:left w:val="none" w:sz="0" w:space="0" w:color="auto"/>
            <w:bottom w:val="none" w:sz="0" w:space="0" w:color="auto"/>
            <w:right w:val="none" w:sz="0" w:space="0" w:color="auto"/>
          </w:divBdr>
        </w:div>
        <w:div w:id="253322226">
          <w:marLeft w:val="480"/>
          <w:marRight w:val="0"/>
          <w:marTop w:val="0"/>
          <w:marBottom w:val="0"/>
          <w:divBdr>
            <w:top w:val="none" w:sz="0" w:space="0" w:color="auto"/>
            <w:left w:val="none" w:sz="0" w:space="0" w:color="auto"/>
            <w:bottom w:val="none" w:sz="0" w:space="0" w:color="auto"/>
            <w:right w:val="none" w:sz="0" w:space="0" w:color="auto"/>
          </w:divBdr>
        </w:div>
        <w:div w:id="263654186">
          <w:marLeft w:val="480"/>
          <w:marRight w:val="0"/>
          <w:marTop w:val="0"/>
          <w:marBottom w:val="0"/>
          <w:divBdr>
            <w:top w:val="none" w:sz="0" w:space="0" w:color="auto"/>
            <w:left w:val="none" w:sz="0" w:space="0" w:color="auto"/>
            <w:bottom w:val="none" w:sz="0" w:space="0" w:color="auto"/>
            <w:right w:val="none" w:sz="0" w:space="0" w:color="auto"/>
          </w:divBdr>
        </w:div>
        <w:div w:id="336928030">
          <w:marLeft w:val="480"/>
          <w:marRight w:val="0"/>
          <w:marTop w:val="0"/>
          <w:marBottom w:val="0"/>
          <w:divBdr>
            <w:top w:val="none" w:sz="0" w:space="0" w:color="auto"/>
            <w:left w:val="none" w:sz="0" w:space="0" w:color="auto"/>
            <w:bottom w:val="none" w:sz="0" w:space="0" w:color="auto"/>
            <w:right w:val="none" w:sz="0" w:space="0" w:color="auto"/>
          </w:divBdr>
        </w:div>
        <w:div w:id="366488500">
          <w:marLeft w:val="480"/>
          <w:marRight w:val="0"/>
          <w:marTop w:val="0"/>
          <w:marBottom w:val="0"/>
          <w:divBdr>
            <w:top w:val="none" w:sz="0" w:space="0" w:color="auto"/>
            <w:left w:val="none" w:sz="0" w:space="0" w:color="auto"/>
            <w:bottom w:val="none" w:sz="0" w:space="0" w:color="auto"/>
            <w:right w:val="none" w:sz="0" w:space="0" w:color="auto"/>
          </w:divBdr>
        </w:div>
        <w:div w:id="411513055">
          <w:marLeft w:val="480"/>
          <w:marRight w:val="0"/>
          <w:marTop w:val="0"/>
          <w:marBottom w:val="0"/>
          <w:divBdr>
            <w:top w:val="none" w:sz="0" w:space="0" w:color="auto"/>
            <w:left w:val="none" w:sz="0" w:space="0" w:color="auto"/>
            <w:bottom w:val="none" w:sz="0" w:space="0" w:color="auto"/>
            <w:right w:val="none" w:sz="0" w:space="0" w:color="auto"/>
          </w:divBdr>
        </w:div>
        <w:div w:id="442070730">
          <w:marLeft w:val="480"/>
          <w:marRight w:val="0"/>
          <w:marTop w:val="0"/>
          <w:marBottom w:val="0"/>
          <w:divBdr>
            <w:top w:val="none" w:sz="0" w:space="0" w:color="auto"/>
            <w:left w:val="none" w:sz="0" w:space="0" w:color="auto"/>
            <w:bottom w:val="none" w:sz="0" w:space="0" w:color="auto"/>
            <w:right w:val="none" w:sz="0" w:space="0" w:color="auto"/>
          </w:divBdr>
        </w:div>
        <w:div w:id="465707338">
          <w:marLeft w:val="480"/>
          <w:marRight w:val="0"/>
          <w:marTop w:val="0"/>
          <w:marBottom w:val="0"/>
          <w:divBdr>
            <w:top w:val="none" w:sz="0" w:space="0" w:color="auto"/>
            <w:left w:val="none" w:sz="0" w:space="0" w:color="auto"/>
            <w:bottom w:val="none" w:sz="0" w:space="0" w:color="auto"/>
            <w:right w:val="none" w:sz="0" w:space="0" w:color="auto"/>
          </w:divBdr>
        </w:div>
        <w:div w:id="558788479">
          <w:marLeft w:val="480"/>
          <w:marRight w:val="0"/>
          <w:marTop w:val="0"/>
          <w:marBottom w:val="0"/>
          <w:divBdr>
            <w:top w:val="none" w:sz="0" w:space="0" w:color="auto"/>
            <w:left w:val="none" w:sz="0" w:space="0" w:color="auto"/>
            <w:bottom w:val="none" w:sz="0" w:space="0" w:color="auto"/>
            <w:right w:val="none" w:sz="0" w:space="0" w:color="auto"/>
          </w:divBdr>
        </w:div>
        <w:div w:id="684210709">
          <w:marLeft w:val="480"/>
          <w:marRight w:val="0"/>
          <w:marTop w:val="0"/>
          <w:marBottom w:val="0"/>
          <w:divBdr>
            <w:top w:val="none" w:sz="0" w:space="0" w:color="auto"/>
            <w:left w:val="none" w:sz="0" w:space="0" w:color="auto"/>
            <w:bottom w:val="none" w:sz="0" w:space="0" w:color="auto"/>
            <w:right w:val="none" w:sz="0" w:space="0" w:color="auto"/>
          </w:divBdr>
        </w:div>
        <w:div w:id="769736703">
          <w:marLeft w:val="480"/>
          <w:marRight w:val="0"/>
          <w:marTop w:val="0"/>
          <w:marBottom w:val="0"/>
          <w:divBdr>
            <w:top w:val="none" w:sz="0" w:space="0" w:color="auto"/>
            <w:left w:val="none" w:sz="0" w:space="0" w:color="auto"/>
            <w:bottom w:val="none" w:sz="0" w:space="0" w:color="auto"/>
            <w:right w:val="none" w:sz="0" w:space="0" w:color="auto"/>
          </w:divBdr>
        </w:div>
        <w:div w:id="815798990">
          <w:marLeft w:val="480"/>
          <w:marRight w:val="0"/>
          <w:marTop w:val="0"/>
          <w:marBottom w:val="0"/>
          <w:divBdr>
            <w:top w:val="none" w:sz="0" w:space="0" w:color="auto"/>
            <w:left w:val="none" w:sz="0" w:space="0" w:color="auto"/>
            <w:bottom w:val="none" w:sz="0" w:space="0" w:color="auto"/>
            <w:right w:val="none" w:sz="0" w:space="0" w:color="auto"/>
          </w:divBdr>
        </w:div>
        <w:div w:id="821852507">
          <w:marLeft w:val="480"/>
          <w:marRight w:val="0"/>
          <w:marTop w:val="0"/>
          <w:marBottom w:val="0"/>
          <w:divBdr>
            <w:top w:val="none" w:sz="0" w:space="0" w:color="auto"/>
            <w:left w:val="none" w:sz="0" w:space="0" w:color="auto"/>
            <w:bottom w:val="none" w:sz="0" w:space="0" w:color="auto"/>
            <w:right w:val="none" w:sz="0" w:space="0" w:color="auto"/>
          </w:divBdr>
        </w:div>
        <w:div w:id="906262962">
          <w:marLeft w:val="480"/>
          <w:marRight w:val="0"/>
          <w:marTop w:val="0"/>
          <w:marBottom w:val="0"/>
          <w:divBdr>
            <w:top w:val="none" w:sz="0" w:space="0" w:color="auto"/>
            <w:left w:val="none" w:sz="0" w:space="0" w:color="auto"/>
            <w:bottom w:val="none" w:sz="0" w:space="0" w:color="auto"/>
            <w:right w:val="none" w:sz="0" w:space="0" w:color="auto"/>
          </w:divBdr>
        </w:div>
        <w:div w:id="910819670">
          <w:marLeft w:val="480"/>
          <w:marRight w:val="0"/>
          <w:marTop w:val="0"/>
          <w:marBottom w:val="0"/>
          <w:divBdr>
            <w:top w:val="none" w:sz="0" w:space="0" w:color="auto"/>
            <w:left w:val="none" w:sz="0" w:space="0" w:color="auto"/>
            <w:bottom w:val="none" w:sz="0" w:space="0" w:color="auto"/>
            <w:right w:val="none" w:sz="0" w:space="0" w:color="auto"/>
          </w:divBdr>
        </w:div>
        <w:div w:id="1059593756">
          <w:marLeft w:val="480"/>
          <w:marRight w:val="0"/>
          <w:marTop w:val="0"/>
          <w:marBottom w:val="0"/>
          <w:divBdr>
            <w:top w:val="none" w:sz="0" w:space="0" w:color="auto"/>
            <w:left w:val="none" w:sz="0" w:space="0" w:color="auto"/>
            <w:bottom w:val="none" w:sz="0" w:space="0" w:color="auto"/>
            <w:right w:val="none" w:sz="0" w:space="0" w:color="auto"/>
          </w:divBdr>
        </w:div>
        <w:div w:id="1070539587">
          <w:marLeft w:val="480"/>
          <w:marRight w:val="0"/>
          <w:marTop w:val="0"/>
          <w:marBottom w:val="0"/>
          <w:divBdr>
            <w:top w:val="none" w:sz="0" w:space="0" w:color="auto"/>
            <w:left w:val="none" w:sz="0" w:space="0" w:color="auto"/>
            <w:bottom w:val="none" w:sz="0" w:space="0" w:color="auto"/>
            <w:right w:val="none" w:sz="0" w:space="0" w:color="auto"/>
          </w:divBdr>
        </w:div>
        <w:div w:id="1212040000">
          <w:marLeft w:val="480"/>
          <w:marRight w:val="0"/>
          <w:marTop w:val="0"/>
          <w:marBottom w:val="0"/>
          <w:divBdr>
            <w:top w:val="none" w:sz="0" w:space="0" w:color="auto"/>
            <w:left w:val="none" w:sz="0" w:space="0" w:color="auto"/>
            <w:bottom w:val="none" w:sz="0" w:space="0" w:color="auto"/>
            <w:right w:val="none" w:sz="0" w:space="0" w:color="auto"/>
          </w:divBdr>
        </w:div>
        <w:div w:id="1231230875">
          <w:marLeft w:val="480"/>
          <w:marRight w:val="0"/>
          <w:marTop w:val="0"/>
          <w:marBottom w:val="0"/>
          <w:divBdr>
            <w:top w:val="none" w:sz="0" w:space="0" w:color="auto"/>
            <w:left w:val="none" w:sz="0" w:space="0" w:color="auto"/>
            <w:bottom w:val="none" w:sz="0" w:space="0" w:color="auto"/>
            <w:right w:val="none" w:sz="0" w:space="0" w:color="auto"/>
          </w:divBdr>
        </w:div>
        <w:div w:id="1263026265">
          <w:marLeft w:val="480"/>
          <w:marRight w:val="0"/>
          <w:marTop w:val="0"/>
          <w:marBottom w:val="0"/>
          <w:divBdr>
            <w:top w:val="none" w:sz="0" w:space="0" w:color="auto"/>
            <w:left w:val="none" w:sz="0" w:space="0" w:color="auto"/>
            <w:bottom w:val="none" w:sz="0" w:space="0" w:color="auto"/>
            <w:right w:val="none" w:sz="0" w:space="0" w:color="auto"/>
          </w:divBdr>
        </w:div>
        <w:div w:id="1263148895">
          <w:marLeft w:val="480"/>
          <w:marRight w:val="0"/>
          <w:marTop w:val="0"/>
          <w:marBottom w:val="0"/>
          <w:divBdr>
            <w:top w:val="none" w:sz="0" w:space="0" w:color="auto"/>
            <w:left w:val="none" w:sz="0" w:space="0" w:color="auto"/>
            <w:bottom w:val="none" w:sz="0" w:space="0" w:color="auto"/>
            <w:right w:val="none" w:sz="0" w:space="0" w:color="auto"/>
          </w:divBdr>
        </w:div>
        <w:div w:id="1272853902">
          <w:marLeft w:val="480"/>
          <w:marRight w:val="0"/>
          <w:marTop w:val="0"/>
          <w:marBottom w:val="0"/>
          <w:divBdr>
            <w:top w:val="none" w:sz="0" w:space="0" w:color="auto"/>
            <w:left w:val="none" w:sz="0" w:space="0" w:color="auto"/>
            <w:bottom w:val="none" w:sz="0" w:space="0" w:color="auto"/>
            <w:right w:val="none" w:sz="0" w:space="0" w:color="auto"/>
          </w:divBdr>
        </w:div>
        <w:div w:id="1336884845">
          <w:marLeft w:val="480"/>
          <w:marRight w:val="0"/>
          <w:marTop w:val="0"/>
          <w:marBottom w:val="0"/>
          <w:divBdr>
            <w:top w:val="none" w:sz="0" w:space="0" w:color="auto"/>
            <w:left w:val="none" w:sz="0" w:space="0" w:color="auto"/>
            <w:bottom w:val="none" w:sz="0" w:space="0" w:color="auto"/>
            <w:right w:val="none" w:sz="0" w:space="0" w:color="auto"/>
          </w:divBdr>
        </w:div>
        <w:div w:id="1575970298">
          <w:marLeft w:val="480"/>
          <w:marRight w:val="0"/>
          <w:marTop w:val="0"/>
          <w:marBottom w:val="0"/>
          <w:divBdr>
            <w:top w:val="none" w:sz="0" w:space="0" w:color="auto"/>
            <w:left w:val="none" w:sz="0" w:space="0" w:color="auto"/>
            <w:bottom w:val="none" w:sz="0" w:space="0" w:color="auto"/>
            <w:right w:val="none" w:sz="0" w:space="0" w:color="auto"/>
          </w:divBdr>
        </w:div>
        <w:div w:id="1631280450">
          <w:marLeft w:val="480"/>
          <w:marRight w:val="0"/>
          <w:marTop w:val="0"/>
          <w:marBottom w:val="0"/>
          <w:divBdr>
            <w:top w:val="none" w:sz="0" w:space="0" w:color="auto"/>
            <w:left w:val="none" w:sz="0" w:space="0" w:color="auto"/>
            <w:bottom w:val="none" w:sz="0" w:space="0" w:color="auto"/>
            <w:right w:val="none" w:sz="0" w:space="0" w:color="auto"/>
          </w:divBdr>
        </w:div>
        <w:div w:id="1653676361">
          <w:marLeft w:val="480"/>
          <w:marRight w:val="0"/>
          <w:marTop w:val="0"/>
          <w:marBottom w:val="0"/>
          <w:divBdr>
            <w:top w:val="none" w:sz="0" w:space="0" w:color="auto"/>
            <w:left w:val="none" w:sz="0" w:space="0" w:color="auto"/>
            <w:bottom w:val="none" w:sz="0" w:space="0" w:color="auto"/>
            <w:right w:val="none" w:sz="0" w:space="0" w:color="auto"/>
          </w:divBdr>
        </w:div>
        <w:div w:id="1669213091">
          <w:marLeft w:val="480"/>
          <w:marRight w:val="0"/>
          <w:marTop w:val="0"/>
          <w:marBottom w:val="0"/>
          <w:divBdr>
            <w:top w:val="none" w:sz="0" w:space="0" w:color="auto"/>
            <w:left w:val="none" w:sz="0" w:space="0" w:color="auto"/>
            <w:bottom w:val="none" w:sz="0" w:space="0" w:color="auto"/>
            <w:right w:val="none" w:sz="0" w:space="0" w:color="auto"/>
          </w:divBdr>
        </w:div>
        <w:div w:id="1671177607">
          <w:marLeft w:val="480"/>
          <w:marRight w:val="0"/>
          <w:marTop w:val="0"/>
          <w:marBottom w:val="0"/>
          <w:divBdr>
            <w:top w:val="none" w:sz="0" w:space="0" w:color="auto"/>
            <w:left w:val="none" w:sz="0" w:space="0" w:color="auto"/>
            <w:bottom w:val="none" w:sz="0" w:space="0" w:color="auto"/>
            <w:right w:val="none" w:sz="0" w:space="0" w:color="auto"/>
          </w:divBdr>
        </w:div>
        <w:div w:id="1714891509">
          <w:marLeft w:val="480"/>
          <w:marRight w:val="0"/>
          <w:marTop w:val="0"/>
          <w:marBottom w:val="0"/>
          <w:divBdr>
            <w:top w:val="none" w:sz="0" w:space="0" w:color="auto"/>
            <w:left w:val="none" w:sz="0" w:space="0" w:color="auto"/>
            <w:bottom w:val="none" w:sz="0" w:space="0" w:color="auto"/>
            <w:right w:val="none" w:sz="0" w:space="0" w:color="auto"/>
          </w:divBdr>
        </w:div>
        <w:div w:id="1751074690">
          <w:marLeft w:val="480"/>
          <w:marRight w:val="0"/>
          <w:marTop w:val="0"/>
          <w:marBottom w:val="0"/>
          <w:divBdr>
            <w:top w:val="none" w:sz="0" w:space="0" w:color="auto"/>
            <w:left w:val="none" w:sz="0" w:space="0" w:color="auto"/>
            <w:bottom w:val="none" w:sz="0" w:space="0" w:color="auto"/>
            <w:right w:val="none" w:sz="0" w:space="0" w:color="auto"/>
          </w:divBdr>
        </w:div>
        <w:div w:id="1769502122">
          <w:marLeft w:val="480"/>
          <w:marRight w:val="0"/>
          <w:marTop w:val="0"/>
          <w:marBottom w:val="0"/>
          <w:divBdr>
            <w:top w:val="none" w:sz="0" w:space="0" w:color="auto"/>
            <w:left w:val="none" w:sz="0" w:space="0" w:color="auto"/>
            <w:bottom w:val="none" w:sz="0" w:space="0" w:color="auto"/>
            <w:right w:val="none" w:sz="0" w:space="0" w:color="auto"/>
          </w:divBdr>
        </w:div>
        <w:div w:id="2055347699">
          <w:marLeft w:val="480"/>
          <w:marRight w:val="0"/>
          <w:marTop w:val="0"/>
          <w:marBottom w:val="0"/>
          <w:divBdr>
            <w:top w:val="none" w:sz="0" w:space="0" w:color="auto"/>
            <w:left w:val="none" w:sz="0" w:space="0" w:color="auto"/>
            <w:bottom w:val="none" w:sz="0" w:space="0" w:color="auto"/>
            <w:right w:val="none" w:sz="0" w:space="0" w:color="auto"/>
          </w:divBdr>
        </w:div>
      </w:divsChild>
    </w:div>
    <w:div w:id="299192359">
      <w:bodyDiv w:val="1"/>
      <w:marLeft w:val="0"/>
      <w:marRight w:val="0"/>
      <w:marTop w:val="0"/>
      <w:marBottom w:val="0"/>
      <w:divBdr>
        <w:top w:val="none" w:sz="0" w:space="0" w:color="auto"/>
        <w:left w:val="none" w:sz="0" w:space="0" w:color="auto"/>
        <w:bottom w:val="none" w:sz="0" w:space="0" w:color="auto"/>
        <w:right w:val="none" w:sz="0" w:space="0" w:color="auto"/>
      </w:divBdr>
    </w:div>
    <w:div w:id="301354446">
      <w:bodyDiv w:val="1"/>
      <w:marLeft w:val="0"/>
      <w:marRight w:val="0"/>
      <w:marTop w:val="0"/>
      <w:marBottom w:val="0"/>
      <w:divBdr>
        <w:top w:val="none" w:sz="0" w:space="0" w:color="auto"/>
        <w:left w:val="none" w:sz="0" w:space="0" w:color="auto"/>
        <w:bottom w:val="none" w:sz="0" w:space="0" w:color="auto"/>
        <w:right w:val="none" w:sz="0" w:space="0" w:color="auto"/>
      </w:divBdr>
    </w:div>
    <w:div w:id="302394290">
      <w:bodyDiv w:val="1"/>
      <w:marLeft w:val="0"/>
      <w:marRight w:val="0"/>
      <w:marTop w:val="0"/>
      <w:marBottom w:val="0"/>
      <w:divBdr>
        <w:top w:val="none" w:sz="0" w:space="0" w:color="auto"/>
        <w:left w:val="none" w:sz="0" w:space="0" w:color="auto"/>
        <w:bottom w:val="none" w:sz="0" w:space="0" w:color="auto"/>
        <w:right w:val="none" w:sz="0" w:space="0" w:color="auto"/>
      </w:divBdr>
      <w:divsChild>
        <w:div w:id="93064908">
          <w:marLeft w:val="640"/>
          <w:marRight w:val="0"/>
          <w:marTop w:val="0"/>
          <w:marBottom w:val="0"/>
          <w:divBdr>
            <w:top w:val="none" w:sz="0" w:space="0" w:color="auto"/>
            <w:left w:val="none" w:sz="0" w:space="0" w:color="auto"/>
            <w:bottom w:val="none" w:sz="0" w:space="0" w:color="auto"/>
            <w:right w:val="none" w:sz="0" w:space="0" w:color="auto"/>
          </w:divBdr>
        </w:div>
        <w:div w:id="202862351">
          <w:marLeft w:val="640"/>
          <w:marRight w:val="0"/>
          <w:marTop w:val="0"/>
          <w:marBottom w:val="0"/>
          <w:divBdr>
            <w:top w:val="none" w:sz="0" w:space="0" w:color="auto"/>
            <w:left w:val="none" w:sz="0" w:space="0" w:color="auto"/>
            <w:bottom w:val="none" w:sz="0" w:space="0" w:color="auto"/>
            <w:right w:val="none" w:sz="0" w:space="0" w:color="auto"/>
          </w:divBdr>
        </w:div>
        <w:div w:id="269439840">
          <w:marLeft w:val="640"/>
          <w:marRight w:val="0"/>
          <w:marTop w:val="0"/>
          <w:marBottom w:val="0"/>
          <w:divBdr>
            <w:top w:val="none" w:sz="0" w:space="0" w:color="auto"/>
            <w:left w:val="none" w:sz="0" w:space="0" w:color="auto"/>
            <w:bottom w:val="none" w:sz="0" w:space="0" w:color="auto"/>
            <w:right w:val="none" w:sz="0" w:space="0" w:color="auto"/>
          </w:divBdr>
        </w:div>
        <w:div w:id="275144139">
          <w:marLeft w:val="640"/>
          <w:marRight w:val="0"/>
          <w:marTop w:val="0"/>
          <w:marBottom w:val="0"/>
          <w:divBdr>
            <w:top w:val="none" w:sz="0" w:space="0" w:color="auto"/>
            <w:left w:val="none" w:sz="0" w:space="0" w:color="auto"/>
            <w:bottom w:val="none" w:sz="0" w:space="0" w:color="auto"/>
            <w:right w:val="none" w:sz="0" w:space="0" w:color="auto"/>
          </w:divBdr>
        </w:div>
        <w:div w:id="284118629">
          <w:marLeft w:val="640"/>
          <w:marRight w:val="0"/>
          <w:marTop w:val="0"/>
          <w:marBottom w:val="0"/>
          <w:divBdr>
            <w:top w:val="none" w:sz="0" w:space="0" w:color="auto"/>
            <w:left w:val="none" w:sz="0" w:space="0" w:color="auto"/>
            <w:bottom w:val="none" w:sz="0" w:space="0" w:color="auto"/>
            <w:right w:val="none" w:sz="0" w:space="0" w:color="auto"/>
          </w:divBdr>
        </w:div>
        <w:div w:id="304702027">
          <w:marLeft w:val="640"/>
          <w:marRight w:val="0"/>
          <w:marTop w:val="0"/>
          <w:marBottom w:val="0"/>
          <w:divBdr>
            <w:top w:val="none" w:sz="0" w:space="0" w:color="auto"/>
            <w:left w:val="none" w:sz="0" w:space="0" w:color="auto"/>
            <w:bottom w:val="none" w:sz="0" w:space="0" w:color="auto"/>
            <w:right w:val="none" w:sz="0" w:space="0" w:color="auto"/>
          </w:divBdr>
        </w:div>
        <w:div w:id="314184469">
          <w:marLeft w:val="640"/>
          <w:marRight w:val="0"/>
          <w:marTop w:val="0"/>
          <w:marBottom w:val="0"/>
          <w:divBdr>
            <w:top w:val="none" w:sz="0" w:space="0" w:color="auto"/>
            <w:left w:val="none" w:sz="0" w:space="0" w:color="auto"/>
            <w:bottom w:val="none" w:sz="0" w:space="0" w:color="auto"/>
            <w:right w:val="none" w:sz="0" w:space="0" w:color="auto"/>
          </w:divBdr>
        </w:div>
        <w:div w:id="329797971">
          <w:marLeft w:val="640"/>
          <w:marRight w:val="0"/>
          <w:marTop w:val="0"/>
          <w:marBottom w:val="0"/>
          <w:divBdr>
            <w:top w:val="none" w:sz="0" w:space="0" w:color="auto"/>
            <w:left w:val="none" w:sz="0" w:space="0" w:color="auto"/>
            <w:bottom w:val="none" w:sz="0" w:space="0" w:color="auto"/>
            <w:right w:val="none" w:sz="0" w:space="0" w:color="auto"/>
          </w:divBdr>
        </w:div>
        <w:div w:id="412091575">
          <w:marLeft w:val="640"/>
          <w:marRight w:val="0"/>
          <w:marTop w:val="0"/>
          <w:marBottom w:val="0"/>
          <w:divBdr>
            <w:top w:val="none" w:sz="0" w:space="0" w:color="auto"/>
            <w:left w:val="none" w:sz="0" w:space="0" w:color="auto"/>
            <w:bottom w:val="none" w:sz="0" w:space="0" w:color="auto"/>
            <w:right w:val="none" w:sz="0" w:space="0" w:color="auto"/>
          </w:divBdr>
        </w:div>
        <w:div w:id="431827185">
          <w:marLeft w:val="640"/>
          <w:marRight w:val="0"/>
          <w:marTop w:val="0"/>
          <w:marBottom w:val="0"/>
          <w:divBdr>
            <w:top w:val="none" w:sz="0" w:space="0" w:color="auto"/>
            <w:left w:val="none" w:sz="0" w:space="0" w:color="auto"/>
            <w:bottom w:val="none" w:sz="0" w:space="0" w:color="auto"/>
            <w:right w:val="none" w:sz="0" w:space="0" w:color="auto"/>
          </w:divBdr>
        </w:div>
        <w:div w:id="470906748">
          <w:marLeft w:val="640"/>
          <w:marRight w:val="0"/>
          <w:marTop w:val="0"/>
          <w:marBottom w:val="0"/>
          <w:divBdr>
            <w:top w:val="none" w:sz="0" w:space="0" w:color="auto"/>
            <w:left w:val="none" w:sz="0" w:space="0" w:color="auto"/>
            <w:bottom w:val="none" w:sz="0" w:space="0" w:color="auto"/>
            <w:right w:val="none" w:sz="0" w:space="0" w:color="auto"/>
          </w:divBdr>
        </w:div>
        <w:div w:id="484009479">
          <w:marLeft w:val="640"/>
          <w:marRight w:val="0"/>
          <w:marTop w:val="0"/>
          <w:marBottom w:val="0"/>
          <w:divBdr>
            <w:top w:val="none" w:sz="0" w:space="0" w:color="auto"/>
            <w:left w:val="none" w:sz="0" w:space="0" w:color="auto"/>
            <w:bottom w:val="none" w:sz="0" w:space="0" w:color="auto"/>
            <w:right w:val="none" w:sz="0" w:space="0" w:color="auto"/>
          </w:divBdr>
        </w:div>
        <w:div w:id="534774466">
          <w:marLeft w:val="640"/>
          <w:marRight w:val="0"/>
          <w:marTop w:val="0"/>
          <w:marBottom w:val="0"/>
          <w:divBdr>
            <w:top w:val="none" w:sz="0" w:space="0" w:color="auto"/>
            <w:left w:val="none" w:sz="0" w:space="0" w:color="auto"/>
            <w:bottom w:val="none" w:sz="0" w:space="0" w:color="auto"/>
            <w:right w:val="none" w:sz="0" w:space="0" w:color="auto"/>
          </w:divBdr>
        </w:div>
        <w:div w:id="744449608">
          <w:marLeft w:val="640"/>
          <w:marRight w:val="0"/>
          <w:marTop w:val="0"/>
          <w:marBottom w:val="0"/>
          <w:divBdr>
            <w:top w:val="none" w:sz="0" w:space="0" w:color="auto"/>
            <w:left w:val="none" w:sz="0" w:space="0" w:color="auto"/>
            <w:bottom w:val="none" w:sz="0" w:space="0" w:color="auto"/>
            <w:right w:val="none" w:sz="0" w:space="0" w:color="auto"/>
          </w:divBdr>
        </w:div>
        <w:div w:id="755251168">
          <w:marLeft w:val="640"/>
          <w:marRight w:val="0"/>
          <w:marTop w:val="0"/>
          <w:marBottom w:val="0"/>
          <w:divBdr>
            <w:top w:val="none" w:sz="0" w:space="0" w:color="auto"/>
            <w:left w:val="none" w:sz="0" w:space="0" w:color="auto"/>
            <w:bottom w:val="none" w:sz="0" w:space="0" w:color="auto"/>
            <w:right w:val="none" w:sz="0" w:space="0" w:color="auto"/>
          </w:divBdr>
        </w:div>
        <w:div w:id="848913935">
          <w:marLeft w:val="640"/>
          <w:marRight w:val="0"/>
          <w:marTop w:val="0"/>
          <w:marBottom w:val="0"/>
          <w:divBdr>
            <w:top w:val="none" w:sz="0" w:space="0" w:color="auto"/>
            <w:left w:val="none" w:sz="0" w:space="0" w:color="auto"/>
            <w:bottom w:val="none" w:sz="0" w:space="0" w:color="auto"/>
            <w:right w:val="none" w:sz="0" w:space="0" w:color="auto"/>
          </w:divBdr>
        </w:div>
        <w:div w:id="894703646">
          <w:marLeft w:val="640"/>
          <w:marRight w:val="0"/>
          <w:marTop w:val="0"/>
          <w:marBottom w:val="0"/>
          <w:divBdr>
            <w:top w:val="none" w:sz="0" w:space="0" w:color="auto"/>
            <w:left w:val="none" w:sz="0" w:space="0" w:color="auto"/>
            <w:bottom w:val="none" w:sz="0" w:space="0" w:color="auto"/>
            <w:right w:val="none" w:sz="0" w:space="0" w:color="auto"/>
          </w:divBdr>
        </w:div>
        <w:div w:id="947465132">
          <w:marLeft w:val="640"/>
          <w:marRight w:val="0"/>
          <w:marTop w:val="0"/>
          <w:marBottom w:val="0"/>
          <w:divBdr>
            <w:top w:val="none" w:sz="0" w:space="0" w:color="auto"/>
            <w:left w:val="none" w:sz="0" w:space="0" w:color="auto"/>
            <w:bottom w:val="none" w:sz="0" w:space="0" w:color="auto"/>
            <w:right w:val="none" w:sz="0" w:space="0" w:color="auto"/>
          </w:divBdr>
        </w:div>
        <w:div w:id="1110053210">
          <w:marLeft w:val="640"/>
          <w:marRight w:val="0"/>
          <w:marTop w:val="0"/>
          <w:marBottom w:val="0"/>
          <w:divBdr>
            <w:top w:val="none" w:sz="0" w:space="0" w:color="auto"/>
            <w:left w:val="none" w:sz="0" w:space="0" w:color="auto"/>
            <w:bottom w:val="none" w:sz="0" w:space="0" w:color="auto"/>
            <w:right w:val="none" w:sz="0" w:space="0" w:color="auto"/>
          </w:divBdr>
        </w:div>
        <w:div w:id="1119034719">
          <w:marLeft w:val="640"/>
          <w:marRight w:val="0"/>
          <w:marTop w:val="0"/>
          <w:marBottom w:val="0"/>
          <w:divBdr>
            <w:top w:val="none" w:sz="0" w:space="0" w:color="auto"/>
            <w:left w:val="none" w:sz="0" w:space="0" w:color="auto"/>
            <w:bottom w:val="none" w:sz="0" w:space="0" w:color="auto"/>
            <w:right w:val="none" w:sz="0" w:space="0" w:color="auto"/>
          </w:divBdr>
        </w:div>
        <w:div w:id="1120806399">
          <w:marLeft w:val="640"/>
          <w:marRight w:val="0"/>
          <w:marTop w:val="0"/>
          <w:marBottom w:val="0"/>
          <w:divBdr>
            <w:top w:val="none" w:sz="0" w:space="0" w:color="auto"/>
            <w:left w:val="none" w:sz="0" w:space="0" w:color="auto"/>
            <w:bottom w:val="none" w:sz="0" w:space="0" w:color="auto"/>
            <w:right w:val="none" w:sz="0" w:space="0" w:color="auto"/>
          </w:divBdr>
        </w:div>
        <w:div w:id="1130980150">
          <w:marLeft w:val="640"/>
          <w:marRight w:val="0"/>
          <w:marTop w:val="0"/>
          <w:marBottom w:val="0"/>
          <w:divBdr>
            <w:top w:val="none" w:sz="0" w:space="0" w:color="auto"/>
            <w:left w:val="none" w:sz="0" w:space="0" w:color="auto"/>
            <w:bottom w:val="none" w:sz="0" w:space="0" w:color="auto"/>
            <w:right w:val="none" w:sz="0" w:space="0" w:color="auto"/>
          </w:divBdr>
        </w:div>
        <w:div w:id="1269047479">
          <w:marLeft w:val="640"/>
          <w:marRight w:val="0"/>
          <w:marTop w:val="0"/>
          <w:marBottom w:val="0"/>
          <w:divBdr>
            <w:top w:val="none" w:sz="0" w:space="0" w:color="auto"/>
            <w:left w:val="none" w:sz="0" w:space="0" w:color="auto"/>
            <w:bottom w:val="none" w:sz="0" w:space="0" w:color="auto"/>
            <w:right w:val="none" w:sz="0" w:space="0" w:color="auto"/>
          </w:divBdr>
        </w:div>
        <w:div w:id="1269387225">
          <w:marLeft w:val="640"/>
          <w:marRight w:val="0"/>
          <w:marTop w:val="0"/>
          <w:marBottom w:val="0"/>
          <w:divBdr>
            <w:top w:val="none" w:sz="0" w:space="0" w:color="auto"/>
            <w:left w:val="none" w:sz="0" w:space="0" w:color="auto"/>
            <w:bottom w:val="none" w:sz="0" w:space="0" w:color="auto"/>
            <w:right w:val="none" w:sz="0" w:space="0" w:color="auto"/>
          </w:divBdr>
        </w:div>
        <w:div w:id="1408501212">
          <w:marLeft w:val="640"/>
          <w:marRight w:val="0"/>
          <w:marTop w:val="0"/>
          <w:marBottom w:val="0"/>
          <w:divBdr>
            <w:top w:val="none" w:sz="0" w:space="0" w:color="auto"/>
            <w:left w:val="none" w:sz="0" w:space="0" w:color="auto"/>
            <w:bottom w:val="none" w:sz="0" w:space="0" w:color="auto"/>
            <w:right w:val="none" w:sz="0" w:space="0" w:color="auto"/>
          </w:divBdr>
        </w:div>
        <w:div w:id="1419251927">
          <w:marLeft w:val="640"/>
          <w:marRight w:val="0"/>
          <w:marTop w:val="0"/>
          <w:marBottom w:val="0"/>
          <w:divBdr>
            <w:top w:val="none" w:sz="0" w:space="0" w:color="auto"/>
            <w:left w:val="none" w:sz="0" w:space="0" w:color="auto"/>
            <w:bottom w:val="none" w:sz="0" w:space="0" w:color="auto"/>
            <w:right w:val="none" w:sz="0" w:space="0" w:color="auto"/>
          </w:divBdr>
        </w:div>
        <w:div w:id="1541624895">
          <w:marLeft w:val="640"/>
          <w:marRight w:val="0"/>
          <w:marTop w:val="0"/>
          <w:marBottom w:val="0"/>
          <w:divBdr>
            <w:top w:val="none" w:sz="0" w:space="0" w:color="auto"/>
            <w:left w:val="none" w:sz="0" w:space="0" w:color="auto"/>
            <w:bottom w:val="none" w:sz="0" w:space="0" w:color="auto"/>
            <w:right w:val="none" w:sz="0" w:space="0" w:color="auto"/>
          </w:divBdr>
        </w:div>
        <w:div w:id="1692023057">
          <w:marLeft w:val="640"/>
          <w:marRight w:val="0"/>
          <w:marTop w:val="0"/>
          <w:marBottom w:val="0"/>
          <w:divBdr>
            <w:top w:val="none" w:sz="0" w:space="0" w:color="auto"/>
            <w:left w:val="none" w:sz="0" w:space="0" w:color="auto"/>
            <w:bottom w:val="none" w:sz="0" w:space="0" w:color="auto"/>
            <w:right w:val="none" w:sz="0" w:space="0" w:color="auto"/>
          </w:divBdr>
        </w:div>
        <w:div w:id="1692489569">
          <w:marLeft w:val="640"/>
          <w:marRight w:val="0"/>
          <w:marTop w:val="0"/>
          <w:marBottom w:val="0"/>
          <w:divBdr>
            <w:top w:val="none" w:sz="0" w:space="0" w:color="auto"/>
            <w:left w:val="none" w:sz="0" w:space="0" w:color="auto"/>
            <w:bottom w:val="none" w:sz="0" w:space="0" w:color="auto"/>
            <w:right w:val="none" w:sz="0" w:space="0" w:color="auto"/>
          </w:divBdr>
        </w:div>
        <w:div w:id="1719429796">
          <w:marLeft w:val="640"/>
          <w:marRight w:val="0"/>
          <w:marTop w:val="0"/>
          <w:marBottom w:val="0"/>
          <w:divBdr>
            <w:top w:val="none" w:sz="0" w:space="0" w:color="auto"/>
            <w:left w:val="none" w:sz="0" w:space="0" w:color="auto"/>
            <w:bottom w:val="none" w:sz="0" w:space="0" w:color="auto"/>
            <w:right w:val="none" w:sz="0" w:space="0" w:color="auto"/>
          </w:divBdr>
        </w:div>
        <w:div w:id="1798178935">
          <w:marLeft w:val="640"/>
          <w:marRight w:val="0"/>
          <w:marTop w:val="0"/>
          <w:marBottom w:val="0"/>
          <w:divBdr>
            <w:top w:val="none" w:sz="0" w:space="0" w:color="auto"/>
            <w:left w:val="none" w:sz="0" w:space="0" w:color="auto"/>
            <w:bottom w:val="none" w:sz="0" w:space="0" w:color="auto"/>
            <w:right w:val="none" w:sz="0" w:space="0" w:color="auto"/>
          </w:divBdr>
        </w:div>
        <w:div w:id="1896356895">
          <w:marLeft w:val="640"/>
          <w:marRight w:val="0"/>
          <w:marTop w:val="0"/>
          <w:marBottom w:val="0"/>
          <w:divBdr>
            <w:top w:val="none" w:sz="0" w:space="0" w:color="auto"/>
            <w:left w:val="none" w:sz="0" w:space="0" w:color="auto"/>
            <w:bottom w:val="none" w:sz="0" w:space="0" w:color="auto"/>
            <w:right w:val="none" w:sz="0" w:space="0" w:color="auto"/>
          </w:divBdr>
        </w:div>
        <w:div w:id="1922375229">
          <w:marLeft w:val="640"/>
          <w:marRight w:val="0"/>
          <w:marTop w:val="0"/>
          <w:marBottom w:val="0"/>
          <w:divBdr>
            <w:top w:val="none" w:sz="0" w:space="0" w:color="auto"/>
            <w:left w:val="none" w:sz="0" w:space="0" w:color="auto"/>
            <w:bottom w:val="none" w:sz="0" w:space="0" w:color="auto"/>
            <w:right w:val="none" w:sz="0" w:space="0" w:color="auto"/>
          </w:divBdr>
        </w:div>
        <w:div w:id="2039619862">
          <w:marLeft w:val="640"/>
          <w:marRight w:val="0"/>
          <w:marTop w:val="0"/>
          <w:marBottom w:val="0"/>
          <w:divBdr>
            <w:top w:val="none" w:sz="0" w:space="0" w:color="auto"/>
            <w:left w:val="none" w:sz="0" w:space="0" w:color="auto"/>
            <w:bottom w:val="none" w:sz="0" w:space="0" w:color="auto"/>
            <w:right w:val="none" w:sz="0" w:space="0" w:color="auto"/>
          </w:divBdr>
        </w:div>
        <w:div w:id="2058121104">
          <w:marLeft w:val="640"/>
          <w:marRight w:val="0"/>
          <w:marTop w:val="0"/>
          <w:marBottom w:val="0"/>
          <w:divBdr>
            <w:top w:val="none" w:sz="0" w:space="0" w:color="auto"/>
            <w:left w:val="none" w:sz="0" w:space="0" w:color="auto"/>
            <w:bottom w:val="none" w:sz="0" w:space="0" w:color="auto"/>
            <w:right w:val="none" w:sz="0" w:space="0" w:color="auto"/>
          </w:divBdr>
        </w:div>
        <w:div w:id="2067952021">
          <w:marLeft w:val="640"/>
          <w:marRight w:val="0"/>
          <w:marTop w:val="0"/>
          <w:marBottom w:val="0"/>
          <w:divBdr>
            <w:top w:val="none" w:sz="0" w:space="0" w:color="auto"/>
            <w:left w:val="none" w:sz="0" w:space="0" w:color="auto"/>
            <w:bottom w:val="none" w:sz="0" w:space="0" w:color="auto"/>
            <w:right w:val="none" w:sz="0" w:space="0" w:color="auto"/>
          </w:divBdr>
        </w:div>
      </w:divsChild>
    </w:div>
    <w:div w:id="305362255">
      <w:bodyDiv w:val="1"/>
      <w:marLeft w:val="0"/>
      <w:marRight w:val="0"/>
      <w:marTop w:val="0"/>
      <w:marBottom w:val="0"/>
      <w:divBdr>
        <w:top w:val="none" w:sz="0" w:space="0" w:color="auto"/>
        <w:left w:val="none" w:sz="0" w:space="0" w:color="auto"/>
        <w:bottom w:val="none" w:sz="0" w:space="0" w:color="auto"/>
        <w:right w:val="none" w:sz="0" w:space="0" w:color="auto"/>
      </w:divBdr>
    </w:div>
    <w:div w:id="308755850">
      <w:bodyDiv w:val="1"/>
      <w:marLeft w:val="0"/>
      <w:marRight w:val="0"/>
      <w:marTop w:val="0"/>
      <w:marBottom w:val="0"/>
      <w:divBdr>
        <w:top w:val="none" w:sz="0" w:space="0" w:color="auto"/>
        <w:left w:val="none" w:sz="0" w:space="0" w:color="auto"/>
        <w:bottom w:val="none" w:sz="0" w:space="0" w:color="auto"/>
        <w:right w:val="none" w:sz="0" w:space="0" w:color="auto"/>
      </w:divBdr>
      <w:divsChild>
        <w:div w:id="32459735">
          <w:marLeft w:val="480"/>
          <w:marRight w:val="0"/>
          <w:marTop w:val="0"/>
          <w:marBottom w:val="0"/>
          <w:divBdr>
            <w:top w:val="none" w:sz="0" w:space="0" w:color="auto"/>
            <w:left w:val="none" w:sz="0" w:space="0" w:color="auto"/>
            <w:bottom w:val="none" w:sz="0" w:space="0" w:color="auto"/>
            <w:right w:val="none" w:sz="0" w:space="0" w:color="auto"/>
          </w:divBdr>
        </w:div>
        <w:div w:id="42953148">
          <w:marLeft w:val="480"/>
          <w:marRight w:val="0"/>
          <w:marTop w:val="0"/>
          <w:marBottom w:val="0"/>
          <w:divBdr>
            <w:top w:val="none" w:sz="0" w:space="0" w:color="auto"/>
            <w:left w:val="none" w:sz="0" w:space="0" w:color="auto"/>
            <w:bottom w:val="none" w:sz="0" w:space="0" w:color="auto"/>
            <w:right w:val="none" w:sz="0" w:space="0" w:color="auto"/>
          </w:divBdr>
        </w:div>
        <w:div w:id="60950036">
          <w:marLeft w:val="480"/>
          <w:marRight w:val="0"/>
          <w:marTop w:val="0"/>
          <w:marBottom w:val="0"/>
          <w:divBdr>
            <w:top w:val="none" w:sz="0" w:space="0" w:color="auto"/>
            <w:left w:val="none" w:sz="0" w:space="0" w:color="auto"/>
            <w:bottom w:val="none" w:sz="0" w:space="0" w:color="auto"/>
            <w:right w:val="none" w:sz="0" w:space="0" w:color="auto"/>
          </w:divBdr>
        </w:div>
        <w:div w:id="133060233">
          <w:marLeft w:val="480"/>
          <w:marRight w:val="0"/>
          <w:marTop w:val="0"/>
          <w:marBottom w:val="0"/>
          <w:divBdr>
            <w:top w:val="none" w:sz="0" w:space="0" w:color="auto"/>
            <w:left w:val="none" w:sz="0" w:space="0" w:color="auto"/>
            <w:bottom w:val="none" w:sz="0" w:space="0" w:color="auto"/>
            <w:right w:val="none" w:sz="0" w:space="0" w:color="auto"/>
          </w:divBdr>
        </w:div>
        <w:div w:id="197861072">
          <w:marLeft w:val="480"/>
          <w:marRight w:val="0"/>
          <w:marTop w:val="0"/>
          <w:marBottom w:val="0"/>
          <w:divBdr>
            <w:top w:val="none" w:sz="0" w:space="0" w:color="auto"/>
            <w:left w:val="none" w:sz="0" w:space="0" w:color="auto"/>
            <w:bottom w:val="none" w:sz="0" w:space="0" w:color="auto"/>
            <w:right w:val="none" w:sz="0" w:space="0" w:color="auto"/>
          </w:divBdr>
        </w:div>
        <w:div w:id="211885589">
          <w:marLeft w:val="480"/>
          <w:marRight w:val="0"/>
          <w:marTop w:val="0"/>
          <w:marBottom w:val="0"/>
          <w:divBdr>
            <w:top w:val="none" w:sz="0" w:space="0" w:color="auto"/>
            <w:left w:val="none" w:sz="0" w:space="0" w:color="auto"/>
            <w:bottom w:val="none" w:sz="0" w:space="0" w:color="auto"/>
            <w:right w:val="none" w:sz="0" w:space="0" w:color="auto"/>
          </w:divBdr>
        </w:div>
        <w:div w:id="266469437">
          <w:marLeft w:val="480"/>
          <w:marRight w:val="0"/>
          <w:marTop w:val="0"/>
          <w:marBottom w:val="0"/>
          <w:divBdr>
            <w:top w:val="none" w:sz="0" w:space="0" w:color="auto"/>
            <w:left w:val="none" w:sz="0" w:space="0" w:color="auto"/>
            <w:bottom w:val="none" w:sz="0" w:space="0" w:color="auto"/>
            <w:right w:val="none" w:sz="0" w:space="0" w:color="auto"/>
          </w:divBdr>
        </w:div>
        <w:div w:id="353769645">
          <w:marLeft w:val="480"/>
          <w:marRight w:val="0"/>
          <w:marTop w:val="0"/>
          <w:marBottom w:val="0"/>
          <w:divBdr>
            <w:top w:val="none" w:sz="0" w:space="0" w:color="auto"/>
            <w:left w:val="none" w:sz="0" w:space="0" w:color="auto"/>
            <w:bottom w:val="none" w:sz="0" w:space="0" w:color="auto"/>
            <w:right w:val="none" w:sz="0" w:space="0" w:color="auto"/>
          </w:divBdr>
        </w:div>
        <w:div w:id="450250099">
          <w:marLeft w:val="480"/>
          <w:marRight w:val="0"/>
          <w:marTop w:val="0"/>
          <w:marBottom w:val="0"/>
          <w:divBdr>
            <w:top w:val="none" w:sz="0" w:space="0" w:color="auto"/>
            <w:left w:val="none" w:sz="0" w:space="0" w:color="auto"/>
            <w:bottom w:val="none" w:sz="0" w:space="0" w:color="auto"/>
            <w:right w:val="none" w:sz="0" w:space="0" w:color="auto"/>
          </w:divBdr>
        </w:div>
        <w:div w:id="463741169">
          <w:marLeft w:val="480"/>
          <w:marRight w:val="0"/>
          <w:marTop w:val="0"/>
          <w:marBottom w:val="0"/>
          <w:divBdr>
            <w:top w:val="none" w:sz="0" w:space="0" w:color="auto"/>
            <w:left w:val="none" w:sz="0" w:space="0" w:color="auto"/>
            <w:bottom w:val="none" w:sz="0" w:space="0" w:color="auto"/>
            <w:right w:val="none" w:sz="0" w:space="0" w:color="auto"/>
          </w:divBdr>
        </w:div>
        <w:div w:id="565382532">
          <w:marLeft w:val="480"/>
          <w:marRight w:val="0"/>
          <w:marTop w:val="0"/>
          <w:marBottom w:val="0"/>
          <w:divBdr>
            <w:top w:val="none" w:sz="0" w:space="0" w:color="auto"/>
            <w:left w:val="none" w:sz="0" w:space="0" w:color="auto"/>
            <w:bottom w:val="none" w:sz="0" w:space="0" w:color="auto"/>
            <w:right w:val="none" w:sz="0" w:space="0" w:color="auto"/>
          </w:divBdr>
        </w:div>
        <w:div w:id="581447544">
          <w:marLeft w:val="480"/>
          <w:marRight w:val="0"/>
          <w:marTop w:val="0"/>
          <w:marBottom w:val="0"/>
          <w:divBdr>
            <w:top w:val="none" w:sz="0" w:space="0" w:color="auto"/>
            <w:left w:val="none" w:sz="0" w:space="0" w:color="auto"/>
            <w:bottom w:val="none" w:sz="0" w:space="0" w:color="auto"/>
            <w:right w:val="none" w:sz="0" w:space="0" w:color="auto"/>
          </w:divBdr>
        </w:div>
        <w:div w:id="608657359">
          <w:marLeft w:val="480"/>
          <w:marRight w:val="0"/>
          <w:marTop w:val="0"/>
          <w:marBottom w:val="0"/>
          <w:divBdr>
            <w:top w:val="none" w:sz="0" w:space="0" w:color="auto"/>
            <w:left w:val="none" w:sz="0" w:space="0" w:color="auto"/>
            <w:bottom w:val="none" w:sz="0" w:space="0" w:color="auto"/>
            <w:right w:val="none" w:sz="0" w:space="0" w:color="auto"/>
          </w:divBdr>
        </w:div>
        <w:div w:id="616570104">
          <w:marLeft w:val="480"/>
          <w:marRight w:val="0"/>
          <w:marTop w:val="0"/>
          <w:marBottom w:val="0"/>
          <w:divBdr>
            <w:top w:val="none" w:sz="0" w:space="0" w:color="auto"/>
            <w:left w:val="none" w:sz="0" w:space="0" w:color="auto"/>
            <w:bottom w:val="none" w:sz="0" w:space="0" w:color="auto"/>
            <w:right w:val="none" w:sz="0" w:space="0" w:color="auto"/>
          </w:divBdr>
        </w:div>
        <w:div w:id="808716451">
          <w:marLeft w:val="480"/>
          <w:marRight w:val="0"/>
          <w:marTop w:val="0"/>
          <w:marBottom w:val="0"/>
          <w:divBdr>
            <w:top w:val="none" w:sz="0" w:space="0" w:color="auto"/>
            <w:left w:val="none" w:sz="0" w:space="0" w:color="auto"/>
            <w:bottom w:val="none" w:sz="0" w:space="0" w:color="auto"/>
            <w:right w:val="none" w:sz="0" w:space="0" w:color="auto"/>
          </w:divBdr>
        </w:div>
        <w:div w:id="862748411">
          <w:marLeft w:val="480"/>
          <w:marRight w:val="0"/>
          <w:marTop w:val="0"/>
          <w:marBottom w:val="0"/>
          <w:divBdr>
            <w:top w:val="none" w:sz="0" w:space="0" w:color="auto"/>
            <w:left w:val="none" w:sz="0" w:space="0" w:color="auto"/>
            <w:bottom w:val="none" w:sz="0" w:space="0" w:color="auto"/>
            <w:right w:val="none" w:sz="0" w:space="0" w:color="auto"/>
          </w:divBdr>
        </w:div>
        <w:div w:id="974026284">
          <w:marLeft w:val="480"/>
          <w:marRight w:val="0"/>
          <w:marTop w:val="0"/>
          <w:marBottom w:val="0"/>
          <w:divBdr>
            <w:top w:val="none" w:sz="0" w:space="0" w:color="auto"/>
            <w:left w:val="none" w:sz="0" w:space="0" w:color="auto"/>
            <w:bottom w:val="none" w:sz="0" w:space="0" w:color="auto"/>
            <w:right w:val="none" w:sz="0" w:space="0" w:color="auto"/>
          </w:divBdr>
        </w:div>
        <w:div w:id="1012295076">
          <w:marLeft w:val="480"/>
          <w:marRight w:val="0"/>
          <w:marTop w:val="0"/>
          <w:marBottom w:val="0"/>
          <w:divBdr>
            <w:top w:val="none" w:sz="0" w:space="0" w:color="auto"/>
            <w:left w:val="none" w:sz="0" w:space="0" w:color="auto"/>
            <w:bottom w:val="none" w:sz="0" w:space="0" w:color="auto"/>
            <w:right w:val="none" w:sz="0" w:space="0" w:color="auto"/>
          </w:divBdr>
        </w:div>
        <w:div w:id="1091661525">
          <w:marLeft w:val="480"/>
          <w:marRight w:val="0"/>
          <w:marTop w:val="0"/>
          <w:marBottom w:val="0"/>
          <w:divBdr>
            <w:top w:val="none" w:sz="0" w:space="0" w:color="auto"/>
            <w:left w:val="none" w:sz="0" w:space="0" w:color="auto"/>
            <w:bottom w:val="none" w:sz="0" w:space="0" w:color="auto"/>
            <w:right w:val="none" w:sz="0" w:space="0" w:color="auto"/>
          </w:divBdr>
        </w:div>
        <w:div w:id="1222207669">
          <w:marLeft w:val="480"/>
          <w:marRight w:val="0"/>
          <w:marTop w:val="0"/>
          <w:marBottom w:val="0"/>
          <w:divBdr>
            <w:top w:val="none" w:sz="0" w:space="0" w:color="auto"/>
            <w:left w:val="none" w:sz="0" w:space="0" w:color="auto"/>
            <w:bottom w:val="none" w:sz="0" w:space="0" w:color="auto"/>
            <w:right w:val="none" w:sz="0" w:space="0" w:color="auto"/>
          </w:divBdr>
        </w:div>
        <w:div w:id="1230766155">
          <w:marLeft w:val="480"/>
          <w:marRight w:val="0"/>
          <w:marTop w:val="0"/>
          <w:marBottom w:val="0"/>
          <w:divBdr>
            <w:top w:val="none" w:sz="0" w:space="0" w:color="auto"/>
            <w:left w:val="none" w:sz="0" w:space="0" w:color="auto"/>
            <w:bottom w:val="none" w:sz="0" w:space="0" w:color="auto"/>
            <w:right w:val="none" w:sz="0" w:space="0" w:color="auto"/>
          </w:divBdr>
        </w:div>
        <w:div w:id="1305158338">
          <w:marLeft w:val="480"/>
          <w:marRight w:val="0"/>
          <w:marTop w:val="0"/>
          <w:marBottom w:val="0"/>
          <w:divBdr>
            <w:top w:val="none" w:sz="0" w:space="0" w:color="auto"/>
            <w:left w:val="none" w:sz="0" w:space="0" w:color="auto"/>
            <w:bottom w:val="none" w:sz="0" w:space="0" w:color="auto"/>
            <w:right w:val="none" w:sz="0" w:space="0" w:color="auto"/>
          </w:divBdr>
        </w:div>
        <w:div w:id="1306855881">
          <w:marLeft w:val="480"/>
          <w:marRight w:val="0"/>
          <w:marTop w:val="0"/>
          <w:marBottom w:val="0"/>
          <w:divBdr>
            <w:top w:val="none" w:sz="0" w:space="0" w:color="auto"/>
            <w:left w:val="none" w:sz="0" w:space="0" w:color="auto"/>
            <w:bottom w:val="none" w:sz="0" w:space="0" w:color="auto"/>
            <w:right w:val="none" w:sz="0" w:space="0" w:color="auto"/>
          </w:divBdr>
        </w:div>
        <w:div w:id="1310328345">
          <w:marLeft w:val="480"/>
          <w:marRight w:val="0"/>
          <w:marTop w:val="0"/>
          <w:marBottom w:val="0"/>
          <w:divBdr>
            <w:top w:val="none" w:sz="0" w:space="0" w:color="auto"/>
            <w:left w:val="none" w:sz="0" w:space="0" w:color="auto"/>
            <w:bottom w:val="none" w:sz="0" w:space="0" w:color="auto"/>
            <w:right w:val="none" w:sz="0" w:space="0" w:color="auto"/>
          </w:divBdr>
        </w:div>
        <w:div w:id="1376152869">
          <w:marLeft w:val="480"/>
          <w:marRight w:val="0"/>
          <w:marTop w:val="0"/>
          <w:marBottom w:val="0"/>
          <w:divBdr>
            <w:top w:val="none" w:sz="0" w:space="0" w:color="auto"/>
            <w:left w:val="none" w:sz="0" w:space="0" w:color="auto"/>
            <w:bottom w:val="none" w:sz="0" w:space="0" w:color="auto"/>
            <w:right w:val="none" w:sz="0" w:space="0" w:color="auto"/>
          </w:divBdr>
        </w:div>
        <w:div w:id="1512405694">
          <w:marLeft w:val="480"/>
          <w:marRight w:val="0"/>
          <w:marTop w:val="0"/>
          <w:marBottom w:val="0"/>
          <w:divBdr>
            <w:top w:val="none" w:sz="0" w:space="0" w:color="auto"/>
            <w:left w:val="none" w:sz="0" w:space="0" w:color="auto"/>
            <w:bottom w:val="none" w:sz="0" w:space="0" w:color="auto"/>
            <w:right w:val="none" w:sz="0" w:space="0" w:color="auto"/>
          </w:divBdr>
        </w:div>
        <w:div w:id="1563563314">
          <w:marLeft w:val="480"/>
          <w:marRight w:val="0"/>
          <w:marTop w:val="0"/>
          <w:marBottom w:val="0"/>
          <w:divBdr>
            <w:top w:val="none" w:sz="0" w:space="0" w:color="auto"/>
            <w:left w:val="none" w:sz="0" w:space="0" w:color="auto"/>
            <w:bottom w:val="none" w:sz="0" w:space="0" w:color="auto"/>
            <w:right w:val="none" w:sz="0" w:space="0" w:color="auto"/>
          </w:divBdr>
        </w:div>
        <w:div w:id="1657340109">
          <w:marLeft w:val="480"/>
          <w:marRight w:val="0"/>
          <w:marTop w:val="0"/>
          <w:marBottom w:val="0"/>
          <w:divBdr>
            <w:top w:val="none" w:sz="0" w:space="0" w:color="auto"/>
            <w:left w:val="none" w:sz="0" w:space="0" w:color="auto"/>
            <w:bottom w:val="none" w:sz="0" w:space="0" w:color="auto"/>
            <w:right w:val="none" w:sz="0" w:space="0" w:color="auto"/>
          </w:divBdr>
        </w:div>
        <w:div w:id="1679382487">
          <w:marLeft w:val="480"/>
          <w:marRight w:val="0"/>
          <w:marTop w:val="0"/>
          <w:marBottom w:val="0"/>
          <w:divBdr>
            <w:top w:val="none" w:sz="0" w:space="0" w:color="auto"/>
            <w:left w:val="none" w:sz="0" w:space="0" w:color="auto"/>
            <w:bottom w:val="none" w:sz="0" w:space="0" w:color="auto"/>
            <w:right w:val="none" w:sz="0" w:space="0" w:color="auto"/>
          </w:divBdr>
        </w:div>
        <w:div w:id="1705058153">
          <w:marLeft w:val="480"/>
          <w:marRight w:val="0"/>
          <w:marTop w:val="0"/>
          <w:marBottom w:val="0"/>
          <w:divBdr>
            <w:top w:val="none" w:sz="0" w:space="0" w:color="auto"/>
            <w:left w:val="none" w:sz="0" w:space="0" w:color="auto"/>
            <w:bottom w:val="none" w:sz="0" w:space="0" w:color="auto"/>
            <w:right w:val="none" w:sz="0" w:space="0" w:color="auto"/>
          </w:divBdr>
        </w:div>
        <w:div w:id="1754350306">
          <w:marLeft w:val="480"/>
          <w:marRight w:val="0"/>
          <w:marTop w:val="0"/>
          <w:marBottom w:val="0"/>
          <w:divBdr>
            <w:top w:val="none" w:sz="0" w:space="0" w:color="auto"/>
            <w:left w:val="none" w:sz="0" w:space="0" w:color="auto"/>
            <w:bottom w:val="none" w:sz="0" w:space="0" w:color="auto"/>
            <w:right w:val="none" w:sz="0" w:space="0" w:color="auto"/>
          </w:divBdr>
        </w:div>
        <w:div w:id="1776946965">
          <w:marLeft w:val="480"/>
          <w:marRight w:val="0"/>
          <w:marTop w:val="0"/>
          <w:marBottom w:val="0"/>
          <w:divBdr>
            <w:top w:val="none" w:sz="0" w:space="0" w:color="auto"/>
            <w:left w:val="none" w:sz="0" w:space="0" w:color="auto"/>
            <w:bottom w:val="none" w:sz="0" w:space="0" w:color="auto"/>
            <w:right w:val="none" w:sz="0" w:space="0" w:color="auto"/>
          </w:divBdr>
        </w:div>
        <w:div w:id="1857425836">
          <w:marLeft w:val="480"/>
          <w:marRight w:val="0"/>
          <w:marTop w:val="0"/>
          <w:marBottom w:val="0"/>
          <w:divBdr>
            <w:top w:val="none" w:sz="0" w:space="0" w:color="auto"/>
            <w:left w:val="none" w:sz="0" w:space="0" w:color="auto"/>
            <w:bottom w:val="none" w:sz="0" w:space="0" w:color="auto"/>
            <w:right w:val="none" w:sz="0" w:space="0" w:color="auto"/>
          </w:divBdr>
        </w:div>
      </w:divsChild>
    </w:div>
    <w:div w:id="308943173">
      <w:bodyDiv w:val="1"/>
      <w:marLeft w:val="0"/>
      <w:marRight w:val="0"/>
      <w:marTop w:val="0"/>
      <w:marBottom w:val="0"/>
      <w:divBdr>
        <w:top w:val="none" w:sz="0" w:space="0" w:color="auto"/>
        <w:left w:val="none" w:sz="0" w:space="0" w:color="auto"/>
        <w:bottom w:val="none" w:sz="0" w:space="0" w:color="auto"/>
        <w:right w:val="none" w:sz="0" w:space="0" w:color="auto"/>
      </w:divBdr>
      <w:divsChild>
        <w:div w:id="20593194">
          <w:marLeft w:val="480"/>
          <w:marRight w:val="0"/>
          <w:marTop w:val="0"/>
          <w:marBottom w:val="0"/>
          <w:divBdr>
            <w:top w:val="none" w:sz="0" w:space="0" w:color="auto"/>
            <w:left w:val="none" w:sz="0" w:space="0" w:color="auto"/>
            <w:bottom w:val="none" w:sz="0" w:space="0" w:color="auto"/>
            <w:right w:val="none" w:sz="0" w:space="0" w:color="auto"/>
          </w:divBdr>
        </w:div>
        <w:div w:id="35475898">
          <w:marLeft w:val="480"/>
          <w:marRight w:val="0"/>
          <w:marTop w:val="0"/>
          <w:marBottom w:val="0"/>
          <w:divBdr>
            <w:top w:val="none" w:sz="0" w:space="0" w:color="auto"/>
            <w:left w:val="none" w:sz="0" w:space="0" w:color="auto"/>
            <w:bottom w:val="none" w:sz="0" w:space="0" w:color="auto"/>
            <w:right w:val="none" w:sz="0" w:space="0" w:color="auto"/>
          </w:divBdr>
        </w:div>
        <w:div w:id="45570392">
          <w:marLeft w:val="480"/>
          <w:marRight w:val="0"/>
          <w:marTop w:val="0"/>
          <w:marBottom w:val="0"/>
          <w:divBdr>
            <w:top w:val="none" w:sz="0" w:space="0" w:color="auto"/>
            <w:left w:val="none" w:sz="0" w:space="0" w:color="auto"/>
            <w:bottom w:val="none" w:sz="0" w:space="0" w:color="auto"/>
            <w:right w:val="none" w:sz="0" w:space="0" w:color="auto"/>
          </w:divBdr>
        </w:div>
        <w:div w:id="76948013">
          <w:marLeft w:val="480"/>
          <w:marRight w:val="0"/>
          <w:marTop w:val="0"/>
          <w:marBottom w:val="0"/>
          <w:divBdr>
            <w:top w:val="none" w:sz="0" w:space="0" w:color="auto"/>
            <w:left w:val="none" w:sz="0" w:space="0" w:color="auto"/>
            <w:bottom w:val="none" w:sz="0" w:space="0" w:color="auto"/>
            <w:right w:val="none" w:sz="0" w:space="0" w:color="auto"/>
          </w:divBdr>
        </w:div>
        <w:div w:id="100339077">
          <w:marLeft w:val="480"/>
          <w:marRight w:val="0"/>
          <w:marTop w:val="0"/>
          <w:marBottom w:val="0"/>
          <w:divBdr>
            <w:top w:val="none" w:sz="0" w:space="0" w:color="auto"/>
            <w:left w:val="none" w:sz="0" w:space="0" w:color="auto"/>
            <w:bottom w:val="none" w:sz="0" w:space="0" w:color="auto"/>
            <w:right w:val="none" w:sz="0" w:space="0" w:color="auto"/>
          </w:divBdr>
        </w:div>
        <w:div w:id="167597441">
          <w:marLeft w:val="480"/>
          <w:marRight w:val="0"/>
          <w:marTop w:val="0"/>
          <w:marBottom w:val="0"/>
          <w:divBdr>
            <w:top w:val="none" w:sz="0" w:space="0" w:color="auto"/>
            <w:left w:val="none" w:sz="0" w:space="0" w:color="auto"/>
            <w:bottom w:val="none" w:sz="0" w:space="0" w:color="auto"/>
            <w:right w:val="none" w:sz="0" w:space="0" w:color="auto"/>
          </w:divBdr>
        </w:div>
        <w:div w:id="170681136">
          <w:marLeft w:val="480"/>
          <w:marRight w:val="0"/>
          <w:marTop w:val="0"/>
          <w:marBottom w:val="0"/>
          <w:divBdr>
            <w:top w:val="none" w:sz="0" w:space="0" w:color="auto"/>
            <w:left w:val="none" w:sz="0" w:space="0" w:color="auto"/>
            <w:bottom w:val="none" w:sz="0" w:space="0" w:color="auto"/>
            <w:right w:val="none" w:sz="0" w:space="0" w:color="auto"/>
          </w:divBdr>
        </w:div>
        <w:div w:id="337735010">
          <w:marLeft w:val="480"/>
          <w:marRight w:val="0"/>
          <w:marTop w:val="0"/>
          <w:marBottom w:val="0"/>
          <w:divBdr>
            <w:top w:val="none" w:sz="0" w:space="0" w:color="auto"/>
            <w:left w:val="none" w:sz="0" w:space="0" w:color="auto"/>
            <w:bottom w:val="none" w:sz="0" w:space="0" w:color="auto"/>
            <w:right w:val="none" w:sz="0" w:space="0" w:color="auto"/>
          </w:divBdr>
        </w:div>
        <w:div w:id="370813024">
          <w:marLeft w:val="480"/>
          <w:marRight w:val="0"/>
          <w:marTop w:val="0"/>
          <w:marBottom w:val="0"/>
          <w:divBdr>
            <w:top w:val="none" w:sz="0" w:space="0" w:color="auto"/>
            <w:left w:val="none" w:sz="0" w:space="0" w:color="auto"/>
            <w:bottom w:val="none" w:sz="0" w:space="0" w:color="auto"/>
            <w:right w:val="none" w:sz="0" w:space="0" w:color="auto"/>
          </w:divBdr>
        </w:div>
        <w:div w:id="431244081">
          <w:marLeft w:val="480"/>
          <w:marRight w:val="0"/>
          <w:marTop w:val="0"/>
          <w:marBottom w:val="0"/>
          <w:divBdr>
            <w:top w:val="none" w:sz="0" w:space="0" w:color="auto"/>
            <w:left w:val="none" w:sz="0" w:space="0" w:color="auto"/>
            <w:bottom w:val="none" w:sz="0" w:space="0" w:color="auto"/>
            <w:right w:val="none" w:sz="0" w:space="0" w:color="auto"/>
          </w:divBdr>
        </w:div>
        <w:div w:id="459224051">
          <w:marLeft w:val="480"/>
          <w:marRight w:val="0"/>
          <w:marTop w:val="0"/>
          <w:marBottom w:val="0"/>
          <w:divBdr>
            <w:top w:val="none" w:sz="0" w:space="0" w:color="auto"/>
            <w:left w:val="none" w:sz="0" w:space="0" w:color="auto"/>
            <w:bottom w:val="none" w:sz="0" w:space="0" w:color="auto"/>
            <w:right w:val="none" w:sz="0" w:space="0" w:color="auto"/>
          </w:divBdr>
        </w:div>
        <w:div w:id="472213452">
          <w:marLeft w:val="480"/>
          <w:marRight w:val="0"/>
          <w:marTop w:val="0"/>
          <w:marBottom w:val="0"/>
          <w:divBdr>
            <w:top w:val="none" w:sz="0" w:space="0" w:color="auto"/>
            <w:left w:val="none" w:sz="0" w:space="0" w:color="auto"/>
            <w:bottom w:val="none" w:sz="0" w:space="0" w:color="auto"/>
            <w:right w:val="none" w:sz="0" w:space="0" w:color="auto"/>
          </w:divBdr>
        </w:div>
        <w:div w:id="537397885">
          <w:marLeft w:val="480"/>
          <w:marRight w:val="0"/>
          <w:marTop w:val="0"/>
          <w:marBottom w:val="0"/>
          <w:divBdr>
            <w:top w:val="none" w:sz="0" w:space="0" w:color="auto"/>
            <w:left w:val="none" w:sz="0" w:space="0" w:color="auto"/>
            <w:bottom w:val="none" w:sz="0" w:space="0" w:color="auto"/>
            <w:right w:val="none" w:sz="0" w:space="0" w:color="auto"/>
          </w:divBdr>
        </w:div>
        <w:div w:id="675035189">
          <w:marLeft w:val="480"/>
          <w:marRight w:val="0"/>
          <w:marTop w:val="0"/>
          <w:marBottom w:val="0"/>
          <w:divBdr>
            <w:top w:val="none" w:sz="0" w:space="0" w:color="auto"/>
            <w:left w:val="none" w:sz="0" w:space="0" w:color="auto"/>
            <w:bottom w:val="none" w:sz="0" w:space="0" w:color="auto"/>
            <w:right w:val="none" w:sz="0" w:space="0" w:color="auto"/>
          </w:divBdr>
        </w:div>
        <w:div w:id="833910314">
          <w:marLeft w:val="480"/>
          <w:marRight w:val="0"/>
          <w:marTop w:val="0"/>
          <w:marBottom w:val="0"/>
          <w:divBdr>
            <w:top w:val="none" w:sz="0" w:space="0" w:color="auto"/>
            <w:left w:val="none" w:sz="0" w:space="0" w:color="auto"/>
            <w:bottom w:val="none" w:sz="0" w:space="0" w:color="auto"/>
            <w:right w:val="none" w:sz="0" w:space="0" w:color="auto"/>
          </w:divBdr>
        </w:div>
        <w:div w:id="1018115401">
          <w:marLeft w:val="480"/>
          <w:marRight w:val="0"/>
          <w:marTop w:val="0"/>
          <w:marBottom w:val="0"/>
          <w:divBdr>
            <w:top w:val="none" w:sz="0" w:space="0" w:color="auto"/>
            <w:left w:val="none" w:sz="0" w:space="0" w:color="auto"/>
            <w:bottom w:val="none" w:sz="0" w:space="0" w:color="auto"/>
            <w:right w:val="none" w:sz="0" w:space="0" w:color="auto"/>
          </w:divBdr>
        </w:div>
        <w:div w:id="1034189836">
          <w:marLeft w:val="480"/>
          <w:marRight w:val="0"/>
          <w:marTop w:val="0"/>
          <w:marBottom w:val="0"/>
          <w:divBdr>
            <w:top w:val="none" w:sz="0" w:space="0" w:color="auto"/>
            <w:left w:val="none" w:sz="0" w:space="0" w:color="auto"/>
            <w:bottom w:val="none" w:sz="0" w:space="0" w:color="auto"/>
            <w:right w:val="none" w:sz="0" w:space="0" w:color="auto"/>
          </w:divBdr>
        </w:div>
        <w:div w:id="1057899341">
          <w:marLeft w:val="480"/>
          <w:marRight w:val="0"/>
          <w:marTop w:val="0"/>
          <w:marBottom w:val="0"/>
          <w:divBdr>
            <w:top w:val="none" w:sz="0" w:space="0" w:color="auto"/>
            <w:left w:val="none" w:sz="0" w:space="0" w:color="auto"/>
            <w:bottom w:val="none" w:sz="0" w:space="0" w:color="auto"/>
            <w:right w:val="none" w:sz="0" w:space="0" w:color="auto"/>
          </w:divBdr>
        </w:div>
        <w:div w:id="1274752803">
          <w:marLeft w:val="480"/>
          <w:marRight w:val="0"/>
          <w:marTop w:val="0"/>
          <w:marBottom w:val="0"/>
          <w:divBdr>
            <w:top w:val="none" w:sz="0" w:space="0" w:color="auto"/>
            <w:left w:val="none" w:sz="0" w:space="0" w:color="auto"/>
            <w:bottom w:val="none" w:sz="0" w:space="0" w:color="auto"/>
            <w:right w:val="none" w:sz="0" w:space="0" w:color="auto"/>
          </w:divBdr>
        </w:div>
        <w:div w:id="1320383585">
          <w:marLeft w:val="480"/>
          <w:marRight w:val="0"/>
          <w:marTop w:val="0"/>
          <w:marBottom w:val="0"/>
          <w:divBdr>
            <w:top w:val="none" w:sz="0" w:space="0" w:color="auto"/>
            <w:left w:val="none" w:sz="0" w:space="0" w:color="auto"/>
            <w:bottom w:val="none" w:sz="0" w:space="0" w:color="auto"/>
            <w:right w:val="none" w:sz="0" w:space="0" w:color="auto"/>
          </w:divBdr>
        </w:div>
        <w:div w:id="1351488619">
          <w:marLeft w:val="480"/>
          <w:marRight w:val="0"/>
          <w:marTop w:val="0"/>
          <w:marBottom w:val="0"/>
          <w:divBdr>
            <w:top w:val="none" w:sz="0" w:space="0" w:color="auto"/>
            <w:left w:val="none" w:sz="0" w:space="0" w:color="auto"/>
            <w:bottom w:val="none" w:sz="0" w:space="0" w:color="auto"/>
            <w:right w:val="none" w:sz="0" w:space="0" w:color="auto"/>
          </w:divBdr>
        </w:div>
        <w:div w:id="1430396021">
          <w:marLeft w:val="480"/>
          <w:marRight w:val="0"/>
          <w:marTop w:val="0"/>
          <w:marBottom w:val="0"/>
          <w:divBdr>
            <w:top w:val="none" w:sz="0" w:space="0" w:color="auto"/>
            <w:left w:val="none" w:sz="0" w:space="0" w:color="auto"/>
            <w:bottom w:val="none" w:sz="0" w:space="0" w:color="auto"/>
            <w:right w:val="none" w:sz="0" w:space="0" w:color="auto"/>
          </w:divBdr>
        </w:div>
        <w:div w:id="1440877067">
          <w:marLeft w:val="480"/>
          <w:marRight w:val="0"/>
          <w:marTop w:val="0"/>
          <w:marBottom w:val="0"/>
          <w:divBdr>
            <w:top w:val="none" w:sz="0" w:space="0" w:color="auto"/>
            <w:left w:val="none" w:sz="0" w:space="0" w:color="auto"/>
            <w:bottom w:val="none" w:sz="0" w:space="0" w:color="auto"/>
            <w:right w:val="none" w:sz="0" w:space="0" w:color="auto"/>
          </w:divBdr>
        </w:div>
        <w:div w:id="1530601440">
          <w:marLeft w:val="480"/>
          <w:marRight w:val="0"/>
          <w:marTop w:val="0"/>
          <w:marBottom w:val="0"/>
          <w:divBdr>
            <w:top w:val="none" w:sz="0" w:space="0" w:color="auto"/>
            <w:left w:val="none" w:sz="0" w:space="0" w:color="auto"/>
            <w:bottom w:val="none" w:sz="0" w:space="0" w:color="auto"/>
            <w:right w:val="none" w:sz="0" w:space="0" w:color="auto"/>
          </w:divBdr>
        </w:div>
        <w:div w:id="1618754191">
          <w:marLeft w:val="480"/>
          <w:marRight w:val="0"/>
          <w:marTop w:val="0"/>
          <w:marBottom w:val="0"/>
          <w:divBdr>
            <w:top w:val="none" w:sz="0" w:space="0" w:color="auto"/>
            <w:left w:val="none" w:sz="0" w:space="0" w:color="auto"/>
            <w:bottom w:val="none" w:sz="0" w:space="0" w:color="auto"/>
            <w:right w:val="none" w:sz="0" w:space="0" w:color="auto"/>
          </w:divBdr>
        </w:div>
        <w:div w:id="1631788254">
          <w:marLeft w:val="480"/>
          <w:marRight w:val="0"/>
          <w:marTop w:val="0"/>
          <w:marBottom w:val="0"/>
          <w:divBdr>
            <w:top w:val="none" w:sz="0" w:space="0" w:color="auto"/>
            <w:left w:val="none" w:sz="0" w:space="0" w:color="auto"/>
            <w:bottom w:val="none" w:sz="0" w:space="0" w:color="auto"/>
            <w:right w:val="none" w:sz="0" w:space="0" w:color="auto"/>
          </w:divBdr>
        </w:div>
        <w:div w:id="1638684598">
          <w:marLeft w:val="480"/>
          <w:marRight w:val="0"/>
          <w:marTop w:val="0"/>
          <w:marBottom w:val="0"/>
          <w:divBdr>
            <w:top w:val="none" w:sz="0" w:space="0" w:color="auto"/>
            <w:left w:val="none" w:sz="0" w:space="0" w:color="auto"/>
            <w:bottom w:val="none" w:sz="0" w:space="0" w:color="auto"/>
            <w:right w:val="none" w:sz="0" w:space="0" w:color="auto"/>
          </w:divBdr>
        </w:div>
        <w:div w:id="1754859379">
          <w:marLeft w:val="480"/>
          <w:marRight w:val="0"/>
          <w:marTop w:val="0"/>
          <w:marBottom w:val="0"/>
          <w:divBdr>
            <w:top w:val="none" w:sz="0" w:space="0" w:color="auto"/>
            <w:left w:val="none" w:sz="0" w:space="0" w:color="auto"/>
            <w:bottom w:val="none" w:sz="0" w:space="0" w:color="auto"/>
            <w:right w:val="none" w:sz="0" w:space="0" w:color="auto"/>
          </w:divBdr>
        </w:div>
        <w:div w:id="1790320257">
          <w:marLeft w:val="480"/>
          <w:marRight w:val="0"/>
          <w:marTop w:val="0"/>
          <w:marBottom w:val="0"/>
          <w:divBdr>
            <w:top w:val="none" w:sz="0" w:space="0" w:color="auto"/>
            <w:left w:val="none" w:sz="0" w:space="0" w:color="auto"/>
            <w:bottom w:val="none" w:sz="0" w:space="0" w:color="auto"/>
            <w:right w:val="none" w:sz="0" w:space="0" w:color="auto"/>
          </w:divBdr>
        </w:div>
        <w:div w:id="1858808716">
          <w:marLeft w:val="480"/>
          <w:marRight w:val="0"/>
          <w:marTop w:val="0"/>
          <w:marBottom w:val="0"/>
          <w:divBdr>
            <w:top w:val="none" w:sz="0" w:space="0" w:color="auto"/>
            <w:left w:val="none" w:sz="0" w:space="0" w:color="auto"/>
            <w:bottom w:val="none" w:sz="0" w:space="0" w:color="auto"/>
            <w:right w:val="none" w:sz="0" w:space="0" w:color="auto"/>
          </w:divBdr>
        </w:div>
        <w:div w:id="1870028207">
          <w:marLeft w:val="480"/>
          <w:marRight w:val="0"/>
          <w:marTop w:val="0"/>
          <w:marBottom w:val="0"/>
          <w:divBdr>
            <w:top w:val="none" w:sz="0" w:space="0" w:color="auto"/>
            <w:left w:val="none" w:sz="0" w:space="0" w:color="auto"/>
            <w:bottom w:val="none" w:sz="0" w:space="0" w:color="auto"/>
            <w:right w:val="none" w:sz="0" w:space="0" w:color="auto"/>
          </w:divBdr>
        </w:div>
        <w:div w:id="2130315301">
          <w:marLeft w:val="480"/>
          <w:marRight w:val="0"/>
          <w:marTop w:val="0"/>
          <w:marBottom w:val="0"/>
          <w:divBdr>
            <w:top w:val="none" w:sz="0" w:space="0" w:color="auto"/>
            <w:left w:val="none" w:sz="0" w:space="0" w:color="auto"/>
            <w:bottom w:val="none" w:sz="0" w:space="0" w:color="auto"/>
            <w:right w:val="none" w:sz="0" w:space="0" w:color="auto"/>
          </w:divBdr>
        </w:div>
      </w:divsChild>
    </w:div>
    <w:div w:id="310643495">
      <w:bodyDiv w:val="1"/>
      <w:marLeft w:val="0"/>
      <w:marRight w:val="0"/>
      <w:marTop w:val="0"/>
      <w:marBottom w:val="0"/>
      <w:divBdr>
        <w:top w:val="none" w:sz="0" w:space="0" w:color="auto"/>
        <w:left w:val="none" w:sz="0" w:space="0" w:color="auto"/>
        <w:bottom w:val="none" w:sz="0" w:space="0" w:color="auto"/>
        <w:right w:val="none" w:sz="0" w:space="0" w:color="auto"/>
      </w:divBdr>
    </w:div>
    <w:div w:id="312220334">
      <w:bodyDiv w:val="1"/>
      <w:marLeft w:val="0"/>
      <w:marRight w:val="0"/>
      <w:marTop w:val="0"/>
      <w:marBottom w:val="0"/>
      <w:divBdr>
        <w:top w:val="none" w:sz="0" w:space="0" w:color="auto"/>
        <w:left w:val="none" w:sz="0" w:space="0" w:color="auto"/>
        <w:bottom w:val="none" w:sz="0" w:space="0" w:color="auto"/>
        <w:right w:val="none" w:sz="0" w:space="0" w:color="auto"/>
      </w:divBdr>
    </w:div>
    <w:div w:id="316760706">
      <w:bodyDiv w:val="1"/>
      <w:marLeft w:val="0"/>
      <w:marRight w:val="0"/>
      <w:marTop w:val="0"/>
      <w:marBottom w:val="0"/>
      <w:divBdr>
        <w:top w:val="none" w:sz="0" w:space="0" w:color="auto"/>
        <w:left w:val="none" w:sz="0" w:space="0" w:color="auto"/>
        <w:bottom w:val="none" w:sz="0" w:space="0" w:color="auto"/>
        <w:right w:val="none" w:sz="0" w:space="0" w:color="auto"/>
      </w:divBdr>
    </w:div>
    <w:div w:id="316811810">
      <w:bodyDiv w:val="1"/>
      <w:marLeft w:val="0"/>
      <w:marRight w:val="0"/>
      <w:marTop w:val="0"/>
      <w:marBottom w:val="0"/>
      <w:divBdr>
        <w:top w:val="none" w:sz="0" w:space="0" w:color="auto"/>
        <w:left w:val="none" w:sz="0" w:space="0" w:color="auto"/>
        <w:bottom w:val="none" w:sz="0" w:space="0" w:color="auto"/>
        <w:right w:val="none" w:sz="0" w:space="0" w:color="auto"/>
      </w:divBdr>
    </w:div>
    <w:div w:id="316887174">
      <w:bodyDiv w:val="1"/>
      <w:marLeft w:val="0"/>
      <w:marRight w:val="0"/>
      <w:marTop w:val="0"/>
      <w:marBottom w:val="0"/>
      <w:divBdr>
        <w:top w:val="none" w:sz="0" w:space="0" w:color="auto"/>
        <w:left w:val="none" w:sz="0" w:space="0" w:color="auto"/>
        <w:bottom w:val="none" w:sz="0" w:space="0" w:color="auto"/>
        <w:right w:val="none" w:sz="0" w:space="0" w:color="auto"/>
      </w:divBdr>
    </w:div>
    <w:div w:id="319620740">
      <w:bodyDiv w:val="1"/>
      <w:marLeft w:val="0"/>
      <w:marRight w:val="0"/>
      <w:marTop w:val="0"/>
      <w:marBottom w:val="0"/>
      <w:divBdr>
        <w:top w:val="none" w:sz="0" w:space="0" w:color="auto"/>
        <w:left w:val="none" w:sz="0" w:space="0" w:color="auto"/>
        <w:bottom w:val="none" w:sz="0" w:space="0" w:color="auto"/>
        <w:right w:val="none" w:sz="0" w:space="0" w:color="auto"/>
      </w:divBdr>
    </w:div>
    <w:div w:id="320425978">
      <w:bodyDiv w:val="1"/>
      <w:marLeft w:val="0"/>
      <w:marRight w:val="0"/>
      <w:marTop w:val="0"/>
      <w:marBottom w:val="0"/>
      <w:divBdr>
        <w:top w:val="none" w:sz="0" w:space="0" w:color="auto"/>
        <w:left w:val="none" w:sz="0" w:space="0" w:color="auto"/>
        <w:bottom w:val="none" w:sz="0" w:space="0" w:color="auto"/>
        <w:right w:val="none" w:sz="0" w:space="0" w:color="auto"/>
      </w:divBdr>
    </w:div>
    <w:div w:id="323289569">
      <w:bodyDiv w:val="1"/>
      <w:marLeft w:val="0"/>
      <w:marRight w:val="0"/>
      <w:marTop w:val="0"/>
      <w:marBottom w:val="0"/>
      <w:divBdr>
        <w:top w:val="none" w:sz="0" w:space="0" w:color="auto"/>
        <w:left w:val="none" w:sz="0" w:space="0" w:color="auto"/>
        <w:bottom w:val="none" w:sz="0" w:space="0" w:color="auto"/>
        <w:right w:val="none" w:sz="0" w:space="0" w:color="auto"/>
      </w:divBdr>
    </w:div>
    <w:div w:id="324088166">
      <w:bodyDiv w:val="1"/>
      <w:marLeft w:val="0"/>
      <w:marRight w:val="0"/>
      <w:marTop w:val="0"/>
      <w:marBottom w:val="0"/>
      <w:divBdr>
        <w:top w:val="none" w:sz="0" w:space="0" w:color="auto"/>
        <w:left w:val="none" w:sz="0" w:space="0" w:color="auto"/>
        <w:bottom w:val="none" w:sz="0" w:space="0" w:color="auto"/>
        <w:right w:val="none" w:sz="0" w:space="0" w:color="auto"/>
      </w:divBdr>
    </w:div>
    <w:div w:id="326792283">
      <w:bodyDiv w:val="1"/>
      <w:marLeft w:val="0"/>
      <w:marRight w:val="0"/>
      <w:marTop w:val="0"/>
      <w:marBottom w:val="0"/>
      <w:divBdr>
        <w:top w:val="none" w:sz="0" w:space="0" w:color="auto"/>
        <w:left w:val="none" w:sz="0" w:space="0" w:color="auto"/>
        <w:bottom w:val="none" w:sz="0" w:space="0" w:color="auto"/>
        <w:right w:val="none" w:sz="0" w:space="0" w:color="auto"/>
      </w:divBdr>
    </w:div>
    <w:div w:id="329600421">
      <w:bodyDiv w:val="1"/>
      <w:marLeft w:val="0"/>
      <w:marRight w:val="0"/>
      <w:marTop w:val="0"/>
      <w:marBottom w:val="0"/>
      <w:divBdr>
        <w:top w:val="none" w:sz="0" w:space="0" w:color="auto"/>
        <w:left w:val="none" w:sz="0" w:space="0" w:color="auto"/>
        <w:bottom w:val="none" w:sz="0" w:space="0" w:color="auto"/>
        <w:right w:val="none" w:sz="0" w:space="0" w:color="auto"/>
      </w:divBdr>
      <w:divsChild>
        <w:div w:id="11147601">
          <w:marLeft w:val="480"/>
          <w:marRight w:val="0"/>
          <w:marTop w:val="0"/>
          <w:marBottom w:val="0"/>
          <w:divBdr>
            <w:top w:val="none" w:sz="0" w:space="0" w:color="auto"/>
            <w:left w:val="none" w:sz="0" w:space="0" w:color="auto"/>
            <w:bottom w:val="none" w:sz="0" w:space="0" w:color="auto"/>
            <w:right w:val="none" w:sz="0" w:space="0" w:color="auto"/>
          </w:divBdr>
        </w:div>
        <w:div w:id="24066744">
          <w:marLeft w:val="480"/>
          <w:marRight w:val="0"/>
          <w:marTop w:val="0"/>
          <w:marBottom w:val="0"/>
          <w:divBdr>
            <w:top w:val="none" w:sz="0" w:space="0" w:color="auto"/>
            <w:left w:val="none" w:sz="0" w:space="0" w:color="auto"/>
            <w:bottom w:val="none" w:sz="0" w:space="0" w:color="auto"/>
            <w:right w:val="none" w:sz="0" w:space="0" w:color="auto"/>
          </w:divBdr>
        </w:div>
        <w:div w:id="60949098">
          <w:marLeft w:val="480"/>
          <w:marRight w:val="0"/>
          <w:marTop w:val="0"/>
          <w:marBottom w:val="0"/>
          <w:divBdr>
            <w:top w:val="none" w:sz="0" w:space="0" w:color="auto"/>
            <w:left w:val="none" w:sz="0" w:space="0" w:color="auto"/>
            <w:bottom w:val="none" w:sz="0" w:space="0" w:color="auto"/>
            <w:right w:val="none" w:sz="0" w:space="0" w:color="auto"/>
          </w:divBdr>
        </w:div>
        <w:div w:id="135538024">
          <w:marLeft w:val="480"/>
          <w:marRight w:val="0"/>
          <w:marTop w:val="0"/>
          <w:marBottom w:val="0"/>
          <w:divBdr>
            <w:top w:val="none" w:sz="0" w:space="0" w:color="auto"/>
            <w:left w:val="none" w:sz="0" w:space="0" w:color="auto"/>
            <w:bottom w:val="none" w:sz="0" w:space="0" w:color="auto"/>
            <w:right w:val="none" w:sz="0" w:space="0" w:color="auto"/>
          </w:divBdr>
        </w:div>
        <w:div w:id="155194770">
          <w:marLeft w:val="480"/>
          <w:marRight w:val="0"/>
          <w:marTop w:val="0"/>
          <w:marBottom w:val="0"/>
          <w:divBdr>
            <w:top w:val="none" w:sz="0" w:space="0" w:color="auto"/>
            <w:left w:val="none" w:sz="0" w:space="0" w:color="auto"/>
            <w:bottom w:val="none" w:sz="0" w:space="0" w:color="auto"/>
            <w:right w:val="none" w:sz="0" w:space="0" w:color="auto"/>
          </w:divBdr>
        </w:div>
        <w:div w:id="205945992">
          <w:marLeft w:val="480"/>
          <w:marRight w:val="0"/>
          <w:marTop w:val="0"/>
          <w:marBottom w:val="0"/>
          <w:divBdr>
            <w:top w:val="none" w:sz="0" w:space="0" w:color="auto"/>
            <w:left w:val="none" w:sz="0" w:space="0" w:color="auto"/>
            <w:bottom w:val="none" w:sz="0" w:space="0" w:color="auto"/>
            <w:right w:val="none" w:sz="0" w:space="0" w:color="auto"/>
          </w:divBdr>
        </w:div>
        <w:div w:id="314140585">
          <w:marLeft w:val="480"/>
          <w:marRight w:val="0"/>
          <w:marTop w:val="0"/>
          <w:marBottom w:val="0"/>
          <w:divBdr>
            <w:top w:val="none" w:sz="0" w:space="0" w:color="auto"/>
            <w:left w:val="none" w:sz="0" w:space="0" w:color="auto"/>
            <w:bottom w:val="none" w:sz="0" w:space="0" w:color="auto"/>
            <w:right w:val="none" w:sz="0" w:space="0" w:color="auto"/>
          </w:divBdr>
        </w:div>
        <w:div w:id="470446843">
          <w:marLeft w:val="480"/>
          <w:marRight w:val="0"/>
          <w:marTop w:val="0"/>
          <w:marBottom w:val="0"/>
          <w:divBdr>
            <w:top w:val="none" w:sz="0" w:space="0" w:color="auto"/>
            <w:left w:val="none" w:sz="0" w:space="0" w:color="auto"/>
            <w:bottom w:val="none" w:sz="0" w:space="0" w:color="auto"/>
            <w:right w:val="none" w:sz="0" w:space="0" w:color="auto"/>
          </w:divBdr>
        </w:div>
        <w:div w:id="491792907">
          <w:marLeft w:val="480"/>
          <w:marRight w:val="0"/>
          <w:marTop w:val="0"/>
          <w:marBottom w:val="0"/>
          <w:divBdr>
            <w:top w:val="none" w:sz="0" w:space="0" w:color="auto"/>
            <w:left w:val="none" w:sz="0" w:space="0" w:color="auto"/>
            <w:bottom w:val="none" w:sz="0" w:space="0" w:color="auto"/>
            <w:right w:val="none" w:sz="0" w:space="0" w:color="auto"/>
          </w:divBdr>
        </w:div>
        <w:div w:id="518390691">
          <w:marLeft w:val="480"/>
          <w:marRight w:val="0"/>
          <w:marTop w:val="0"/>
          <w:marBottom w:val="0"/>
          <w:divBdr>
            <w:top w:val="none" w:sz="0" w:space="0" w:color="auto"/>
            <w:left w:val="none" w:sz="0" w:space="0" w:color="auto"/>
            <w:bottom w:val="none" w:sz="0" w:space="0" w:color="auto"/>
            <w:right w:val="none" w:sz="0" w:space="0" w:color="auto"/>
          </w:divBdr>
        </w:div>
        <w:div w:id="591353333">
          <w:marLeft w:val="480"/>
          <w:marRight w:val="0"/>
          <w:marTop w:val="0"/>
          <w:marBottom w:val="0"/>
          <w:divBdr>
            <w:top w:val="none" w:sz="0" w:space="0" w:color="auto"/>
            <w:left w:val="none" w:sz="0" w:space="0" w:color="auto"/>
            <w:bottom w:val="none" w:sz="0" w:space="0" w:color="auto"/>
            <w:right w:val="none" w:sz="0" w:space="0" w:color="auto"/>
          </w:divBdr>
        </w:div>
        <w:div w:id="624392918">
          <w:marLeft w:val="480"/>
          <w:marRight w:val="0"/>
          <w:marTop w:val="0"/>
          <w:marBottom w:val="0"/>
          <w:divBdr>
            <w:top w:val="none" w:sz="0" w:space="0" w:color="auto"/>
            <w:left w:val="none" w:sz="0" w:space="0" w:color="auto"/>
            <w:bottom w:val="none" w:sz="0" w:space="0" w:color="auto"/>
            <w:right w:val="none" w:sz="0" w:space="0" w:color="auto"/>
          </w:divBdr>
        </w:div>
        <w:div w:id="689259245">
          <w:marLeft w:val="480"/>
          <w:marRight w:val="0"/>
          <w:marTop w:val="0"/>
          <w:marBottom w:val="0"/>
          <w:divBdr>
            <w:top w:val="none" w:sz="0" w:space="0" w:color="auto"/>
            <w:left w:val="none" w:sz="0" w:space="0" w:color="auto"/>
            <w:bottom w:val="none" w:sz="0" w:space="0" w:color="auto"/>
            <w:right w:val="none" w:sz="0" w:space="0" w:color="auto"/>
          </w:divBdr>
        </w:div>
        <w:div w:id="739212162">
          <w:marLeft w:val="480"/>
          <w:marRight w:val="0"/>
          <w:marTop w:val="0"/>
          <w:marBottom w:val="0"/>
          <w:divBdr>
            <w:top w:val="none" w:sz="0" w:space="0" w:color="auto"/>
            <w:left w:val="none" w:sz="0" w:space="0" w:color="auto"/>
            <w:bottom w:val="none" w:sz="0" w:space="0" w:color="auto"/>
            <w:right w:val="none" w:sz="0" w:space="0" w:color="auto"/>
          </w:divBdr>
        </w:div>
        <w:div w:id="769357400">
          <w:marLeft w:val="480"/>
          <w:marRight w:val="0"/>
          <w:marTop w:val="0"/>
          <w:marBottom w:val="0"/>
          <w:divBdr>
            <w:top w:val="none" w:sz="0" w:space="0" w:color="auto"/>
            <w:left w:val="none" w:sz="0" w:space="0" w:color="auto"/>
            <w:bottom w:val="none" w:sz="0" w:space="0" w:color="auto"/>
            <w:right w:val="none" w:sz="0" w:space="0" w:color="auto"/>
          </w:divBdr>
        </w:div>
        <w:div w:id="775250980">
          <w:marLeft w:val="480"/>
          <w:marRight w:val="0"/>
          <w:marTop w:val="0"/>
          <w:marBottom w:val="0"/>
          <w:divBdr>
            <w:top w:val="none" w:sz="0" w:space="0" w:color="auto"/>
            <w:left w:val="none" w:sz="0" w:space="0" w:color="auto"/>
            <w:bottom w:val="none" w:sz="0" w:space="0" w:color="auto"/>
            <w:right w:val="none" w:sz="0" w:space="0" w:color="auto"/>
          </w:divBdr>
        </w:div>
        <w:div w:id="829490362">
          <w:marLeft w:val="480"/>
          <w:marRight w:val="0"/>
          <w:marTop w:val="0"/>
          <w:marBottom w:val="0"/>
          <w:divBdr>
            <w:top w:val="none" w:sz="0" w:space="0" w:color="auto"/>
            <w:left w:val="none" w:sz="0" w:space="0" w:color="auto"/>
            <w:bottom w:val="none" w:sz="0" w:space="0" w:color="auto"/>
            <w:right w:val="none" w:sz="0" w:space="0" w:color="auto"/>
          </w:divBdr>
        </w:div>
        <w:div w:id="840122568">
          <w:marLeft w:val="480"/>
          <w:marRight w:val="0"/>
          <w:marTop w:val="0"/>
          <w:marBottom w:val="0"/>
          <w:divBdr>
            <w:top w:val="none" w:sz="0" w:space="0" w:color="auto"/>
            <w:left w:val="none" w:sz="0" w:space="0" w:color="auto"/>
            <w:bottom w:val="none" w:sz="0" w:space="0" w:color="auto"/>
            <w:right w:val="none" w:sz="0" w:space="0" w:color="auto"/>
          </w:divBdr>
        </w:div>
        <w:div w:id="879514523">
          <w:marLeft w:val="480"/>
          <w:marRight w:val="0"/>
          <w:marTop w:val="0"/>
          <w:marBottom w:val="0"/>
          <w:divBdr>
            <w:top w:val="none" w:sz="0" w:space="0" w:color="auto"/>
            <w:left w:val="none" w:sz="0" w:space="0" w:color="auto"/>
            <w:bottom w:val="none" w:sz="0" w:space="0" w:color="auto"/>
            <w:right w:val="none" w:sz="0" w:space="0" w:color="auto"/>
          </w:divBdr>
        </w:div>
        <w:div w:id="926965127">
          <w:marLeft w:val="480"/>
          <w:marRight w:val="0"/>
          <w:marTop w:val="0"/>
          <w:marBottom w:val="0"/>
          <w:divBdr>
            <w:top w:val="none" w:sz="0" w:space="0" w:color="auto"/>
            <w:left w:val="none" w:sz="0" w:space="0" w:color="auto"/>
            <w:bottom w:val="none" w:sz="0" w:space="0" w:color="auto"/>
            <w:right w:val="none" w:sz="0" w:space="0" w:color="auto"/>
          </w:divBdr>
        </w:div>
        <w:div w:id="970938913">
          <w:marLeft w:val="480"/>
          <w:marRight w:val="0"/>
          <w:marTop w:val="0"/>
          <w:marBottom w:val="0"/>
          <w:divBdr>
            <w:top w:val="none" w:sz="0" w:space="0" w:color="auto"/>
            <w:left w:val="none" w:sz="0" w:space="0" w:color="auto"/>
            <w:bottom w:val="none" w:sz="0" w:space="0" w:color="auto"/>
            <w:right w:val="none" w:sz="0" w:space="0" w:color="auto"/>
          </w:divBdr>
        </w:div>
        <w:div w:id="1025639638">
          <w:marLeft w:val="480"/>
          <w:marRight w:val="0"/>
          <w:marTop w:val="0"/>
          <w:marBottom w:val="0"/>
          <w:divBdr>
            <w:top w:val="none" w:sz="0" w:space="0" w:color="auto"/>
            <w:left w:val="none" w:sz="0" w:space="0" w:color="auto"/>
            <w:bottom w:val="none" w:sz="0" w:space="0" w:color="auto"/>
            <w:right w:val="none" w:sz="0" w:space="0" w:color="auto"/>
          </w:divBdr>
        </w:div>
        <w:div w:id="1080758254">
          <w:marLeft w:val="480"/>
          <w:marRight w:val="0"/>
          <w:marTop w:val="0"/>
          <w:marBottom w:val="0"/>
          <w:divBdr>
            <w:top w:val="none" w:sz="0" w:space="0" w:color="auto"/>
            <w:left w:val="none" w:sz="0" w:space="0" w:color="auto"/>
            <w:bottom w:val="none" w:sz="0" w:space="0" w:color="auto"/>
            <w:right w:val="none" w:sz="0" w:space="0" w:color="auto"/>
          </w:divBdr>
        </w:div>
        <w:div w:id="1136291341">
          <w:marLeft w:val="480"/>
          <w:marRight w:val="0"/>
          <w:marTop w:val="0"/>
          <w:marBottom w:val="0"/>
          <w:divBdr>
            <w:top w:val="none" w:sz="0" w:space="0" w:color="auto"/>
            <w:left w:val="none" w:sz="0" w:space="0" w:color="auto"/>
            <w:bottom w:val="none" w:sz="0" w:space="0" w:color="auto"/>
            <w:right w:val="none" w:sz="0" w:space="0" w:color="auto"/>
          </w:divBdr>
        </w:div>
        <w:div w:id="1138063304">
          <w:marLeft w:val="480"/>
          <w:marRight w:val="0"/>
          <w:marTop w:val="0"/>
          <w:marBottom w:val="0"/>
          <w:divBdr>
            <w:top w:val="none" w:sz="0" w:space="0" w:color="auto"/>
            <w:left w:val="none" w:sz="0" w:space="0" w:color="auto"/>
            <w:bottom w:val="none" w:sz="0" w:space="0" w:color="auto"/>
            <w:right w:val="none" w:sz="0" w:space="0" w:color="auto"/>
          </w:divBdr>
        </w:div>
        <w:div w:id="1151290455">
          <w:marLeft w:val="480"/>
          <w:marRight w:val="0"/>
          <w:marTop w:val="0"/>
          <w:marBottom w:val="0"/>
          <w:divBdr>
            <w:top w:val="none" w:sz="0" w:space="0" w:color="auto"/>
            <w:left w:val="none" w:sz="0" w:space="0" w:color="auto"/>
            <w:bottom w:val="none" w:sz="0" w:space="0" w:color="auto"/>
            <w:right w:val="none" w:sz="0" w:space="0" w:color="auto"/>
          </w:divBdr>
        </w:div>
        <w:div w:id="1163743163">
          <w:marLeft w:val="480"/>
          <w:marRight w:val="0"/>
          <w:marTop w:val="0"/>
          <w:marBottom w:val="0"/>
          <w:divBdr>
            <w:top w:val="none" w:sz="0" w:space="0" w:color="auto"/>
            <w:left w:val="none" w:sz="0" w:space="0" w:color="auto"/>
            <w:bottom w:val="none" w:sz="0" w:space="0" w:color="auto"/>
            <w:right w:val="none" w:sz="0" w:space="0" w:color="auto"/>
          </w:divBdr>
        </w:div>
        <w:div w:id="1208957213">
          <w:marLeft w:val="480"/>
          <w:marRight w:val="0"/>
          <w:marTop w:val="0"/>
          <w:marBottom w:val="0"/>
          <w:divBdr>
            <w:top w:val="none" w:sz="0" w:space="0" w:color="auto"/>
            <w:left w:val="none" w:sz="0" w:space="0" w:color="auto"/>
            <w:bottom w:val="none" w:sz="0" w:space="0" w:color="auto"/>
            <w:right w:val="none" w:sz="0" w:space="0" w:color="auto"/>
          </w:divBdr>
        </w:div>
        <w:div w:id="1278291825">
          <w:marLeft w:val="480"/>
          <w:marRight w:val="0"/>
          <w:marTop w:val="0"/>
          <w:marBottom w:val="0"/>
          <w:divBdr>
            <w:top w:val="none" w:sz="0" w:space="0" w:color="auto"/>
            <w:left w:val="none" w:sz="0" w:space="0" w:color="auto"/>
            <w:bottom w:val="none" w:sz="0" w:space="0" w:color="auto"/>
            <w:right w:val="none" w:sz="0" w:space="0" w:color="auto"/>
          </w:divBdr>
        </w:div>
        <w:div w:id="1735010702">
          <w:marLeft w:val="480"/>
          <w:marRight w:val="0"/>
          <w:marTop w:val="0"/>
          <w:marBottom w:val="0"/>
          <w:divBdr>
            <w:top w:val="none" w:sz="0" w:space="0" w:color="auto"/>
            <w:left w:val="none" w:sz="0" w:space="0" w:color="auto"/>
            <w:bottom w:val="none" w:sz="0" w:space="0" w:color="auto"/>
            <w:right w:val="none" w:sz="0" w:space="0" w:color="auto"/>
          </w:divBdr>
        </w:div>
        <w:div w:id="1742480899">
          <w:marLeft w:val="480"/>
          <w:marRight w:val="0"/>
          <w:marTop w:val="0"/>
          <w:marBottom w:val="0"/>
          <w:divBdr>
            <w:top w:val="none" w:sz="0" w:space="0" w:color="auto"/>
            <w:left w:val="none" w:sz="0" w:space="0" w:color="auto"/>
            <w:bottom w:val="none" w:sz="0" w:space="0" w:color="auto"/>
            <w:right w:val="none" w:sz="0" w:space="0" w:color="auto"/>
          </w:divBdr>
        </w:div>
        <w:div w:id="1753164314">
          <w:marLeft w:val="480"/>
          <w:marRight w:val="0"/>
          <w:marTop w:val="0"/>
          <w:marBottom w:val="0"/>
          <w:divBdr>
            <w:top w:val="none" w:sz="0" w:space="0" w:color="auto"/>
            <w:left w:val="none" w:sz="0" w:space="0" w:color="auto"/>
            <w:bottom w:val="none" w:sz="0" w:space="0" w:color="auto"/>
            <w:right w:val="none" w:sz="0" w:space="0" w:color="auto"/>
          </w:divBdr>
        </w:div>
        <w:div w:id="1775400571">
          <w:marLeft w:val="480"/>
          <w:marRight w:val="0"/>
          <w:marTop w:val="0"/>
          <w:marBottom w:val="0"/>
          <w:divBdr>
            <w:top w:val="none" w:sz="0" w:space="0" w:color="auto"/>
            <w:left w:val="none" w:sz="0" w:space="0" w:color="auto"/>
            <w:bottom w:val="none" w:sz="0" w:space="0" w:color="auto"/>
            <w:right w:val="none" w:sz="0" w:space="0" w:color="auto"/>
          </w:divBdr>
        </w:div>
        <w:div w:id="1872566196">
          <w:marLeft w:val="480"/>
          <w:marRight w:val="0"/>
          <w:marTop w:val="0"/>
          <w:marBottom w:val="0"/>
          <w:divBdr>
            <w:top w:val="none" w:sz="0" w:space="0" w:color="auto"/>
            <w:left w:val="none" w:sz="0" w:space="0" w:color="auto"/>
            <w:bottom w:val="none" w:sz="0" w:space="0" w:color="auto"/>
            <w:right w:val="none" w:sz="0" w:space="0" w:color="auto"/>
          </w:divBdr>
        </w:div>
        <w:div w:id="1898318101">
          <w:marLeft w:val="480"/>
          <w:marRight w:val="0"/>
          <w:marTop w:val="0"/>
          <w:marBottom w:val="0"/>
          <w:divBdr>
            <w:top w:val="none" w:sz="0" w:space="0" w:color="auto"/>
            <w:left w:val="none" w:sz="0" w:space="0" w:color="auto"/>
            <w:bottom w:val="none" w:sz="0" w:space="0" w:color="auto"/>
            <w:right w:val="none" w:sz="0" w:space="0" w:color="auto"/>
          </w:divBdr>
        </w:div>
        <w:div w:id="2078243234">
          <w:marLeft w:val="480"/>
          <w:marRight w:val="0"/>
          <w:marTop w:val="0"/>
          <w:marBottom w:val="0"/>
          <w:divBdr>
            <w:top w:val="none" w:sz="0" w:space="0" w:color="auto"/>
            <w:left w:val="none" w:sz="0" w:space="0" w:color="auto"/>
            <w:bottom w:val="none" w:sz="0" w:space="0" w:color="auto"/>
            <w:right w:val="none" w:sz="0" w:space="0" w:color="auto"/>
          </w:divBdr>
        </w:div>
        <w:div w:id="2088258894">
          <w:marLeft w:val="480"/>
          <w:marRight w:val="0"/>
          <w:marTop w:val="0"/>
          <w:marBottom w:val="0"/>
          <w:divBdr>
            <w:top w:val="none" w:sz="0" w:space="0" w:color="auto"/>
            <w:left w:val="none" w:sz="0" w:space="0" w:color="auto"/>
            <w:bottom w:val="none" w:sz="0" w:space="0" w:color="auto"/>
            <w:right w:val="none" w:sz="0" w:space="0" w:color="auto"/>
          </w:divBdr>
        </w:div>
        <w:div w:id="2117862690">
          <w:marLeft w:val="480"/>
          <w:marRight w:val="0"/>
          <w:marTop w:val="0"/>
          <w:marBottom w:val="0"/>
          <w:divBdr>
            <w:top w:val="none" w:sz="0" w:space="0" w:color="auto"/>
            <w:left w:val="none" w:sz="0" w:space="0" w:color="auto"/>
            <w:bottom w:val="none" w:sz="0" w:space="0" w:color="auto"/>
            <w:right w:val="none" w:sz="0" w:space="0" w:color="auto"/>
          </w:divBdr>
        </w:div>
      </w:divsChild>
    </w:div>
    <w:div w:id="338847524">
      <w:bodyDiv w:val="1"/>
      <w:marLeft w:val="0"/>
      <w:marRight w:val="0"/>
      <w:marTop w:val="0"/>
      <w:marBottom w:val="0"/>
      <w:divBdr>
        <w:top w:val="none" w:sz="0" w:space="0" w:color="auto"/>
        <w:left w:val="none" w:sz="0" w:space="0" w:color="auto"/>
        <w:bottom w:val="none" w:sz="0" w:space="0" w:color="auto"/>
        <w:right w:val="none" w:sz="0" w:space="0" w:color="auto"/>
      </w:divBdr>
    </w:div>
    <w:div w:id="343946933">
      <w:bodyDiv w:val="1"/>
      <w:marLeft w:val="0"/>
      <w:marRight w:val="0"/>
      <w:marTop w:val="0"/>
      <w:marBottom w:val="0"/>
      <w:divBdr>
        <w:top w:val="none" w:sz="0" w:space="0" w:color="auto"/>
        <w:left w:val="none" w:sz="0" w:space="0" w:color="auto"/>
        <w:bottom w:val="none" w:sz="0" w:space="0" w:color="auto"/>
        <w:right w:val="none" w:sz="0" w:space="0" w:color="auto"/>
      </w:divBdr>
    </w:div>
    <w:div w:id="344013541">
      <w:bodyDiv w:val="1"/>
      <w:marLeft w:val="0"/>
      <w:marRight w:val="0"/>
      <w:marTop w:val="0"/>
      <w:marBottom w:val="0"/>
      <w:divBdr>
        <w:top w:val="none" w:sz="0" w:space="0" w:color="auto"/>
        <w:left w:val="none" w:sz="0" w:space="0" w:color="auto"/>
        <w:bottom w:val="none" w:sz="0" w:space="0" w:color="auto"/>
        <w:right w:val="none" w:sz="0" w:space="0" w:color="auto"/>
      </w:divBdr>
    </w:div>
    <w:div w:id="344672349">
      <w:bodyDiv w:val="1"/>
      <w:marLeft w:val="0"/>
      <w:marRight w:val="0"/>
      <w:marTop w:val="0"/>
      <w:marBottom w:val="0"/>
      <w:divBdr>
        <w:top w:val="none" w:sz="0" w:space="0" w:color="auto"/>
        <w:left w:val="none" w:sz="0" w:space="0" w:color="auto"/>
        <w:bottom w:val="none" w:sz="0" w:space="0" w:color="auto"/>
        <w:right w:val="none" w:sz="0" w:space="0" w:color="auto"/>
      </w:divBdr>
    </w:div>
    <w:div w:id="349835464">
      <w:bodyDiv w:val="1"/>
      <w:marLeft w:val="0"/>
      <w:marRight w:val="0"/>
      <w:marTop w:val="0"/>
      <w:marBottom w:val="0"/>
      <w:divBdr>
        <w:top w:val="none" w:sz="0" w:space="0" w:color="auto"/>
        <w:left w:val="none" w:sz="0" w:space="0" w:color="auto"/>
        <w:bottom w:val="none" w:sz="0" w:space="0" w:color="auto"/>
        <w:right w:val="none" w:sz="0" w:space="0" w:color="auto"/>
      </w:divBdr>
      <w:divsChild>
        <w:div w:id="236207994">
          <w:marLeft w:val="480"/>
          <w:marRight w:val="0"/>
          <w:marTop w:val="0"/>
          <w:marBottom w:val="0"/>
          <w:divBdr>
            <w:top w:val="none" w:sz="0" w:space="0" w:color="auto"/>
            <w:left w:val="none" w:sz="0" w:space="0" w:color="auto"/>
            <w:bottom w:val="none" w:sz="0" w:space="0" w:color="auto"/>
            <w:right w:val="none" w:sz="0" w:space="0" w:color="auto"/>
          </w:divBdr>
        </w:div>
        <w:div w:id="263851013">
          <w:marLeft w:val="480"/>
          <w:marRight w:val="0"/>
          <w:marTop w:val="0"/>
          <w:marBottom w:val="0"/>
          <w:divBdr>
            <w:top w:val="none" w:sz="0" w:space="0" w:color="auto"/>
            <w:left w:val="none" w:sz="0" w:space="0" w:color="auto"/>
            <w:bottom w:val="none" w:sz="0" w:space="0" w:color="auto"/>
            <w:right w:val="none" w:sz="0" w:space="0" w:color="auto"/>
          </w:divBdr>
        </w:div>
        <w:div w:id="400906756">
          <w:marLeft w:val="480"/>
          <w:marRight w:val="0"/>
          <w:marTop w:val="0"/>
          <w:marBottom w:val="0"/>
          <w:divBdr>
            <w:top w:val="none" w:sz="0" w:space="0" w:color="auto"/>
            <w:left w:val="none" w:sz="0" w:space="0" w:color="auto"/>
            <w:bottom w:val="none" w:sz="0" w:space="0" w:color="auto"/>
            <w:right w:val="none" w:sz="0" w:space="0" w:color="auto"/>
          </w:divBdr>
        </w:div>
        <w:div w:id="403188537">
          <w:marLeft w:val="480"/>
          <w:marRight w:val="0"/>
          <w:marTop w:val="0"/>
          <w:marBottom w:val="0"/>
          <w:divBdr>
            <w:top w:val="none" w:sz="0" w:space="0" w:color="auto"/>
            <w:left w:val="none" w:sz="0" w:space="0" w:color="auto"/>
            <w:bottom w:val="none" w:sz="0" w:space="0" w:color="auto"/>
            <w:right w:val="none" w:sz="0" w:space="0" w:color="auto"/>
          </w:divBdr>
        </w:div>
        <w:div w:id="416371345">
          <w:marLeft w:val="480"/>
          <w:marRight w:val="0"/>
          <w:marTop w:val="0"/>
          <w:marBottom w:val="0"/>
          <w:divBdr>
            <w:top w:val="none" w:sz="0" w:space="0" w:color="auto"/>
            <w:left w:val="none" w:sz="0" w:space="0" w:color="auto"/>
            <w:bottom w:val="none" w:sz="0" w:space="0" w:color="auto"/>
            <w:right w:val="none" w:sz="0" w:space="0" w:color="auto"/>
          </w:divBdr>
        </w:div>
        <w:div w:id="431170765">
          <w:marLeft w:val="480"/>
          <w:marRight w:val="0"/>
          <w:marTop w:val="0"/>
          <w:marBottom w:val="0"/>
          <w:divBdr>
            <w:top w:val="none" w:sz="0" w:space="0" w:color="auto"/>
            <w:left w:val="none" w:sz="0" w:space="0" w:color="auto"/>
            <w:bottom w:val="none" w:sz="0" w:space="0" w:color="auto"/>
            <w:right w:val="none" w:sz="0" w:space="0" w:color="auto"/>
          </w:divBdr>
        </w:div>
        <w:div w:id="592054907">
          <w:marLeft w:val="480"/>
          <w:marRight w:val="0"/>
          <w:marTop w:val="0"/>
          <w:marBottom w:val="0"/>
          <w:divBdr>
            <w:top w:val="none" w:sz="0" w:space="0" w:color="auto"/>
            <w:left w:val="none" w:sz="0" w:space="0" w:color="auto"/>
            <w:bottom w:val="none" w:sz="0" w:space="0" w:color="auto"/>
            <w:right w:val="none" w:sz="0" w:space="0" w:color="auto"/>
          </w:divBdr>
        </w:div>
        <w:div w:id="592518950">
          <w:marLeft w:val="480"/>
          <w:marRight w:val="0"/>
          <w:marTop w:val="0"/>
          <w:marBottom w:val="0"/>
          <w:divBdr>
            <w:top w:val="none" w:sz="0" w:space="0" w:color="auto"/>
            <w:left w:val="none" w:sz="0" w:space="0" w:color="auto"/>
            <w:bottom w:val="none" w:sz="0" w:space="0" w:color="auto"/>
            <w:right w:val="none" w:sz="0" w:space="0" w:color="auto"/>
          </w:divBdr>
        </w:div>
        <w:div w:id="719785176">
          <w:marLeft w:val="480"/>
          <w:marRight w:val="0"/>
          <w:marTop w:val="0"/>
          <w:marBottom w:val="0"/>
          <w:divBdr>
            <w:top w:val="none" w:sz="0" w:space="0" w:color="auto"/>
            <w:left w:val="none" w:sz="0" w:space="0" w:color="auto"/>
            <w:bottom w:val="none" w:sz="0" w:space="0" w:color="auto"/>
            <w:right w:val="none" w:sz="0" w:space="0" w:color="auto"/>
          </w:divBdr>
        </w:div>
        <w:div w:id="742335798">
          <w:marLeft w:val="480"/>
          <w:marRight w:val="0"/>
          <w:marTop w:val="0"/>
          <w:marBottom w:val="0"/>
          <w:divBdr>
            <w:top w:val="none" w:sz="0" w:space="0" w:color="auto"/>
            <w:left w:val="none" w:sz="0" w:space="0" w:color="auto"/>
            <w:bottom w:val="none" w:sz="0" w:space="0" w:color="auto"/>
            <w:right w:val="none" w:sz="0" w:space="0" w:color="auto"/>
          </w:divBdr>
        </w:div>
        <w:div w:id="747920706">
          <w:marLeft w:val="480"/>
          <w:marRight w:val="0"/>
          <w:marTop w:val="0"/>
          <w:marBottom w:val="0"/>
          <w:divBdr>
            <w:top w:val="none" w:sz="0" w:space="0" w:color="auto"/>
            <w:left w:val="none" w:sz="0" w:space="0" w:color="auto"/>
            <w:bottom w:val="none" w:sz="0" w:space="0" w:color="auto"/>
            <w:right w:val="none" w:sz="0" w:space="0" w:color="auto"/>
          </w:divBdr>
        </w:div>
        <w:div w:id="846285874">
          <w:marLeft w:val="480"/>
          <w:marRight w:val="0"/>
          <w:marTop w:val="0"/>
          <w:marBottom w:val="0"/>
          <w:divBdr>
            <w:top w:val="none" w:sz="0" w:space="0" w:color="auto"/>
            <w:left w:val="none" w:sz="0" w:space="0" w:color="auto"/>
            <w:bottom w:val="none" w:sz="0" w:space="0" w:color="auto"/>
            <w:right w:val="none" w:sz="0" w:space="0" w:color="auto"/>
          </w:divBdr>
        </w:div>
        <w:div w:id="885917496">
          <w:marLeft w:val="480"/>
          <w:marRight w:val="0"/>
          <w:marTop w:val="0"/>
          <w:marBottom w:val="0"/>
          <w:divBdr>
            <w:top w:val="none" w:sz="0" w:space="0" w:color="auto"/>
            <w:left w:val="none" w:sz="0" w:space="0" w:color="auto"/>
            <w:bottom w:val="none" w:sz="0" w:space="0" w:color="auto"/>
            <w:right w:val="none" w:sz="0" w:space="0" w:color="auto"/>
          </w:divBdr>
        </w:div>
        <w:div w:id="992875099">
          <w:marLeft w:val="480"/>
          <w:marRight w:val="0"/>
          <w:marTop w:val="0"/>
          <w:marBottom w:val="0"/>
          <w:divBdr>
            <w:top w:val="none" w:sz="0" w:space="0" w:color="auto"/>
            <w:left w:val="none" w:sz="0" w:space="0" w:color="auto"/>
            <w:bottom w:val="none" w:sz="0" w:space="0" w:color="auto"/>
            <w:right w:val="none" w:sz="0" w:space="0" w:color="auto"/>
          </w:divBdr>
        </w:div>
        <w:div w:id="1011566326">
          <w:marLeft w:val="480"/>
          <w:marRight w:val="0"/>
          <w:marTop w:val="0"/>
          <w:marBottom w:val="0"/>
          <w:divBdr>
            <w:top w:val="none" w:sz="0" w:space="0" w:color="auto"/>
            <w:left w:val="none" w:sz="0" w:space="0" w:color="auto"/>
            <w:bottom w:val="none" w:sz="0" w:space="0" w:color="auto"/>
            <w:right w:val="none" w:sz="0" w:space="0" w:color="auto"/>
          </w:divBdr>
        </w:div>
        <w:div w:id="1171988376">
          <w:marLeft w:val="480"/>
          <w:marRight w:val="0"/>
          <w:marTop w:val="0"/>
          <w:marBottom w:val="0"/>
          <w:divBdr>
            <w:top w:val="none" w:sz="0" w:space="0" w:color="auto"/>
            <w:left w:val="none" w:sz="0" w:space="0" w:color="auto"/>
            <w:bottom w:val="none" w:sz="0" w:space="0" w:color="auto"/>
            <w:right w:val="none" w:sz="0" w:space="0" w:color="auto"/>
          </w:divBdr>
        </w:div>
        <w:div w:id="1206600708">
          <w:marLeft w:val="480"/>
          <w:marRight w:val="0"/>
          <w:marTop w:val="0"/>
          <w:marBottom w:val="0"/>
          <w:divBdr>
            <w:top w:val="none" w:sz="0" w:space="0" w:color="auto"/>
            <w:left w:val="none" w:sz="0" w:space="0" w:color="auto"/>
            <w:bottom w:val="none" w:sz="0" w:space="0" w:color="auto"/>
            <w:right w:val="none" w:sz="0" w:space="0" w:color="auto"/>
          </w:divBdr>
        </w:div>
        <w:div w:id="1227640323">
          <w:marLeft w:val="480"/>
          <w:marRight w:val="0"/>
          <w:marTop w:val="0"/>
          <w:marBottom w:val="0"/>
          <w:divBdr>
            <w:top w:val="none" w:sz="0" w:space="0" w:color="auto"/>
            <w:left w:val="none" w:sz="0" w:space="0" w:color="auto"/>
            <w:bottom w:val="none" w:sz="0" w:space="0" w:color="auto"/>
            <w:right w:val="none" w:sz="0" w:space="0" w:color="auto"/>
          </w:divBdr>
        </w:div>
        <w:div w:id="1256327728">
          <w:marLeft w:val="480"/>
          <w:marRight w:val="0"/>
          <w:marTop w:val="0"/>
          <w:marBottom w:val="0"/>
          <w:divBdr>
            <w:top w:val="none" w:sz="0" w:space="0" w:color="auto"/>
            <w:left w:val="none" w:sz="0" w:space="0" w:color="auto"/>
            <w:bottom w:val="none" w:sz="0" w:space="0" w:color="auto"/>
            <w:right w:val="none" w:sz="0" w:space="0" w:color="auto"/>
          </w:divBdr>
        </w:div>
        <w:div w:id="1365784685">
          <w:marLeft w:val="480"/>
          <w:marRight w:val="0"/>
          <w:marTop w:val="0"/>
          <w:marBottom w:val="0"/>
          <w:divBdr>
            <w:top w:val="none" w:sz="0" w:space="0" w:color="auto"/>
            <w:left w:val="none" w:sz="0" w:space="0" w:color="auto"/>
            <w:bottom w:val="none" w:sz="0" w:space="0" w:color="auto"/>
            <w:right w:val="none" w:sz="0" w:space="0" w:color="auto"/>
          </w:divBdr>
        </w:div>
        <w:div w:id="1372656748">
          <w:marLeft w:val="480"/>
          <w:marRight w:val="0"/>
          <w:marTop w:val="0"/>
          <w:marBottom w:val="0"/>
          <w:divBdr>
            <w:top w:val="none" w:sz="0" w:space="0" w:color="auto"/>
            <w:left w:val="none" w:sz="0" w:space="0" w:color="auto"/>
            <w:bottom w:val="none" w:sz="0" w:space="0" w:color="auto"/>
            <w:right w:val="none" w:sz="0" w:space="0" w:color="auto"/>
          </w:divBdr>
        </w:div>
        <w:div w:id="1455368496">
          <w:marLeft w:val="480"/>
          <w:marRight w:val="0"/>
          <w:marTop w:val="0"/>
          <w:marBottom w:val="0"/>
          <w:divBdr>
            <w:top w:val="none" w:sz="0" w:space="0" w:color="auto"/>
            <w:left w:val="none" w:sz="0" w:space="0" w:color="auto"/>
            <w:bottom w:val="none" w:sz="0" w:space="0" w:color="auto"/>
            <w:right w:val="none" w:sz="0" w:space="0" w:color="auto"/>
          </w:divBdr>
        </w:div>
        <w:div w:id="1525093221">
          <w:marLeft w:val="480"/>
          <w:marRight w:val="0"/>
          <w:marTop w:val="0"/>
          <w:marBottom w:val="0"/>
          <w:divBdr>
            <w:top w:val="none" w:sz="0" w:space="0" w:color="auto"/>
            <w:left w:val="none" w:sz="0" w:space="0" w:color="auto"/>
            <w:bottom w:val="none" w:sz="0" w:space="0" w:color="auto"/>
            <w:right w:val="none" w:sz="0" w:space="0" w:color="auto"/>
          </w:divBdr>
        </w:div>
        <w:div w:id="1553273563">
          <w:marLeft w:val="480"/>
          <w:marRight w:val="0"/>
          <w:marTop w:val="0"/>
          <w:marBottom w:val="0"/>
          <w:divBdr>
            <w:top w:val="none" w:sz="0" w:space="0" w:color="auto"/>
            <w:left w:val="none" w:sz="0" w:space="0" w:color="auto"/>
            <w:bottom w:val="none" w:sz="0" w:space="0" w:color="auto"/>
            <w:right w:val="none" w:sz="0" w:space="0" w:color="auto"/>
          </w:divBdr>
        </w:div>
        <w:div w:id="1607617074">
          <w:marLeft w:val="480"/>
          <w:marRight w:val="0"/>
          <w:marTop w:val="0"/>
          <w:marBottom w:val="0"/>
          <w:divBdr>
            <w:top w:val="none" w:sz="0" w:space="0" w:color="auto"/>
            <w:left w:val="none" w:sz="0" w:space="0" w:color="auto"/>
            <w:bottom w:val="none" w:sz="0" w:space="0" w:color="auto"/>
            <w:right w:val="none" w:sz="0" w:space="0" w:color="auto"/>
          </w:divBdr>
        </w:div>
        <w:div w:id="1735617097">
          <w:marLeft w:val="480"/>
          <w:marRight w:val="0"/>
          <w:marTop w:val="0"/>
          <w:marBottom w:val="0"/>
          <w:divBdr>
            <w:top w:val="none" w:sz="0" w:space="0" w:color="auto"/>
            <w:left w:val="none" w:sz="0" w:space="0" w:color="auto"/>
            <w:bottom w:val="none" w:sz="0" w:space="0" w:color="auto"/>
            <w:right w:val="none" w:sz="0" w:space="0" w:color="auto"/>
          </w:divBdr>
        </w:div>
        <w:div w:id="1775242781">
          <w:marLeft w:val="480"/>
          <w:marRight w:val="0"/>
          <w:marTop w:val="0"/>
          <w:marBottom w:val="0"/>
          <w:divBdr>
            <w:top w:val="none" w:sz="0" w:space="0" w:color="auto"/>
            <w:left w:val="none" w:sz="0" w:space="0" w:color="auto"/>
            <w:bottom w:val="none" w:sz="0" w:space="0" w:color="auto"/>
            <w:right w:val="none" w:sz="0" w:space="0" w:color="auto"/>
          </w:divBdr>
        </w:div>
        <w:div w:id="1823964990">
          <w:marLeft w:val="480"/>
          <w:marRight w:val="0"/>
          <w:marTop w:val="0"/>
          <w:marBottom w:val="0"/>
          <w:divBdr>
            <w:top w:val="none" w:sz="0" w:space="0" w:color="auto"/>
            <w:left w:val="none" w:sz="0" w:space="0" w:color="auto"/>
            <w:bottom w:val="none" w:sz="0" w:space="0" w:color="auto"/>
            <w:right w:val="none" w:sz="0" w:space="0" w:color="auto"/>
          </w:divBdr>
        </w:div>
        <w:div w:id="1880237851">
          <w:marLeft w:val="480"/>
          <w:marRight w:val="0"/>
          <w:marTop w:val="0"/>
          <w:marBottom w:val="0"/>
          <w:divBdr>
            <w:top w:val="none" w:sz="0" w:space="0" w:color="auto"/>
            <w:left w:val="none" w:sz="0" w:space="0" w:color="auto"/>
            <w:bottom w:val="none" w:sz="0" w:space="0" w:color="auto"/>
            <w:right w:val="none" w:sz="0" w:space="0" w:color="auto"/>
          </w:divBdr>
        </w:div>
        <w:div w:id="1957562941">
          <w:marLeft w:val="480"/>
          <w:marRight w:val="0"/>
          <w:marTop w:val="0"/>
          <w:marBottom w:val="0"/>
          <w:divBdr>
            <w:top w:val="none" w:sz="0" w:space="0" w:color="auto"/>
            <w:left w:val="none" w:sz="0" w:space="0" w:color="auto"/>
            <w:bottom w:val="none" w:sz="0" w:space="0" w:color="auto"/>
            <w:right w:val="none" w:sz="0" w:space="0" w:color="auto"/>
          </w:divBdr>
        </w:div>
        <w:div w:id="2016953777">
          <w:marLeft w:val="480"/>
          <w:marRight w:val="0"/>
          <w:marTop w:val="0"/>
          <w:marBottom w:val="0"/>
          <w:divBdr>
            <w:top w:val="none" w:sz="0" w:space="0" w:color="auto"/>
            <w:left w:val="none" w:sz="0" w:space="0" w:color="auto"/>
            <w:bottom w:val="none" w:sz="0" w:space="0" w:color="auto"/>
            <w:right w:val="none" w:sz="0" w:space="0" w:color="auto"/>
          </w:divBdr>
        </w:div>
        <w:div w:id="2081439822">
          <w:marLeft w:val="480"/>
          <w:marRight w:val="0"/>
          <w:marTop w:val="0"/>
          <w:marBottom w:val="0"/>
          <w:divBdr>
            <w:top w:val="none" w:sz="0" w:space="0" w:color="auto"/>
            <w:left w:val="none" w:sz="0" w:space="0" w:color="auto"/>
            <w:bottom w:val="none" w:sz="0" w:space="0" w:color="auto"/>
            <w:right w:val="none" w:sz="0" w:space="0" w:color="auto"/>
          </w:divBdr>
        </w:div>
      </w:divsChild>
    </w:div>
    <w:div w:id="357699753">
      <w:bodyDiv w:val="1"/>
      <w:marLeft w:val="0"/>
      <w:marRight w:val="0"/>
      <w:marTop w:val="0"/>
      <w:marBottom w:val="0"/>
      <w:divBdr>
        <w:top w:val="none" w:sz="0" w:space="0" w:color="auto"/>
        <w:left w:val="none" w:sz="0" w:space="0" w:color="auto"/>
        <w:bottom w:val="none" w:sz="0" w:space="0" w:color="auto"/>
        <w:right w:val="none" w:sz="0" w:space="0" w:color="auto"/>
      </w:divBdr>
      <w:divsChild>
        <w:div w:id="18632701">
          <w:marLeft w:val="480"/>
          <w:marRight w:val="0"/>
          <w:marTop w:val="0"/>
          <w:marBottom w:val="0"/>
          <w:divBdr>
            <w:top w:val="none" w:sz="0" w:space="0" w:color="auto"/>
            <w:left w:val="none" w:sz="0" w:space="0" w:color="auto"/>
            <w:bottom w:val="none" w:sz="0" w:space="0" w:color="auto"/>
            <w:right w:val="none" w:sz="0" w:space="0" w:color="auto"/>
          </w:divBdr>
        </w:div>
        <w:div w:id="34626566">
          <w:marLeft w:val="480"/>
          <w:marRight w:val="0"/>
          <w:marTop w:val="0"/>
          <w:marBottom w:val="0"/>
          <w:divBdr>
            <w:top w:val="none" w:sz="0" w:space="0" w:color="auto"/>
            <w:left w:val="none" w:sz="0" w:space="0" w:color="auto"/>
            <w:bottom w:val="none" w:sz="0" w:space="0" w:color="auto"/>
            <w:right w:val="none" w:sz="0" w:space="0" w:color="auto"/>
          </w:divBdr>
        </w:div>
        <w:div w:id="267585814">
          <w:marLeft w:val="480"/>
          <w:marRight w:val="0"/>
          <w:marTop w:val="0"/>
          <w:marBottom w:val="0"/>
          <w:divBdr>
            <w:top w:val="none" w:sz="0" w:space="0" w:color="auto"/>
            <w:left w:val="none" w:sz="0" w:space="0" w:color="auto"/>
            <w:bottom w:val="none" w:sz="0" w:space="0" w:color="auto"/>
            <w:right w:val="none" w:sz="0" w:space="0" w:color="auto"/>
          </w:divBdr>
        </w:div>
        <w:div w:id="399594384">
          <w:marLeft w:val="480"/>
          <w:marRight w:val="0"/>
          <w:marTop w:val="0"/>
          <w:marBottom w:val="0"/>
          <w:divBdr>
            <w:top w:val="none" w:sz="0" w:space="0" w:color="auto"/>
            <w:left w:val="none" w:sz="0" w:space="0" w:color="auto"/>
            <w:bottom w:val="none" w:sz="0" w:space="0" w:color="auto"/>
            <w:right w:val="none" w:sz="0" w:space="0" w:color="auto"/>
          </w:divBdr>
        </w:div>
        <w:div w:id="406460716">
          <w:marLeft w:val="480"/>
          <w:marRight w:val="0"/>
          <w:marTop w:val="0"/>
          <w:marBottom w:val="0"/>
          <w:divBdr>
            <w:top w:val="none" w:sz="0" w:space="0" w:color="auto"/>
            <w:left w:val="none" w:sz="0" w:space="0" w:color="auto"/>
            <w:bottom w:val="none" w:sz="0" w:space="0" w:color="auto"/>
            <w:right w:val="none" w:sz="0" w:space="0" w:color="auto"/>
          </w:divBdr>
        </w:div>
        <w:div w:id="483009352">
          <w:marLeft w:val="480"/>
          <w:marRight w:val="0"/>
          <w:marTop w:val="0"/>
          <w:marBottom w:val="0"/>
          <w:divBdr>
            <w:top w:val="none" w:sz="0" w:space="0" w:color="auto"/>
            <w:left w:val="none" w:sz="0" w:space="0" w:color="auto"/>
            <w:bottom w:val="none" w:sz="0" w:space="0" w:color="auto"/>
            <w:right w:val="none" w:sz="0" w:space="0" w:color="auto"/>
          </w:divBdr>
        </w:div>
        <w:div w:id="542601764">
          <w:marLeft w:val="480"/>
          <w:marRight w:val="0"/>
          <w:marTop w:val="0"/>
          <w:marBottom w:val="0"/>
          <w:divBdr>
            <w:top w:val="none" w:sz="0" w:space="0" w:color="auto"/>
            <w:left w:val="none" w:sz="0" w:space="0" w:color="auto"/>
            <w:bottom w:val="none" w:sz="0" w:space="0" w:color="auto"/>
            <w:right w:val="none" w:sz="0" w:space="0" w:color="auto"/>
          </w:divBdr>
        </w:div>
        <w:div w:id="591862635">
          <w:marLeft w:val="480"/>
          <w:marRight w:val="0"/>
          <w:marTop w:val="0"/>
          <w:marBottom w:val="0"/>
          <w:divBdr>
            <w:top w:val="none" w:sz="0" w:space="0" w:color="auto"/>
            <w:left w:val="none" w:sz="0" w:space="0" w:color="auto"/>
            <w:bottom w:val="none" w:sz="0" w:space="0" w:color="auto"/>
            <w:right w:val="none" w:sz="0" w:space="0" w:color="auto"/>
          </w:divBdr>
        </w:div>
        <w:div w:id="600181367">
          <w:marLeft w:val="480"/>
          <w:marRight w:val="0"/>
          <w:marTop w:val="0"/>
          <w:marBottom w:val="0"/>
          <w:divBdr>
            <w:top w:val="none" w:sz="0" w:space="0" w:color="auto"/>
            <w:left w:val="none" w:sz="0" w:space="0" w:color="auto"/>
            <w:bottom w:val="none" w:sz="0" w:space="0" w:color="auto"/>
            <w:right w:val="none" w:sz="0" w:space="0" w:color="auto"/>
          </w:divBdr>
        </w:div>
        <w:div w:id="682125065">
          <w:marLeft w:val="480"/>
          <w:marRight w:val="0"/>
          <w:marTop w:val="0"/>
          <w:marBottom w:val="0"/>
          <w:divBdr>
            <w:top w:val="none" w:sz="0" w:space="0" w:color="auto"/>
            <w:left w:val="none" w:sz="0" w:space="0" w:color="auto"/>
            <w:bottom w:val="none" w:sz="0" w:space="0" w:color="auto"/>
            <w:right w:val="none" w:sz="0" w:space="0" w:color="auto"/>
          </w:divBdr>
        </w:div>
        <w:div w:id="863128320">
          <w:marLeft w:val="480"/>
          <w:marRight w:val="0"/>
          <w:marTop w:val="0"/>
          <w:marBottom w:val="0"/>
          <w:divBdr>
            <w:top w:val="none" w:sz="0" w:space="0" w:color="auto"/>
            <w:left w:val="none" w:sz="0" w:space="0" w:color="auto"/>
            <w:bottom w:val="none" w:sz="0" w:space="0" w:color="auto"/>
            <w:right w:val="none" w:sz="0" w:space="0" w:color="auto"/>
          </w:divBdr>
        </w:div>
        <w:div w:id="876235556">
          <w:marLeft w:val="480"/>
          <w:marRight w:val="0"/>
          <w:marTop w:val="0"/>
          <w:marBottom w:val="0"/>
          <w:divBdr>
            <w:top w:val="none" w:sz="0" w:space="0" w:color="auto"/>
            <w:left w:val="none" w:sz="0" w:space="0" w:color="auto"/>
            <w:bottom w:val="none" w:sz="0" w:space="0" w:color="auto"/>
            <w:right w:val="none" w:sz="0" w:space="0" w:color="auto"/>
          </w:divBdr>
        </w:div>
        <w:div w:id="882253630">
          <w:marLeft w:val="480"/>
          <w:marRight w:val="0"/>
          <w:marTop w:val="0"/>
          <w:marBottom w:val="0"/>
          <w:divBdr>
            <w:top w:val="none" w:sz="0" w:space="0" w:color="auto"/>
            <w:left w:val="none" w:sz="0" w:space="0" w:color="auto"/>
            <w:bottom w:val="none" w:sz="0" w:space="0" w:color="auto"/>
            <w:right w:val="none" w:sz="0" w:space="0" w:color="auto"/>
          </w:divBdr>
        </w:div>
        <w:div w:id="967782443">
          <w:marLeft w:val="480"/>
          <w:marRight w:val="0"/>
          <w:marTop w:val="0"/>
          <w:marBottom w:val="0"/>
          <w:divBdr>
            <w:top w:val="none" w:sz="0" w:space="0" w:color="auto"/>
            <w:left w:val="none" w:sz="0" w:space="0" w:color="auto"/>
            <w:bottom w:val="none" w:sz="0" w:space="0" w:color="auto"/>
            <w:right w:val="none" w:sz="0" w:space="0" w:color="auto"/>
          </w:divBdr>
        </w:div>
        <w:div w:id="1169833430">
          <w:marLeft w:val="480"/>
          <w:marRight w:val="0"/>
          <w:marTop w:val="0"/>
          <w:marBottom w:val="0"/>
          <w:divBdr>
            <w:top w:val="none" w:sz="0" w:space="0" w:color="auto"/>
            <w:left w:val="none" w:sz="0" w:space="0" w:color="auto"/>
            <w:bottom w:val="none" w:sz="0" w:space="0" w:color="auto"/>
            <w:right w:val="none" w:sz="0" w:space="0" w:color="auto"/>
          </w:divBdr>
        </w:div>
        <w:div w:id="1306351416">
          <w:marLeft w:val="480"/>
          <w:marRight w:val="0"/>
          <w:marTop w:val="0"/>
          <w:marBottom w:val="0"/>
          <w:divBdr>
            <w:top w:val="none" w:sz="0" w:space="0" w:color="auto"/>
            <w:left w:val="none" w:sz="0" w:space="0" w:color="auto"/>
            <w:bottom w:val="none" w:sz="0" w:space="0" w:color="auto"/>
            <w:right w:val="none" w:sz="0" w:space="0" w:color="auto"/>
          </w:divBdr>
        </w:div>
        <w:div w:id="1365666328">
          <w:marLeft w:val="480"/>
          <w:marRight w:val="0"/>
          <w:marTop w:val="0"/>
          <w:marBottom w:val="0"/>
          <w:divBdr>
            <w:top w:val="none" w:sz="0" w:space="0" w:color="auto"/>
            <w:left w:val="none" w:sz="0" w:space="0" w:color="auto"/>
            <w:bottom w:val="none" w:sz="0" w:space="0" w:color="auto"/>
            <w:right w:val="none" w:sz="0" w:space="0" w:color="auto"/>
          </w:divBdr>
        </w:div>
        <w:div w:id="1562062413">
          <w:marLeft w:val="480"/>
          <w:marRight w:val="0"/>
          <w:marTop w:val="0"/>
          <w:marBottom w:val="0"/>
          <w:divBdr>
            <w:top w:val="none" w:sz="0" w:space="0" w:color="auto"/>
            <w:left w:val="none" w:sz="0" w:space="0" w:color="auto"/>
            <w:bottom w:val="none" w:sz="0" w:space="0" w:color="auto"/>
            <w:right w:val="none" w:sz="0" w:space="0" w:color="auto"/>
          </w:divBdr>
        </w:div>
        <w:div w:id="1684823148">
          <w:marLeft w:val="480"/>
          <w:marRight w:val="0"/>
          <w:marTop w:val="0"/>
          <w:marBottom w:val="0"/>
          <w:divBdr>
            <w:top w:val="none" w:sz="0" w:space="0" w:color="auto"/>
            <w:left w:val="none" w:sz="0" w:space="0" w:color="auto"/>
            <w:bottom w:val="none" w:sz="0" w:space="0" w:color="auto"/>
            <w:right w:val="none" w:sz="0" w:space="0" w:color="auto"/>
          </w:divBdr>
        </w:div>
        <w:div w:id="1706558096">
          <w:marLeft w:val="480"/>
          <w:marRight w:val="0"/>
          <w:marTop w:val="0"/>
          <w:marBottom w:val="0"/>
          <w:divBdr>
            <w:top w:val="none" w:sz="0" w:space="0" w:color="auto"/>
            <w:left w:val="none" w:sz="0" w:space="0" w:color="auto"/>
            <w:bottom w:val="none" w:sz="0" w:space="0" w:color="auto"/>
            <w:right w:val="none" w:sz="0" w:space="0" w:color="auto"/>
          </w:divBdr>
        </w:div>
        <w:div w:id="1713534393">
          <w:marLeft w:val="480"/>
          <w:marRight w:val="0"/>
          <w:marTop w:val="0"/>
          <w:marBottom w:val="0"/>
          <w:divBdr>
            <w:top w:val="none" w:sz="0" w:space="0" w:color="auto"/>
            <w:left w:val="none" w:sz="0" w:space="0" w:color="auto"/>
            <w:bottom w:val="none" w:sz="0" w:space="0" w:color="auto"/>
            <w:right w:val="none" w:sz="0" w:space="0" w:color="auto"/>
          </w:divBdr>
        </w:div>
        <w:div w:id="1761681989">
          <w:marLeft w:val="480"/>
          <w:marRight w:val="0"/>
          <w:marTop w:val="0"/>
          <w:marBottom w:val="0"/>
          <w:divBdr>
            <w:top w:val="none" w:sz="0" w:space="0" w:color="auto"/>
            <w:left w:val="none" w:sz="0" w:space="0" w:color="auto"/>
            <w:bottom w:val="none" w:sz="0" w:space="0" w:color="auto"/>
            <w:right w:val="none" w:sz="0" w:space="0" w:color="auto"/>
          </w:divBdr>
        </w:div>
        <w:div w:id="1890072179">
          <w:marLeft w:val="480"/>
          <w:marRight w:val="0"/>
          <w:marTop w:val="0"/>
          <w:marBottom w:val="0"/>
          <w:divBdr>
            <w:top w:val="none" w:sz="0" w:space="0" w:color="auto"/>
            <w:left w:val="none" w:sz="0" w:space="0" w:color="auto"/>
            <w:bottom w:val="none" w:sz="0" w:space="0" w:color="auto"/>
            <w:right w:val="none" w:sz="0" w:space="0" w:color="auto"/>
          </w:divBdr>
        </w:div>
        <w:div w:id="1895041058">
          <w:marLeft w:val="480"/>
          <w:marRight w:val="0"/>
          <w:marTop w:val="0"/>
          <w:marBottom w:val="0"/>
          <w:divBdr>
            <w:top w:val="none" w:sz="0" w:space="0" w:color="auto"/>
            <w:left w:val="none" w:sz="0" w:space="0" w:color="auto"/>
            <w:bottom w:val="none" w:sz="0" w:space="0" w:color="auto"/>
            <w:right w:val="none" w:sz="0" w:space="0" w:color="auto"/>
          </w:divBdr>
        </w:div>
        <w:div w:id="1954053912">
          <w:marLeft w:val="480"/>
          <w:marRight w:val="0"/>
          <w:marTop w:val="0"/>
          <w:marBottom w:val="0"/>
          <w:divBdr>
            <w:top w:val="none" w:sz="0" w:space="0" w:color="auto"/>
            <w:left w:val="none" w:sz="0" w:space="0" w:color="auto"/>
            <w:bottom w:val="none" w:sz="0" w:space="0" w:color="auto"/>
            <w:right w:val="none" w:sz="0" w:space="0" w:color="auto"/>
          </w:divBdr>
        </w:div>
        <w:div w:id="1997999825">
          <w:marLeft w:val="480"/>
          <w:marRight w:val="0"/>
          <w:marTop w:val="0"/>
          <w:marBottom w:val="0"/>
          <w:divBdr>
            <w:top w:val="none" w:sz="0" w:space="0" w:color="auto"/>
            <w:left w:val="none" w:sz="0" w:space="0" w:color="auto"/>
            <w:bottom w:val="none" w:sz="0" w:space="0" w:color="auto"/>
            <w:right w:val="none" w:sz="0" w:space="0" w:color="auto"/>
          </w:divBdr>
        </w:div>
        <w:div w:id="2060469654">
          <w:marLeft w:val="480"/>
          <w:marRight w:val="0"/>
          <w:marTop w:val="0"/>
          <w:marBottom w:val="0"/>
          <w:divBdr>
            <w:top w:val="none" w:sz="0" w:space="0" w:color="auto"/>
            <w:left w:val="none" w:sz="0" w:space="0" w:color="auto"/>
            <w:bottom w:val="none" w:sz="0" w:space="0" w:color="auto"/>
            <w:right w:val="none" w:sz="0" w:space="0" w:color="auto"/>
          </w:divBdr>
        </w:div>
        <w:div w:id="2063871530">
          <w:marLeft w:val="480"/>
          <w:marRight w:val="0"/>
          <w:marTop w:val="0"/>
          <w:marBottom w:val="0"/>
          <w:divBdr>
            <w:top w:val="none" w:sz="0" w:space="0" w:color="auto"/>
            <w:left w:val="none" w:sz="0" w:space="0" w:color="auto"/>
            <w:bottom w:val="none" w:sz="0" w:space="0" w:color="auto"/>
            <w:right w:val="none" w:sz="0" w:space="0" w:color="auto"/>
          </w:divBdr>
        </w:div>
        <w:div w:id="2093775232">
          <w:marLeft w:val="480"/>
          <w:marRight w:val="0"/>
          <w:marTop w:val="0"/>
          <w:marBottom w:val="0"/>
          <w:divBdr>
            <w:top w:val="none" w:sz="0" w:space="0" w:color="auto"/>
            <w:left w:val="none" w:sz="0" w:space="0" w:color="auto"/>
            <w:bottom w:val="none" w:sz="0" w:space="0" w:color="auto"/>
            <w:right w:val="none" w:sz="0" w:space="0" w:color="auto"/>
          </w:divBdr>
        </w:div>
        <w:div w:id="2124500000">
          <w:marLeft w:val="480"/>
          <w:marRight w:val="0"/>
          <w:marTop w:val="0"/>
          <w:marBottom w:val="0"/>
          <w:divBdr>
            <w:top w:val="none" w:sz="0" w:space="0" w:color="auto"/>
            <w:left w:val="none" w:sz="0" w:space="0" w:color="auto"/>
            <w:bottom w:val="none" w:sz="0" w:space="0" w:color="auto"/>
            <w:right w:val="none" w:sz="0" w:space="0" w:color="auto"/>
          </w:divBdr>
        </w:div>
      </w:divsChild>
    </w:div>
    <w:div w:id="367074824">
      <w:bodyDiv w:val="1"/>
      <w:marLeft w:val="0"/>
      <w:marRight w:val="0"/>
      <w:marTop w:val="0"/>
      <w:marBottom w:val="0"/>
      <w:divBdr>
        <w:top w:val="none" w:sz="0" w:space="0" w:color="auto"/>
        <w:left w:val="none" w:sz="0" w:space="0" w:color="auto"/>
        <w:bottom w:val="none" w:sz="0" w:space="0" w:color="auto"/>
        <w:right w:val="none" w:sz="0" w:space="0" w:color="auto"/>
      </w:divBdr>
    </w:div>
    <w:div w:id="367342608">
      <w:bodyDiv w:val="1"/>
      <w:marLeft w:val="0"/>
      <w:marRight w:val="0"/>
      <w:marTop w:val="0"/>
      <w:marBottom w:val="0"/>
      <w:divBdr>
        <w:top w:val="none" w:sz="0" w:space="0" w:color="auto"/>
        <w:left w:val="none" w:sz="0" w:space="0" w:color="auto"/>
        <w:bottom w:val="none" w:sz="0" w:space="0" w:color="auto"/>
        <w:right w:val="none" w:sz="0" w:space="0" w:color="auto"/>
      </w:divBdr>
    </w:div>
    <w:div w:id="377122036">
      <w:bodyDiv w:val="1"/>
      <w:marLeft w:val="0"/>
      <w:marRight w:val="0"/>
      <w:marTop w:val="0"/>
      <w:marBottom w:val="0"/>
      <w:divBdr>
        <w:top w:val="none" w:sz="0" w:space="0" w:color="auto"/>
        <w:left w:val="none" w:sz="0" w:space="0" w:color="auto"/>
        <w:bottom w:val="none" w:sz="0" w:space="0" w:color="auto"/>
        <w:right w:val="none" w:sz="0" w:space="0" w:color="auto"/>
      </w:divBdr>
    </w:div>
    <w:div w:id="380136296">
      <w:bodyDiv w:val="1"/>
      <w:marLeft w:val="0"/>
      <w:marRight w:val="0"/>
      <w:marTop w:val="0"/>
      <w:marBottom w:val="0"/>
      <w:divBdr>
        <w:top w:val="none" w:sz="0" w:space="0" w:color="auto"/>
        <w:left w:val="none" w:sz="0" w:space="0" w:color="auto"/>
        <w:bottom w:val="none" w:sz="0" w:space="0" w:color="auto"/>
        <w:right w:val="none" w:sz="0" w:space="0" w:color="auto"/>
      </w:divBdr>
    </w:div>
    <w:div w:id="381290014">
      <w:bodyDiv w:val="1"/>
      <w:marLeft w:val="0"/>
      <w:marRight w:val="0"/>
      <w:marTop w:val="0"/>
      <w:marBottom w:val="0"/>
      <w:divBdr>
        <w:top w:val="none" w:sz="0" w:space="0" w:color="auto"/>
        <w:left w:val="none" w:sz="0" w:space="0" w:color="auto"/>
        <w:bottom w:val="none" w:sz="0" w:space="0" w:color="auto"/>
        <w:right w:val="none" w:sz="0" w:space="0" w:color="auto"/>
      </w:divBdr>
    </w:div>
    <w:div w:id="382019650">
      <w:bodyDiv w:val="1"/>
      <w:marLeft w:val="0"/>
      <w:marRight w:val="0"/>
      <w:marTop w:val="0"/>
      <w:marBottom w:val="0"/>
      <w:divBdr>
        <w:top w:val="none" w:sz="0" w:space="0" w:color="auto"/>
        <w:left w:val="none" w:sz="0" w:space="0" w:color="auto"/>
        <w:bottom w:val="none" w:sz="0" w:space="0" w:color="auto"/>
        <w:right w:val="none" w:sz="0" w:space="0" w:color="auto"/>
      </w:divBdr>
    </w:div>
    <w:div w:id="383868646">
      <w:bodyDiv w:val="1"/>
      <w:marLeft w:val="0"/>
      <w:marRight w:val="0"/>
      <w:marTop w:val="0"/>
      <w:marBottom w:val="0"/>
      <w:divBdr>
        <w:top w:val="none" w:sz="0" w:space="0" w:color="auto"/>
        <w:left w:val="none" w:sz="0" w:space="0" w:color="auto"/>
        <w:bottom w:val="none" w:sz="0" w:space="0" w:color="auto"/>
        <w:right w:val="none" w:sz="0" w:space="0" w:color="auto"/>
      </w:divBdr>
    </w:div>
    <w:div w:id="387387927">
      <w:bodyDiv w:val="1"/>
      <w:marLeft w:val="0"/>
      <w:marRight w:val="0"/>
      <w:marTop w:val="0"/>
      <w:marBottom w:val="0"/>
      <w:divBdr>
        <w:top w:val="none" w:sz="0" w:space="0" w:color="auto"/>
        <w:left w:val="none" w:sz="0" w:space="0" w:color="auto"/>
        <w:bottom w:val="none" w:sz="0" w:space="0" w:color="auto"/>
        <w:right w:val="none" w:sz="0" w:space="0" w:color="auto"/>
      </w:divBdr>
    </w:div>
    <w:div w:id="389232015">
      <w:bodyDiv w:val="1"/>
      <w:marLeft w:val="0"/>
      <w:marRight w:val="0"/>
      <w:marTop w:val="0"/>
      <w:marBottom w:val="0"/>
      <w:divBdr>
        <w:top w:val="none" w:sz="0" w:space="0" w:color="auto"/>
        <w:left w:val="none" w:sz="0" w:space="0" w:color="auto"/>
        <w:bottom w:val="none" w:sz="0" w:space="0" w:color="auto"/>
        <w:right w:val="none" w:sz="0" w:space="0" w:color="auto"/>
      </w:divBdr>
    </w:div>
    <w:div w:id="396515963">
      <w:bodyDiv w:val="1"/>
      <w:marLeft w:val="0"/>
      <w:marRight w:val="0"/>
      <w:marTop w:val="0"/>
      <w:marBottom w:val="0"/>
      <w:divBdr>
        <w:top w:val="none" w:sz="0" w:space="0" w:color="auto"/>
        <w:left w:val="none" w:sz="0" w:space="0" w:color="auto"/>
        <w:bottom w:val="none" w:sz="0" w:space="0" w:color="auto"/>
        <w:right w:val="none" w:sz="0" w:space="0" w:color="auto"/>
      </w:divBdr>
      <w:divsChild>
        <w:div w:id="45571319">
          <w:marLeft w:val="480"/>
          <w:marRight w:val="0"/>
          <w:marTop w:val="0"/>
          <w:marBottom w:val="0"/>
          <w:divBdr>
            <w:top w:val="none" w:sz="0" w:space="0" w:color="auto"/>
            <w:left w:val="none" w:sz="0" w:space="0" w:color="auto"/>
            <w:bottom w:val="none" w:sz="0" w:space="0" w:color="auto"/>
            <w:right w:val="none" w:sz="0" w:space="0" w:color="auto"/>
          </w:divBdr>
        </w:div>
        <w:div w:id="155607282">
          <w:marLeft w:val="480"/>
          <w:marRight w:val="0"/>
          <w:marTop w:val="0"/>
          <w:marBottom w:val="0"/>
          <w:divBdr>
            <w:top w:val="none" w:sz="0" w:space="0" w:color="auto"/>
            <w:left w:val="none" w:sz="0" w:space="0" w:color="auto"/>
            <w:bottom w:val="none" w:sz="0" w:space="0" w:color="auto"/>
            <w:right w:val="none" w:sz="0" w:space="0" w:color="auto"/>
          </w:divBdr>
        </w:div>
        <w:div w:id="298415541">
          <w:marLeft w:val="480"/>
          <w:marRight w:val="0"/>
          <w:marTop w:val="0"/>
          <w:marBottom w:val="0"/>
          <w:divBdr>
            <w:top w:val="none" w:sz="0" w:space="0" w:color="auto"/>
            <w:left w:val="none" w:sz="0" w:space="0" w:color="auto"/>
            <w:bottom w:val="none" w:sz="0" w:space="0" w:color="auto"/>
            <w:right w:val="none" w:sz="0" w:space="0" w:color="auto"/>
          </w:divBdr>
        </w:div>
        <w:div w:id="406464488">
          <w:marLeft w:val="480"/>
          <w:marRight w:val="0"/>
          <w:marTop w:val="0"/>
          <w:marBottom w:val="0"/>
          <w:divBdr>
            <w:top w:val="none" w:sz="0" w:space="0" w:color="auto"/>
            <w:left w:val="none" w:sz="0" w:space="0" w:color="auto"/>
            <w:bottom w:val="none" w:sz="0" w:space="0" w:color="auto"/>
            <w:right w:val="none" w:sz="0" w:space="0" w:color="auto"/>
          </w:divBdr>
        </w:div>
        <w:div w:id="511184348">
          <w:marLeft w:val="480"/>
          <w:marRight w:val="0"/>
          <w:marTop w:val="0"/>
          <w:marBottom w:val="0"/>
          <w:divBdr>
            <w:top w:val="none" w:sz="0" w:space="0" w:color="auto"/>
            <w:left w:val="none" w:sz="0" w:space="0" w:color="auto"/>
            <w:bottom w:val="none" w:sz="0" w:space="0" w:color="auto"/>
            <w:right w:val="none" w:sz="0" w:space="0" w:color="auto"/>
          </w:divBdr>
        </w:div>
        <w:div w:id="663898323">
          <w:marLeft w:val="480"/>
          <w:marRight w:val="0"/>
          <w:marTop w:val="0"/>
          <w:marBottom w:val="0"/>
          <w:divBdr>
            <w:top w:val="none" w:sz="0" w:space="0" w:color="auto"/>
            <w:left w:val="none" w:sz="0" w:space="0" w:color="auto"/>
            <w:bottom w:val="none" w:sz="0" w:space="0" w:color="auto"/>
            <w:right w:val="none" w:sz="0" w:space="0" w:color="auto"/>
          </w:divBdr>
        </w:div>
        <w:div w:id="692455977">
          <w:marLeft w:val="480"/>
          <w:marRight w:val="0"/>
          <w:marTop w:val="0"/>
          <w:marBottom w:val="0"/>
          <w:divBdr>
            <w:top w:val="none" w:sz="0" w:space="0" w:color="auto"/>
            <w:left w:val="none" w:sz="0" w:space="0" w:color="auto"/>
            <w:bottom w:val="none" w:sz="0" w:space="0" w:color="auto"/>
            <w:right w:val="none" w:sz="0" w:space="0" w:color="auto"/>
          </w:divBdr>
        </w:div>
        <w:div w:id="724108683">
          <w:marLeft w:val="480"/>
          <w:marRight w:val="0"/>
          <w:marTop w:val="0"/>
          <w:marBottom w:val="0"/>
          <w:divBdr>
            <w:top w:val="none" w:sz="0" w:space="0" w:color="auto"/>
            <w:left w:val="none" w:sz="0" w:space="0" w:color="auto"/>
            <w:bottom w:val="none" w:sz="0" w:space="0" w:color="auto"/>
            <w:right w:val="none" w:sz="0" w:space="0" w:color="auto"/>
          </w:divBdr>
        </w:div>
        <w:div w:id="800417414">
          <w:marLeft w:val="480"/>
          <w:marRight w:val="0"/>
          <w:marTop w:val="0"/>
          <w:marBottom w:val="0"/>
          <w:divBdr>
            <w:top w:val="none" w:sz="0" w:space="0" w:color="auto"/>
            <w:left w:val="none" w:sz="0" w:space="0" w:color="auto"/>
            <w:bottom w:val="none" w:sz="0" w:space="0" w:color="auto"/>
            <w:right w:val="none" w:sz="0" w:space="0" w:color="auto"/>
          </w:divBdr>
        </w:div>
        <w:div w:id="857083331">
          <w:marLeft w:val="480"/>
          <w:marRight w:val="0"/>
          <w:marTop w:val="0"/>
          <w:marBottom w:val="0"/>
          <w:divBdr>
            <w:top w:val="none" w:sz="0" w:space="0" w:color="auto"/>
            <w:left w:val="none" w:sz="0" w:space="0" w:color="auto"/>
            <w:bottom w:val="none" w:sz="0" w:space="0" w:color="auto"/>
            <w:right w:val="none" w:sz="0" w:space="0" w:color="auto"/>
          </w:divBdr>
        </w:div>
        <w:div w:id="883249136">
          <w:marLeft w:val="480"/>
          <w:marRight w:val="0"/>
          <w:marTop w:val="0"/>
          <w:marBottom w:val="0"/>
          <w:divBdr>
            <w:top w:val="none" w:sz="0" w:space="0" w:color="auto"/>
            <w:left w:val="none" w:sz="0" w:space="0" w:color="auto"/>
            <w:bottom w:val="none" w:sz="0" w:space="0" w:color="auto"/>
            <w:right w:val="none" w:sz="0" w:space="0" w:color="auto"/>
          </w:divBdr>
        </w:div>
        <w:div w:id="928467416">
          <w:marLeft w:val="480"/>
          <w:marRight w:val="0"/>
          <w:marTop w:val="0"/>
          <w:marBottom w:val="0"/>
          <w:divBdr>
            <w:top w:val="none" w:sz="0" w:space="0" w:color="auto"/>
            <w:left w:val="none" w:sz="0" w:space="0" w:color="auto"/>
            <w:bottom w:val="none" w:sz="0" w:space="0" w:color="auto"/>
            <w:right w:val="none" w:sz="0" w:space="0" w:color="auto"/>
          </w:divBdr>
        </w:div>
        <w:div w:id="1020082934">
          <w:marLeft w:val="480"/>
          <w:marRight w:val="0"/>
          <w:marTop w:val="0"/>
          <w:marBottom w:val="0"/>
          <w:divBdr>
            <w:top w:val="none" w:sz="0" w:space="0" w:color="auto"/>
            <w:left w:val="none" w:sz="0" w:space="0" w:color="auto"/>
            <w:bottom w:val="none" w:sz="0" w:space="0" w:color="auto"/>
            <w:right w:val="none" w:sz="0" w:space="0" w:color="auto"/>
          </w:divBdr>
        </w:div>
        <w:div w:id="1083187068">
          <w:marLeft w:val="480"/>
          <w:marRight w:val="0"/>
          <w:marTop w:val="0"/>
          <w:marBottom w:val="0"/>
          <w:divBdr>
            <w:top w:val="none" w:sz="0" w:space="0" w:color="auto"/>
            <w:left w:val="none" w:sz="0" w:space="0" w:color="auto"/>
            <w:bottom w:val="none" w:sz="0" w:space="0" w:color="auto"/>
            <w:right w:val="none" w:sz="0" w:space="0" w:color="auto"/>
          </w:divBdr>
        </w:div>
        <w:div w:id="1094203094">
          <w:marLeft w:val="480"/>
          <w:marRight w:val="0"/>
          <w:marTop w:val="0"/>
          <w:marBottom w:val="0"/>
          <w:divBdr>
            <w:top w:val="none" w:sz="0" w:space="0" w:color="auto"/>
            <w:left w:val="none" w:sz="0" w:space="0" w:color="auto"/>
            <w:bottom w:val="none" w:sz="0" w:space="0" w:color="auto"/>
            <w:right w:val="none" w:sz="0" w:space="0" w:color="auto"/>
          </w:divBdr>
        </w:div>
        <w:div w:id="1136408285">
          <w:marLeft w:val="480"/>
          <w:marRight w:val="0"/>
          <w:marTop w:val="0"/>
          <w:marBottom w:val="0"/>
          <w:divBdr>
            <w:top w:val="none" w:sz="0" w:space="0" w:color="auto"/>
            <w:left w:val="none" w:sz="0" w:space="0" w:color="auto"/>
            <w:bottom w:val="none" w:sz="0" w:space="0" w:color="auto"/>
            <w:right w:val="none" w:sz="0" w:space="0" w:color="auto"/>
          </w:divBdr>
        </w:div>
        <w:div w:id="1232160916">
          <w:marLeft w:val="480"/>
          <w:marRight w:val="0"/>
          <w:marTop w:val="0"/>
          <w:marBottom w:val="0"/>
          <w:divBdr>
            <w:top w:val="none" w:sz="0" w:space="0" w:color="auto"/>
            <w:left w:val="none" w:sz="0" w:space="0" w:color="auto"/>
            <w:bottom w:val="none" w:sz="0" w:space="0" w:color="auto"/>
            <w:right w:val="none" w:sz="0" w:space="0" w:color="auto"/>
          </w:divBdr>
        </w:div>
        <w:div w:id="1383676586">
          <w:marLeft w:val="480"/>
          <w:marRight w:val="0"/>
          <w:marTop w:val="0"/>
          <w:marBottom w:val="0"/>
          <w:divBdr>
            <w:top w:val="none" w:sz="0" w:space="0" w:color="auto"/>
            <w:left w:val="none" w:sz="0" w:space="0" w:color="auto"/>
            <w:bottom w:val="none" w:sz="0" w:space="0" w:color="auto"/>
            <w:right w:val="none" w:sz="0" w:space="0" w:color="auto"/>
          </w:divBdr>
        </w:div>
        <w:div w:id="1501971283">
          <w:marLeft w:val="480"/>
          <w:marRight w:val="0"/>
          <w:marTop w:val="0"/>
          <w:marBottom w:val="0"/>
          <w:divBdr>
            <w:top w:val="none" w:sz="0" w:space="0" w:color="auto"/>
            <w:left w:val="none" w:sz="0" w:space="0" w:color="auto"/>
            <w:bottom w:val="none" w:sz="0" w:space="0" w:color="auto"/>
            <w:right w:val="none" w:sz="0" w:space="0" w:color="auto"/>
          </w:divBdr>
        </w:div>
        <w:div w:id="1516965162">
          <w:marLeft w:val="480"/>
          <w:marRight w:val="0"/>
          <w:marTop w:val="0"/>
          <w:marBottom w:val="0"/>
          <w:divBdr>
            <w:top w:val="none" w:sz="0" w:space="0" w:color="auto"/>
            <w:left w:val="none" w:sz="0" w:space="0" w:color="auto"/>
            <w:bottom w:val="none" w:sz="0" w:space="0" w:color="auto"/>
            <w:right w:val="none" w:sz="0" w:space="0" w:color="auto"/>
          </w:divBdr>
        </w:div>
        <w:div w:id="1614634514">
          <w:marLeft w:val="480"/>
          <w:marRight w:val="0"/>
          <w:marTop w:val="0"/>
          <w:marBottom w:val="0"/>
          <w:divBdr>
            <w:top w:val="none" w:sz="0" w:space="0" w:color="auto"/>
            <w:left w:val="none" w:sz="0" w:space="0" w:color="auto"/>
            <w:bottom w:val="none" w:sz="0" w:space="0" w:color="auto"/>
            <w:right w:val="none" w:sz="0" w:space="0" w:color="auto"/>
          </w:divBdr>
        </w:div>
        <w:div w:id="1619138584">
          <w:marLeft w:val="480"/>
          <w:marRight w:val="0"/>
          <w:marTop w:val="0"/>
          <w:marBottom w:val="0"/>
          <w:divBdr>
            <w:top w:val="none" w:sz="0" w:space="0" w:color="auto"/>
            <w:left w:val="none" w:sz="0" w:space="0" w:color="auto"/>
            <w:bottom w:val="none" w:sz="0" w:space="0" w:color="auto"/>
            <w:right w:val="none" w:sz="0" w:space="0" w:color="auto"/>
          </w:divBdr>
        </w:div>
        <w:div w:id="1689215877">
          <w:marLeft w:val="480"/>
          <w:marRight w:val="0"/>
          <w:marTop w:val="0"/>
          <w:marBottom w:val="0"/>
          <w:divBdr>
            <w:top w:val="none" w:sz="0" w:space="0" w:color="auto"/>
            <w:left w:val="none" w:sz="0" w:space="0" w:color="auto"/>
            <w:bottom w:val="none" w:sz="0" w:space="0" w:color="auto"/>
            <w:right w:val="none" w:sz="0" w:space="0" w:color="auto"/>
          </w:divBdr>
        </w:div>
        <w:div w:id="1692803657">
          <w:marLeft w:val="480"/>
          <w:marRight w:val="0"/>
          <w:marTop w:val="0"/>
          <w:marBottom w:val="0"/>
          <w:divBdr>
            <w:top w:val="none" w:sz="0" w:space="0" w:color="auto"/>
            <w:left w:val="none" w:sz="0" w:space="0" w:color="auto"/>
            <w:bottom w:val="none" w:sz="0" w:space="0" w:color="auto"/>
            <w:right w:val="none" w:sz="0" w:space="0" w:color="auto"/>
          </w:divBdr>
        </w:div>
        <w:div w:id="1770393544">
          <w:marLeft w:val="480"/>
          <w:marRight w:val="0"/>
          <w:marTop w:val="0"/>
          <w:marBottom w:val="0"/>
          <w:divBdr>
            <w:top w:val="none" w:sz="0" w:space="0" w:color="auto"/>
            <w:left w:val="none" w:sz="0" w:space="0" w:color="auto"/>
            <w:bottom w:val="none" w:sz="0" w:space="0" w:color="auto"/>
            <w:right w:val="none" w:sz="0" w:space="0" w:color="auto"/>
          </w:divBdr>
        </w:div>
        <w:div w:id="1800801345">
          <w:marLeft w:val="480"/>
          <w:marRight w:val="0"/>
          <w:marTop w:val="0"/>
          <w:marBottom w:val="0"/>
          <w:divBdr>
            <w:top w:val="none" w:sz="0" w:space="0" w:color="auto"/>
            <w:left w:val="none" w:sz="0" w:space="0" w:color="auto"/>
            <w:bottom w:val="none" w:sz="0" w:space="0" w:color="auto"/>
            <w:right w:val="none" w:sz="0" w:space="0" w:color="auto"/>
          </w:divBdr>
        </w:div>
        <w:div w:id="1829979773">
          <w:marLeft w:val="480"/>
          <w:marRight w:val="0"/>
          <w:marTop w:val="0"/>
          <w:marBottom w:val="0"/>
          <w:divBdr>
            <w:top w:val="none" w:sz="0" w:space="0" w:color="auto"/>
            <w:left w:val="none" w:sz="0" w:space="0" w:color="auto"/>
            <w:bottom w:val="none" w:sz="0" w:space="0" w:color="auto"/>
            <w:right w:val="none" w:sz="0" w:space="0" w:color="auto"/>
          </w:divBdr>
        </w:div>
        <w:div w:id="1940288149">
          <w:marLeft w:val="480"/>
          <w:marRight w:val="0"/>
          <w:marTop w:val="0"/>
          <w:marBottom w:val="0"/>
          <w:divBdr>
            <w:top w:val="none" w:sz="0" w:space="0" w:color="auto"/>
            <w:left w:val="none" w:sz="0" w:space="0" w:color="auto"/>
            <w:bottom w:val="none" w:sz="0" w:space="0" w:color="auto"/>
            <w:right w:val="none" w:sz="0" w:space="0" w:color="auto"/>
          </w:divBdr>
        </w:div>
        <w:div w:id="2014257725">
          <w:marLeft w:val="480"/>
          <w:marRight w:val="0"/>
          <w:marTop w:val="0"/>
          <w:marBottom w:val="0"/>
          <w:divBdr>
            <w:top w:val="none" w:sz="0" w:space="0" w:color="auto"/>
            <w:left w:val="none" w:sz="0" w:space="0" w:color="auto"/>
            <w:bottom w:val="none" w:sz="0" w:space="0" w:color="auto"/>
            <w:right w:val="none" w:sz="0" w:space="0" w:color="auto"/>
          </w:divBdr>
        </w:div>
        <w:div w:id="2085683300">
          <w:marLeft w:val="480"/>
          <w:marRight w:val="0"/>
          <w:marTop w:val="0"/>
          <w:marBottom w:val="0"/>
          <w:divBdr>
            <w:top w:val="none" w:sz="0" w:space="0" w:color="auto"/>
            <w:left w:val="none" w:sz="0" w:space="0" w:color="auto"/>
            <w:bottom w:val="none" w:sz="0" w:space="0" w:color="auto"/>
            <w:right w:val="none" w:sz="0" w:space="0" w:color="auto"/>
          </w:divBdr>
        </w:div>
        <w:div w:id="2109235758">
          <w:marLeft w:val="480"/>
          <w:marRight w:val="0"/>
          <w:marTop w:val="0"/>
          <w:marBottom w:val="0"/>
          <w:divBdr>
            <w:top w:val="none" w:sz="0" w:space="0" w:color="auto"/>
            <w:left w:val="none" w:sz="0" w:space="0" w:color="auto"/>
            <w:bottom w:val="none" w:sz="0" w:space="0" w:color="auto"/>
            <w:right w:val="none" w:sz="0" w:space="0" w:color="auto"/>
          </w:divBdr>
        </w:div>
        <w:div w:id="2132936387">
          <w:marLeft w:val="480"/>
          <w:marRight w:val="0"/>
          <w:marTop w:val="0"/>
          <w:marBottom w:val="0"/>
          <w:divBdr>
            <w:top w:val="none" w:sz="0" w:space="0" w:color="auto"/>
            <w:left w:val="none" w:sz="0" w:space="0" w:color="auto"/>
            <w:bottom w:val="none" w:sz="0" w:space="0" w:color="auto"/>
            <w:right w:val="none" w:sz="0" w:space="0" w:color="auto"/>
          </w:divBdr>
        </w:div>
      </w:divsChild>
    </w:div>
    <w:div w:id="398526256">
      <w:bodyDiv w:val="1"/>
      <w:marLeft w:val="0"/>
      <w:marRight w:val="0"/>
      <w:marTop w:val="0"/>
      <w:marBottom w:val="0"/>
      <w:divBdr>
        <w:top w:val="none" w:sz="0" w:space="0" w:color="auto"/>
        <w:left w:val="none" w:sz="0" w:space="0" w:color="auto"/>
        <w:bottom w:val="none" w:sz="0" w:space="0" w:color="auto"/>
        <w:right w:val="none" w:sz="0" w:space="0" w:color="auto"/>
      </w:divBdr>
    </w:div>
    <w:div w:id="399257149">
      <w:bodyDiv w:val="1"/>
      <w:marLeft w:val="0"/>
      <w:marRight w:val="0"/>
      <w:marTop w:val="0"/>
      <w:marBottom w:val="0"/>
      <w:divBdr>
        <w:top w:val="none" w:sz="0" w:space="0" w:color="auto"/>
        <w:left w:val="none" w:sz="0" w:space="0" w:color="auto"/>
        <w:bottom w:val="none" w:sz="0" w:space="0" w:color="auto"/>
        <w:right w:val="none" w:sz="0" w:space="0" w:color="auto"/>
      </w:divBdr>
    </w:div>
    <w:div w:id="399523119">
      <w:bodyDiv w:val="1"/>
      <w:marLeft w:val="0"/>
      <w:marRight w:val="0"/>
      <w:marTop w:val="0"/>
      <w:marBottom w:val="0"/>
      <w:divBdr>
        <w:top w:val="none" w:sz="0" w:space="0" w:color="auto"/>
        <w:left w:val="none" w:sz="0" w:space="0" w:color="auto"/>
        <w:bottom w:val="none" w:sz="0" w:space="0" w:color="auto"/>
        <w:right w:val="none" w:sz="0" w:space="0" w:color="auto"/>
      </w:divBdr>
      <w:divsChild>
        <w:div w:id="9570195">
          <w:marLeft w:val="480"/>
          <w:marRight w:val="0"/>
          <w:marTop w:val="0"/>
          <w:marBottom w:val="0"/>
          <w:divBdr>
            <w:top w:val="none" w:sz="0" w:space="0" w:color="auto"/>
            <w:left w:val="none" w:sz="0" w:space="0" w:color="auto"/>
            <w:bottom w:val="none" w:sz="0" w:space="0" w:color="auto"/>
            <w:right w:val="none" w:sz="0" w:space="0" w:color="auto"/>
          </w:divBdr>
        </w:div>
        <w:div w:id="128207913">
          <w:marLeft w:val="480"/>
          <w:marRight w:val="0"/>
          <w:marTop w:val="0"/>
          <w:marBottom w:val="0"/>
          <w:divBdr>
            <w:top w:val="none" w:sz="0" w:space="0" w:color="auto"/>
            <w:left w:val="none" w:sz="0" w:space="0" w:color="auto"/>
            <w:bottom w:val="none" w:sz="0" w:space="0" w:color="auto"/>
            <w:right w:val="none" w:sz="0" w:space="0" w:color="auto"/>
          </w:divBdr>
        </w:div>
        <w:div w:id="147139256">
          <w:marLeft w:val="480"/>
          <w:marRight w:val="0"/>
          <w:marTop w:val="0"/>
          <w:marBottom w:val="0"/>
          <w:divBdr>
            <w:top w:val="none" w:sz="0" w:space="0" w:color="auto"/>
            <w:left w:val="none" w:sz="0" w:space="0" w:color="auto"/>
            <w:bottom w:val="none" w:sz="0" w:space="0" w:color="auto"/>
            <w:right w:val="none" w:sz="0" w:space="0" w:color="auto"/>
          </w:divBdr>
        </w:div>
        <w:div w:id="176359442">
          <w:marLeft w:val="480"/>
          <w:marRight w:val="0"/>
          <w:marTop w:val="0"/>
          <w:marBottom w:val="0"/>
          <w:divBdr>
            <w:top w:val="none" w:sz="0" w:space="0" w:color="auto"/>
            <w:left w:val="none" w:sz="0" w:space="0" w:color="auto"/>
            <w:bottom w:val="none" w:sz="0" w:space="0" w:color="auto"/>
            <w:right w:val="none" w:sz="0" w:space="0" w:color="auto"/>
          </w:divBdr>
        </w:div>
        <w:div w:id="229508245">
          <w:marLeft w:val="480"/>
          <w:marRight w:val="0"/>
          <w:marTop w:val="0"/>
          <w:marBottom w:val="0"/>
          <w:divBdr>
            <w:top w:val="none" w:sz="0" w:space="0" w:color="auto"/>
            <w:left w:val="none" w:sz="0" w:space="0" w:color="auto"/>
            <w:bottom w:val="none" w:sz="0" w:space="0" w:color="auto"/>
            <w:right w:val="none" w:sz="0" w:space="0" w:color="auto"/>
          </w:divBdr>
        </w:div>
        <w:div w:id="346643707">
          <w:marLeft w:val="480"/>
          <w:marRight w:val="0"/>
          <w:marTop w:val="0"/>
          <w:marBottom w:val="0"/>
          <w:divBdr>
            <w:top w:val="none" w:sz="0" w:space="0" w:color="auto"/>
            <w:left w:val="none" w:sz="0" w:space="0" w:color="auto"/>
            <w:bottom w:val="none" w:sz="0" w:space="0" w:color="auto"/>
            <w:right w:val="none" w:sz="0" w:space="0" w:color="auto"/>
          </w:divBdr>
        </w:div>
        <w:div w:id="401758736">
          <w:marLeft w:val="480"/>
          <w:marRight w:val="0"/>
          <w:marTop w:val="0"/>
          <w:marBottom w:val="0"/>
          <w:divBdr>
            <w:top w:val="none" w:sz="0" w:space="0" w:color="auto"/>
            <w:left w:val="none" w:sz="0" w:space="0" w:color="auto"/>
            <w:bottom w:val="none" w:sz="0" w:space="0" w:color="auto"/>
            <w:right w:val="none" w:sz="0" w:space="0" w:color="auto"/>
          </w:divBdr>
        </w:div>
        <w:div w:id="404961564">
          <w:marLeft w:val="480"/>
          <w:marRight w:val="0"/>
          <w:marTop w:val="0"/>
          <w:marBottom w:val="0"/>
          <w:divBdr>
            <w:top w:val="none" w:sz="0" w:space="0" w:color="auto"/>
            <w:left w:val="none" w:sz="0" w:space="0" w:color="auto"/>
            <w:bottom w:val="none" w:sz="0" w:space="0" w:color="auto"/>
            <w:right w:val="none" w:sz="0" w:space="0" w:color="auto"/>
          </w:divBdr>
        </w:div>
        <w:div w:id="435559284">
          <w:marLeft w:val="480"/>
          <w:marRight w:val="0"/>
          <w:marTop w:val="0"/>
          <w:marBottom w:val="0"/>
          <w:divBdr>
            <w:top w:val="none" w:sz="0" w:space="0" w:color="auto"/>
            <w:left w:val="none" w:sz="0" w:space="0" w:color="auto"/>
            <w:bottom w:val="none" w:sz="0" w:space="0" w:color="auto"/>
            <w:right w:val="none" w:sz="0" w:space="0" w:color="auto"/>
          </w:divBdr>
        </w:div>
        <w:div w:id="600183543">
          <w:marLeft w:val="480"/>
          <w:marRight w:val="0"/>
          <w:marTop w:val="0"/>
          <w:marBottom w:val="0"/>
          <w:divBdr>
            <w:top w:val="none" w:sz="0" w:space="0" w:color="auto"/>
            <w:left w:val="none" w:sz="0" w:space="0" w:color="auto"/>
            <w:bottom w:val="none" w:sz="0" w:space="0" w:color="auto"/>
            <w:right w:val="none" w:sz="0" w:space="0" w:color="auto"/>
          </w:divBdr>
        </w:div>
        <w:div w:id="613750566">
          <w:marLeft w:val="480"/>
          <w:marRight w:val="0"/>
          <w:marTop w:val="0"/>
          <w:marBottom w:val="0"/>
          <w:divBdr>
            <w:top w:val="none" w:sz="0" w:space="0" w:color="auto"/>
            <w:left w:val="none" w:sz="0" w:space="0" w:color="auto"/>
            <w:bottom w:val="none" w:sz="0" w:space="0" w:color="auto"/>
            <w:right w:val="none" w:sz="0" w:space="0" w:color="auto"/>
          </w:divBdr>
        </w:div>
        <w:div w:id="676736039">
          <w:marLeft w:val="480"/>
          <w:marRight w:val="0"/>
          <w:marTop w:val="0"/>
          <w:marBottom w:val="0"/>
          <w:divBdr>
            <w:top w:val="none" w:sz="0" w:space="0" w:color="auto"/>
            <w:left w:val="none" w:sz="0" w:space="0" w:color="auto"/>
            <w:bottom w:val="none" w:sz="0" w:space="0" w:color="auto"/>
            <w:right w:val="none" w:sz="0" w:space="0" w:color="auto"/>
          </w:divBdr>
        </w:div>
        <w:div w:id="682902888">
          <w:marLeft w:val="480"/>
          <w:marRight w:val="0"/>
          <w:marTop w:val="0"/>
          <w:marBottom w:val="0"/>
          <w:divBdr>
            <w:top w:val="none" w:sz="0" w:space="0" w:color="auto"/>
            <w:left w:val="none" w:sz="0" w:space="0" w:color="auto"/>
            <w:bottom w:val="none" w:sz="0" w:space="0" w:color="auto"/>
            <w:right w:val="none" w:sz="0" w:space="0" w:color="auto"/>
          </w:divBdr>
        </w:div>
        <w:div w:id="867834642">
          <w:marLeft w:val="480"/>
          <w:marRight w:val="0"/>
          <w:marTop w:val="0"/>
          <w:marBottom w:val="0"/>
          <w:divBdr>
            <w:top w:val="none" w:sz="0" w:space="0" w:color="auto"/>
            <w:left w:val="none" w:sz="0" w:space="0" w:color="auto"/>
            <w:bottom w:val="none" w:sz="0" w:space="0" w:color="auto"/>
            <w:right w:val="none" w:sz="0" w:space="0" w:color="auto"/>
          </w:divBdr>
        </w:div>
        <w:div w:id="922648201">
          <w:marLeft w:val="480"/>
          <w:marRight w:val="0"/>
          <w:marTop w:val="0"/>
          <w:marBottom w:val="0"/>
          <w:divBdr>
            <w:top w:val="none" w:sz="0" w:space="0" w:color="auto"/>
            <w:left w:val="none" w:sz="0" w:space="0" w:color="auto"/>
            <w:bottom w:val="none" w:sz="0" w:space="0" w:color="auto"/>
            <w:right w:val="none" w:sz="0" w:space="0" w:color="auto"/>
          </w:divBdr>
        </w:div>
        <w:div w:id="929239694">
          <w:marLeft w:val="480"/>
          <w:marRight w:val="0"/>
          <w:marTop w:val="0"/>
          <w:marBottom w:val="0"/>
          <w:divBdr>
            <w:top w:val="none" w:sz="0" w:space="0" w:color="auto"/>
            <w:left w:val="none" w:sz="0" w:space="0" w:color="auto"/>
            <w:bottom w:val="none" w:sz="0" w:space="0" w:color="auto"/>
            <w:right w:val="none" w:sz="0" w:space="0" w:color="auto"/>
          </w:divBdr>
        </w:div>
        <w:div w:id="963194893">
          <w:marLeft w:val="480"/>
          <w:marRight w:val="0"/>
          <w:marTop w:val="0"/>
          <w:marBottom w:val="0"/>
          <w:divBdr>
            <w:top w:val="none" w:sz="0" w:space="0" w:color="auto"/>
            <w:left w:val="none" w:sz="0" w:space="0" w:color="auto"/>
            <w:bottom w:val="none" w:sz="0" w:space="0" w:color="auto"/>
            <w:right w:val="none" w:sz="0" w:space="0" w:color="auto"/>
          </w:divBdr>
        </w:div>
        <w:div w:id="1105929279">
          <w:marLeft w:val="480"/>
          <w:marRight w:val="0"/>
          <w:marTop w:val="0"/>
          <w:marBottom w:val="0"/>
          <w:divBdr>
            <w:top w:val="none" w:sz="0" w:space="0" w:color="auto"/>
            <w:left w:val="none" w:sz="0" w:space="0" w:color="auto"/>
            <w:bottom w:val="none" w:sz="0" w:space="0" w:color="auto"/>
            <w:right w:val="none" w:sz="0" w:space="0" w:color="auto"/>
          </w:divBdr>
        </w:div>
        <w:div w:id="1315797460">
          <w:marLeft w:val="480"/>
          <w:marRight w:val="0"/>
          <w:marTop w:val="0"/>
          <w:marBottom w:val="0"/>
          <w:divBdr>
            <w:top w:val="none" w:sz="0" w:space="0" w:color="auto"/>
            <w:left w:val="none" w:sz="0" w:space="0" w:color="auto"/>
            <w:bottom w:val="none" w:sz="0" w:space="0" w:color="auto"/>
            <w:right w:val="none" w:sz="0" w:space="0" w:color="auto"/>
          </w:divBdr>
        </w:div>
        <w:div w:id="1373118913">
          <w:marLeft w:val="480"/>
          <w:marRight w:val="0"/>
          <w:marTop w:val="0"/>
          <w:marBottom w:val="0"/>
          <w:divBdr>
            <w:top w:val="none" w:sz="0" w:space="0" w:color="auto"/>
            <w:left w:val="none" w:sz="0" w:space="0" w:color="auto"/>
            <w:bottom w:val="none" w:sz="0" w:space="0" w:color="auto"/>
            <w:right w:val="none" w:sz="0" w:space="0" w:color="auto"/>
          </w:divBdr>
        </w:div>
        <w:div w:id="1436750402">
          <w:marLeft w:val="480"/>
          <w:marRight w:val="0"/>
          <w:marTop w:val="0"/>
          <w:marBottom w:val="0"/>
          <w:divBdr>
            <w:top w:val="none" w:sz="0" w:space="0" w:color="auto"/>
            <w:left w:val="none" w:sz="0" w:space="0" w:color="auto"/>
            <w:bottom w:val="none" w:sz="0" w:space="0" w:color="auto"/>
            <w:right w:val="none" w:sz="0" w:space="0" w:color="auto"/>
          </w:divBdr>
        </w:div>
        <w:div w:id="1458987766">
          <w:marLeft w:val="480"/>
          <w:marRight w:val="0"/>
          <w:marTop w:val="0"/>
          <w:marBottom w:val="0"/>
          <w:divBdr>
            <w:top w:val="none" w:sz="0" w:space="0" w:color="auto"/>
            <w:left w:val="none" w:sz="0" w:space="0" w:color="auto"/>
            <w:bottom w:val="none" w:sz="0" w:space="0" w:color="auto"/>
            <w:right w:val="none" w:sz="0" w:space="0" w:color="auto"/>
          </w:divBdr>
        </w:div>
        <w:div w:id="1530948436">
          <w:marLeft w:val="480"/>
          <w:marRight w:val="0"/>
          <w:marTop w:val="0"/>
          <w:marBottom w:val="0"/>
          <w:divBdr>
            <w:top w:val="none" w:sz="0" w:space="0" w:color="auto"/>
            <w:left w:val="none" w:sz="0" w:space="0" w:color="auto"/>
            <w:bottom w:val="none" w:sz="0" w:space="0" w:color="auto"/>
            <w:right w:val="none" w:sz="0" w:space="0" w:color="auto"/>
          </w:divBdr>
        </w:div>
        <w:div w:id="1556618667">
          <w:marLeft w:val="480"/>
          <w:marRight w:val="0"/>
          <w:marTop w:val="0"/>
          <w:marBottom w:val="0"/>
          <w:divBdr>
            <w:top w:val="none" w:sz="0" w:space="0" w:color="auto"/>
            <w:left w:val="none" w:sz="0" w:space="0" w:color="auto"/>
            <w:bottom w:val="none" w:sz="0" w:space="0" w:color="auto"/>
            <w:right w:val="none" w:sz="0" w:space="0" w:color="auto"/>
          </w:divBdr>
        </w:div>
        <w:div w:id="1574510557">
          <w:marLeft w:val="480"/>
          <w:marRight w:val="0"/>
          <w:marTop w:val="0"/>
          <w:marBottom w:val="0"/>
          <w:divBdr>
            <w:top w:val="none" w:sz="0" w:space="0" w:color="auto"/>
            <w:left w:val="none" w:sz="0" w:space="0" w:color="auto"/>
            <w:bottom w:val="none" w:sz="0" w:space="0" w:color="auto"/>
            <w:right w:val="none" w:sz="0" w:space="0" w:color="auto"/>
          </w:divBdr>
        </w:div>
        <w:div w:id="1600411818">
          <w:marLeft w:val="480"/>
          <w:marRight w:val="0"/>
          <w:marTop w:val="0"/>
          <w:marBottom w:val="0"/>
          <w:divBdr>
            <w:top w:val="none" w:sz="0" w:space="0" w:color="auto"/>
            <w:left w:val="none" w:sz="0" w:space="0" w:color="auto"/>
            <w:bottom w:val="none" w:sz="0" w:space="0" w:color="auto"/>
            <w:right w:val="none" w:sz="0" w:space="0" w:color="auto"/>
          </w:divBdr>
        </w:div>
        <w:div w:id="1624192527">
          <w:marLeft w:val="480"/>
          <w:marRight w:val="0"/>
          <w:marTop w:val="0"/>
          <w:marBottom w:val="0"/>
          <w:divBdr>
            <w:top w:val="none" w:sz="0" w:space="0" w:color="auto"/>
            <w:left w:val="none" w:sz="0" w:space="0" w:color="auto"/>
            <w:bottom w:val="none" w:sz="0" w:space="0" w:color="auto"/>
            <w:right w:val="none" w:sz="0" w:space="0" w:color="auto"/>
          </w:divBdr>
        </w:div>
        <w:div w:id="1783766156">
          <w:marLeft w:val="480"/>
          <w:marRight w:val="0"/>
          <w:marTop w:val="0"/>
          <w:marBottom w:val="0"/>
          <w:divBdr>
            <w:top w:val="none" w:sz="0" w:space="0" w:color="auto"/>
            <w:left w:val="none" w:sz="0" w:space="0" w:color="auto"/>
            <w:bottom w:val="none" w:sz="0" w:space="0" w:color="auto"/>
            <w:right w:val="none" w:sz="0" w:space="0" w:color="auto"/>
          </w:divBdr>
        </w:div>
        <w:div w:id="1861551597">
          <w:marLeft w:val="480"/>
          <w:marRight w:val="0"/>
          <w:marTop w:val="0"/>
          <w:marBottom w:val="0"/>
          <w:divBdr>
            <w:top w:val="none" w:sz="0" w:space="0" w:color="auto"/>
            <w:left w:val="none" w:sz="0" w:space="0" w:color="auto"/>
            <w:bottom w:val="none" w:sz="0" w:space="0" w:color="auto"/>
            <w:right w:val="none" w:sz="0" w:space="0" w:color="auto"/>
          </w:divBdr>
        </w:div>
        <w:div w:id="2088070167">
          <w:marLeft w:val="480"/>
          <w:marRight w:val="0"/>
          <w:marTop w:val="0"/>
          <w:marBottom w:val="0"/>
          <w:divBdr>
            <w:top w:val="none" w:sz="0" w:space="0" w:color="auto"/>
            <w:left w:val="none" w:sz="0" w:space="0" w:color="auto"/>
            <w:bottom w:val="none" w:sz="0" w:space="0" w:color="auto"/>
            <w:right w:val="none" w:sz="0" w:space="0" w:color="auto"/>
          </w:divBdr>
        </w:div>
        <w:div w:id="2143883427">
          <w:marLeft w:val="480"/>
          <w:marRight w:val="0"/>
          <w:marTop w:val="0"/>
          <w:marBottom w:val="0"/>
          <w:divBdr>
            <w:top w:val="none" w:sz="0" w:space="0" w:color="auto"/>
            <w:left w:val="none" w:sz="0" w:space="0" w:color="auto"/>
            <w:bottom w:val="none" w:sz="0" w:space="0" w:color="auto"/>
            <w:right w:val="none" w:sz="0" w:space="0" w:color="auto"/>
          </w:divBdr>
        </w:div>
      </w:divsChild>
    </w:div>
    <w:div w:id="401025434">
      <w:bodyDiv w:val="1"/>
      <w:marLeft w:val="0"/>
      <w:marRight w:val="0"/>
      <w:marTop w:val="0"/>
      <w:marBottom w:val="0"/>
      <w:divBdr>
        <w:top w:val="none" w:sz="0" w:space="0" w:color="auto"/>
        <w:left w:val="none" w:sz="0" w:space="0" w:color="auto"/>
        <w:bottom w:val="none" w:sz="0" w:space="0" w:color="auto"/>
        <w:right w:val="none" w:sz="0" w:space="0" w:color="auto"/>
      </w:divBdr>
      <w:divsChild>
        <w:div w:id="475791">
          <w:marLeft w:val="480"/>
          <w:marRight w:val="0"/>
          <w:marTop w:val="0"/>
          <w:marBottom w:val="0"/>
          <w:divBdr>
            <w:top w:val="none" w:sz="0" w:space="0" w:color="auto"/>
            <w:left w:val="none" w:sz="0" w:space="0" w:color="auto"/>
            <w:bottom w:val="none" w:sz="0" w:space="0" w:color="auto"/>
            <w:right w:val="none" w:sz="0" w:space="0" w:color="auto"/>
          </w:divBdr>
        </w:div>
        <w:div w:id="8223939">
          <w:marLeft w:val="480"/>
          <w:marRight w:val="0"/>
          <w:marTop w:val="0"/>
          <w:marBottom w:val="0"/>
          <w:divBdr>
            <w:top w:val="none" w:sz="0" w:space="0" w:color="auto"/>
            <w:left w:val="none" w:sz="0" w:space="0" w:color="auto"/>
            <w:bottom w:val="none" w:sz="0" w:space="0" w:color="auto"/>
            <w:right w:val="none" w:sz="0" w:space="0" w:color="auto"/>
          </w:divBdr>
        </w:div>
        <w:div w:id="10643486">
          <w:marLeft w:val="480"/>
          <w:marRight w:val="0"/>
          <w:marTop w:val="0"/>
          <w:marBottom w:val="0"/>
          <w:divBdr>
            <w:top w:val="none" w:sz="0" w:space="0" w:color="auto"/>
            <w:left w:val="none" w:sz="0" w:space="0" w:color="auto"/>
            <w:bottom w:val="none" w:sz="0" w:space="0" w:color="auto"/>
            <w:right w:val="none" w:sz="0" w:space="0" w:color="auto"/>
          </w:divBdr>
        </w:div>
        <w:div w:id="30039447">
          <w:marLeft w:val="480"/>
          <w:marRight w:val="0"/>
          <w:marTop w:val="0"/>
          <w:marBottom w:val="0"/>
          <w:divBdr>
            <w:top w:val="none" w:sz="0" w:space="0" w:color="auto"/>
            <w:left w:val="none" w:sz="0" w:space="0" w:color="auto"/>
            <w:bottom w:val="none" w:sz="0" w:space="0" w:color="auto"/>
            <w:right w:val="none" w:sz="0" w:space="0" w:color="auto"/>
          </w:divBdr>
        </w:div>
        <w:div w:id="107046284">
          <w:marLeft w:val="480"/>
          <w:marRight w:val="0"/>
          <w:marTop w:val="0"/>
          <w:marBottom w:val="0"/>
          <w:divBdr>
            <w:top w:val="none" w:sz="0" w:space="0" w:color="auto"/>
            <w:left w:val="none" w:sz="0" w:space="0" w:color="auto"/>
            <w:bottom w:val="none" w:sz="0" w:space="0" w:color="auto"/>
            <w:right w:val="none" w:sz="0" w:space="0" w:color="auto"/>
          </w:divBdr>
        </w:div>
        <w:div w:id="148248930">
          <w:marLeft w:val="480"/>
          <w:marRight w:val="0"/>
          <w:marTop w:val="0"/>
          <w:marBottom w:val="0"/>
          <w:divBdr>
            <w:top w:val="none" w:sz="0" w:space="0" w:color="auto"/>
            <w:left w:val="none" w:sz="0" w:space="0" w:color="auto"/>
            <w:bottom w:val="none" w:sz="0" w:space="0" w:color="auto"/>
            <w:right w:val="none" w:sz="0" w:space="0" w:color="auto"/>
          </w:divBdr>
        </w:div>
        <w:div w:id="283737055">
          <w:marLeft w:val="480"/>
          <w:marRight w:val="0"/>
          <w:marTop w:val="0"/>
          <w:marBottom w:val="0"/>
          <w:divBdr>
            <w:top w:val="none" w:sz="0" w:space="0" w:color="auto"/>
            <w:left w:val="none" w:sz="0" w:space="0" w:color="auto"/>
            <w:bottom w:val="none" w:sz="0" w:space="0" w:color="auto"/>
            <w:right w:val="none" w:sz="0" w:space="0" w:color="auto"/>
          </w:divBdr>
        </w:div>
        <w:div w:id="332531719">
          <w:marLeft w:val="480"/>
          <w:marRight w:val="0"/>
          <w:marTop w:val="0"/>
          <w:marBottom w:val="0"/>
          <w:divBdr>
            <w:top w:val="none" w:sz="0" w:space="0" w:color="auto"/>
            <w:left w:val="none" w:sz="0" w:space="0" w:color="auto"/>
            <w:bottom w:val="none" w:sz="0" w:space="0" w:color="auto"/>
            <w:right w:val="none" w:sz="0" w:space="0" w:color="auto"/>
          </w:divBdr>
        </w:div>
        <w:div w:id="395516190">
          <w:marLeft w:val="480"/>
          <w:marRight w:val="0"/>
          <w:marTop w:val="0"/>
          <w:marBottom w:val="0"/>
          <w:divBdr>
            <w:top w:val="none" w:sz="0" w:space="0" w:color="auto"/>
            <w:left w:val="none" w:sz="0" w:space="0" w:color="auto"/>
            <w:bottom w:val="none" w:sz="0" w:space="0" w:color="auto"/>
            <w:right w:val="none" w:sz="0" w:space="0" w:color="auto"/>
          </w:divBdr>
        </w:div>
        <w:div w:id="436949741">
          <w:marLeft w:val="480"/>
          <w:marRight w:val="0"/>
          <w:marTop w:val="0"/>
          <w:marBottom w:val="0"/>
          <w:divBdr>
            <w:top w:val="none" w:sz="0" w:space="0" w:color="auto"/>
            <w:left w:val="none" w:sz="0" w:space="0" w:color="auto"/>
            <w:bottom w:val="none" w:sz="0" w:space="0" w:color="auto"/>
            <w:right w:val="none" w:sz="0" w:space="0" w:color="auto"/>
          </w:divBdr>
        </w:div>
        <w:div w:id="623003055">
          <w:marLeft w:val="480"/>
          <w:marRight w:val="0"/>
          <w:marTop w:val="0"/>
          <w:marBottom w:val="0"/>
          <w:divBdr>
            <w:top w:val="none" w:sz="0" w:space="0" w:color="auto"/>
            <w:left w:val="none" w:sz="0" w:space="0" w:color="auto"/>
            <w:bottom w:val="none" w:sz="0" w:space="0" w:color="auto"/>
            <w:right w:val="none" w:sz="0" w:space="0" w:color="auto"/>
          </w:divBdr>
        </w:div>
        <w:div w:id="685982630">
          <w:marLeft w:val="480"/>
          <w:marRight w:val="0"/>
          <w:marTop w:val="0"/>
          <w:marBottom w:val="0"/>
          <w:divBdr>
            <w:top w:val="none" w:sz="0" w:space="0" w:color="auto"/>
            <w:left w:val="none" w:sz="0" w:space="0" w:color="auto"/>
            <w:bottom w:val="none" w:sz="0" w:space="0" w:color="auto"/>
            <w:right w:val="none" w:sz="0" w:space="0" w:color="auto"/>
          </w:divBdr>
        </w:div>
        <w:div w:id="718822504">
          <w:marLeft w:val="480"/>
          <w:marRight w:val="0"/>
          <w:marTop w:val="0"/>
          <w:marBottom w:val="0"/>
          <w:divBdr>
            <w:top w:val="none" w:sz="0" w:space="0" w:color="auto"/>
            <w:left w:val="none" w:sz="0" w:space="0" w:color="auto"/>
            <w:bottom w:val="none" w:sz="0" w:space="0" w:color="auto"/>
            <w:right w:val="none" w:sz="0" w:space="0" w:color="auto"/>
          </w:divBdr>
        </w:div>
        <w:div w:id="737829258">
          <w:marLeft w:val="480"/>
          <w:marRight w:val="0"/>
          <w:marTop w:val="0"/>
          <w:marBottom w:val="0"/>
          <w:divBdr>
            <w:top w:val="none" w:sz="0" w:space="0" w:color="auto"/>
            <w:left w:val="none" w:sz="0" w:space="0" w:color="auto"/>
            <w:bottom w:val="none" w:sz="0" w:space="0" w:color="auto"/>
            <w:right w:val="none" w:sz="0" w:space="0" w:color="auto"/>
          </w:divBdr>
        </w:div>
        <w:div w:id="859275023">
          <w:marLeft w:val="480"/>
          <w:marRight w:val="0"/>
          <w:marTop w:val="0"/>
          <w:marBottom w:val="0"/>
          <w:divBdr>
            <w:top w:val="none" w:sz="0" w:space="0" w:color="auto"/>
            <w:left w:val="none" w:sz="0" w:space="0" w:color="auto"/>
            <w:bottom w:val="none" w:sz="0" w:space="0" w:color="auto"/>
            <w:right w:val="none" w:sz="0" w:space="0" w:color="auto"/>
          </w:divBdr>
        </w:div>
        <w:div w:id="870798824">
          <w:marLeft w:val="480"/>
          <w:marRight w:val="0"/>
          <w:marTop w:val="0"/>
          <w:marBottom w:val="0"/>
          <w:divBdr>
            <w:top w:val="none" w:sz="0" w:space="0" w:color="auto"/>
            <w:left w:val="none" w:sz="0" w:space="0" w:color="auto"/>
            <w:bottom w:val="none" w:sz="0" w:space="0" w:color="auto"/>
            <w:right w:val="none" w:sz="0" w:space="0" w:color="auto"/>
          </w:divBdr>
        </w:div>
        <w:div w:id="939022158">
          <w:marLeft w:val="480"/>
          <w:marRight w:val="0"/>
          <w:marTop w:val="0"/>
          <w:marBottom w:val="0"/>
          <w:divBdr>
            <w:top w:val="none" w:sz="0" w:space="0" w:color="auto"/>
            <w:left w:val="none" w:sz="0" w:space="0" w:color="auto"/>
            <w:bottom w:val="none" w:sz="0" w:space="0" w:color="auto"/>
            <w:right w:val="none" w:sz="0" w:space="0" w:color="auto"/>
          </w:divBdr>
        </w:div>
        <w:div w:id="988438718">
          <w:marLeft w:val="480"/>
          <w:marRight w:val="0"/>
          <w:marTop w:val="0"/>
          <w:marBottom w:val="0"/>
          <w:divBdr>
            <w:top w:val="none" w:sz="0" w:space="0" w:color="auto"/>
            <w:left w:val="none" w:sz="0" w:space="0" w:color="auto"/>
            <w:bottom w:val="none" w:sz="0" w:space="0" w:color="auto"/>
            <w:right w:val="none" w:sz="0" w:space="0" w:color="auto"/>
          </w:divBdr>
        </w:div>
        <w:div w:id="1062099539">
          <w:marLeft w:val="480"/>
          <w:marRight w:val="0"/>
          <w:marTop w:val="0"/>
          <w:marBottom w:val="0"/>
          <w:divBdr>
            <w:top w:val="none" w:sz="0" w:space="0" w:color="auto"/>
            <w:left w:val="none" w:sz="0" w:space="0" w:color="auto"/>
            <w:bottom w:val="none" w:sz="0" w:space="0" w:color="auto"/>
            <w:right w:val="none" w:sz="0" w:space="0" w:color="auto"/>
          </w:divBdr>
        </w:div>
        <w:div w:id="1108038150">
          <w:marLeft w:val="480"/>
          <w:marRight w:val="0"/>
          <w:marTop w:val="0"/>
          <w:marBottom w:val="0"/>
          <w:divBdr>
            <w:top w:val="none" w:sz="0" w:space="0" w:color="auto"/>
            <w:left w:val="none" w:sz="0" w:space="0" w:color="auto"/>
            <w:bottom w:val="none" w:sz="0" w:space="0" w:color="auto"/>
            <w:right w:val="none" w:sz="0" w:space="0" w:color="auto"/>
          </w:divBdr>
        </w:div>
        <w:div w:id="1138034322">
          <w:marLeft w:val="480"/>
          <w:marRight w:val="0"/>
          <w:marTop w:val="0"/>
          <w:marBottom w:val="0"/>
          <w:divBdr>
            <w:top w:val="none" w:sz="0" w:space="0" w:color="auto"/>
            <w:left w:val="none" w:sz="0" w:space="0" w:color="auto"/>
            <w:bottom w:val="none" w:sz="0" w:space="0" w:color="auto"/>
            <w:right w:val="none" w:sz="0" w:space="0" w:color="auto"/>
          </w:divBdr>
        </w:div>
        <w:div w:id="1351300370">
          <w:marLeft w:val="480"/>
          <w:marRight w:val="0"/>
          <w:marTop w:val="0"/>
          <w:marBottom w:val="0"/>
          <w:divBdr>
            <w:top w:val="none" w:sz="0" w:space="0" w:color="auto"/>
            <w:left w:val="none" w:sz="0" w:space="0" w:color="auto"/>
            <w:bottom w:val="none" w:sz="0" w:space="0" w:color="auto"/>
            <w:right w:val="none" w:sz="0" w:space="0" w:color="auto"/>
          </w:divBdr>
        </w:div>
        <w:div w:id="1405451433">
          <w:marLeft w:val="480"/>
          <w:marRight w:val="0"/>
          <w:marTop w:val="0"/>
          <w:marBottom w:val="0"/>
          <w:divBdr>
            <w:top w:val="none" w:sz="0" w:space="0" w:color="auto"/>
            <w:left w:val="none" w:sz="0" w:space="0" w:color="auto"/>
            <w:bottom w:val="none" w:sz="0" w:space="0" w:color="auto"/>
            <w:right w:val="none" w:sz="0" w:space="0" w:color="auto"/>
          </w:divBdr>
        </w:div>
        <w:div w:id="1447654358">
          <w:marLeft w:val="480"/>
          <w:marRight w:val="0"/>
          <w:marTop w:val="0"/>
          <w:marBottom w:val="0"/>
          <w:divBdr>
            <w:top w:val="none" w:sz="0" w:space="0" w:color="auto"/>
            <w:left w:val="none" w:sz="0" w:space="0" w:color="auto"/>
            <w:bottom w:val="none" w:sz="0" w:space="0" w:color="auto"/>
            <w:right w:val="none" w:sz="0" w:space="0" w:color="auto"/>
          </w:divBdr>
        </w:div>
        <w:div w:id="1747649183">
          <w:marLeft w:val="480"/>
          <w:marRight w:val="0"/>
          <w:marTop w:val="0"/>
          <w:marBottom w:val="0"/>
          <w:divBdr>
            <w:top w:val="none" w:sz="0" w:space="0" w:color="auto"/>
            <w:left w:val="none" w:sz="0" w:space="0" w:color="auto"/>
            <w:bottom w:val="none" w:sz="0" w:space="0" w:color="auto"/>
            <w:right w:val="none" w:sz="0" w:space="0" w:color="auto"/>
          </w:divBdr>
        </w:div>
        <w:div w:id="1749113355">
          <w:marLeft w:val="480"/>
          <w:marRight w:val="0"/>
          <w:marTop w:val="0"/>
          <w:marBottom w:val="0"/>
          <w:divBdr>
            <w:top w:val="none" w:sz="0" w:space="0" w:color="auto"/>
            <w:left w:val="none" w:sz="0" w:space="0" w:color="auto"/>
            <w:bottom w:val="none" w:sz="0" w:space="0" w:color="auto"/>
            <w:right w:val="none" w:sz="0" w:space="0" w:color="auto"/>
          </w:divBdr>
        </w:div>
        <w:div w:id="1752120150">
          <w:marLeft w:val="480"/>
          <w:marRight w:val="0"/>
          <w:marTop w:val="0"/>
          <w:marBottom w:val="0"/>
          <w:divBdr>
            <w:top w:val="none" w:sz="0" w:space="0" w:color="auto"/>
            <w:left w:val="none" w:sz="0" w:space="0" w:color="auto"/>
            <w:bottom w:val="none" w:sz="0" w:space="0" w:color="auto"/>
            <w:right w:val="none" w:sz="0" w:space="0" w:color="auto"/>
          </w:divBdr>
        </w:div>
        <w:div w:id="1882280528">
          <w:marLeft w:val="480"/>
          <w:marRight w:val="0"/>
          <w:marTop w:val="0"/>
          <w:marBottom w:val="0"/>
          <w:divBdr>
            <w:top w:val="none" w:sz="0" w:space="0" w:color="auto"/>
            <w:left w:val="none" w:sz="0" w:space="0" w:color="auto"/>
            <w:bottom w:val="none" w:sz="0" w:space="0" w:color="auto"/>
            <w:right w:val="none" w:sz="0" w:space="0" w:color="auto"/>
          </w:divBdr>
        </w:div>
        <w:div w:id="1893417401">
          <w:marLeft w:val="480"/>
          <w:marRight w:val="0"/>
          <w:marTop w:val="0"/>
          <w:marBottom w:val="0"/>
          <w:divBdr>
            <w:top w:val="none" w:sz="0" w:space="0" w:color="auto"/>
            <w:left w:val="none" w:sz="0" w:space="0" w:color="auto"/>
            <w:bottom w:val="none" w:sz="0" w:space="0" w:color="auto"/>
            <w:right w:val="none" w:sz="0" w:space="0" w:color="auto"/>
          </w:divBdr>
        </w:div>
        <w:div w:id="2074740897">
          <w:marLeft w:val="480"/>
          <w:marRight w:val="0"/>
          <w:marTop w:val="0"/>
          <w:marBottom w:val="0"/>
          <w:divBdr>
            <w:top w:val="none" w:sz="0" w:space="0" w:color="auto"/>
            <w:left w:val="none" w:sz="0" w:space="0" w:color="auto"/>
            <w:bottom w:val="none" w:sz="0" w:space="0" w:color="auto"/>
            <w:right w:val="none" w:sz="0" w:space="0" w:color="auto"/>
          </w:divBdr>
        </w:div>
        <w:div w:id="2076732420">
          <w:marLeft w:val="480"/>
          <w:marRight w:val="0"/>
          <w:marTop w:val="0"/>
          <w:marBottom w:val="0"/>
          <w:divBdr>
            <w:top w:val="none" w:sz="0" w:space="0" w:color="auto"/>
            <w:left w:val="none" w:sz="0" w:space="0" w:color="auto"/>
            <w:bottom w:val="none" w:sz="0" w:space="0" w:color="auto"/>
            <w:right w:val="none" w:sz="0" w:space="0" w:color="auto"/>
          </w:divBdr>
        </w:div>
        <w:div w:id="2124952760">
          <w:marLeft w:val="480"/>
          <w:marRight w:val="0"/>
          <w:marTop w:val="0"/>
          <w:marBottom w:val="0"/>
          <w:divBdr>
            <w:top w:val="none" w:sz="0" w:space="0" w:color="auto"/>
            <w:left w:val="none" w:sz="0" w:space="0" w:color="auto"/>
            <w:bottom w:val="none" w:sz="0" w:space="0" w:color="auto"/>
            <w:right w:val="none" w:sz="0" w:space="0" w:color="auto"/>
          </w:divBdr>
        </w:div>
      </w:divsChild>
    </w:div>
    <w:div w:id="405567749">
      <w:bodyDiv w:val="1"/>
      <w:marLeft w:val="0"/>
      <w:marRight w:val="0"/>
      <w:marTop w:val="0"/>
      <w:marBottom w:val="0"/>
      <w:divBdr>
        <w:top w:val="none" w:sz="0" w:space="0" w:color="auto"/>
        <w:left w:val="none" w:sz="0" w:space="0" w:color="auto"/>
        <w:bottom w:val="none" w:sz="0" w:space="0" w:color="auto"/>
        <w:right w:val="none" w:sz="0" w:space="0" w:color="auto"/>
      </w:divBdr>
    </w:div>
    <w:div w:id="414130237">
      <w:bodyDiv w:val="1"/>
      <w:marLeft w:val="0"/>
      <w:marRight w:val="0"/>
      <w:marTop w:val="0"/>
      <w:marBottom w:val="0"/>
      <w:divBdr>
        <w:top w:val="none" w:sz="0" w:space="0" w:color="auto"/>
        <w:left w:val="none" w:sz="0" w:space="0" w:color="auto"/>
        <w:bottom w:val="none" w:sz="0" w:space="0" w:color="auto"/>
        <w:right w:val="none" w:sz="0" w:space="0" w:color="auto"/>
      </w:divBdr>
      <w:divsChild>
        <w:div w:id="60565749">
          <w:marLeft w:val="480"/>
          <w:marRight w:val="0"/>
          <w:marTop w:val="0"/>
          <w:marBottom w:val="0"/>
          <w:divBdr>
            <w:top w:val="none" w:sz="0" w:space="0" w:color="auto"/>
            <w:left w:val="none" w:sz="0" w:space="0" w:color="auto"/>
            <w:bottom w:val="none" w:sz="0" w:space="0" w:color="auto"/>
            <w:right w:val="none" w:sz="0" w:space="0" w:color="auto"/>
          </w:divBdr>
        </w:div>
        <w:div w:id="74474901">
          <w:marLeft w:val="480"/>
          <w:marRight w:val="0"/>
          <w:marTop w:val="0"/>
          <w:marBottom w:val="0"/>
          <w:divBdr>
            <w:top w:val="none" w:sz="0" w:space="0" w:color="auto"/>
            <w:left w:val="none" w:sz="0" w:space="0" w:color="auto"/>
            <w:bottom w:val="none" w:sz="0" w:space="0" w:color="auto"/>
            <w:right w:val="none" w:sz="0" w:space="0" w:color="auto"/>
          </w:divBdr>
        </w:div>
        <w:div w:id="137234900">
          <w:marLeft w:val="480"/>
          <w:marRight w:val="0"/>
          <w:marTop w:val="0"/>
          <w:marBottom w:val="0"/>
          <w:divBdr>
            <w:top w:val="none" w:sz="0" w:space="0" w:color="auto"/>
            <w:left w:val="none" w:sz="0" w:space="0" w:color="auto"/>
            <w:bottom w:val="none" w:sz="0" w:space="0" w:color="auto"/>
            <w:right w:val="none" w:sz="0" w:space="0" w:color="auto"/>
          </w:divBdr>
        </w:div>
        <w:div w:id="155150825">
          <w:marLeft w:val="480"/>
          <w:marRight w:val="0"/>
          <w:marTop w:val="0"/>
          <w:marBottom w:val="0"/>
          <w:divBdr>
            <w:top w:val="none" w:sz="0" w:space="0" w:color="auto"/>
            <w:left w:val="none" w:sz="0" w:space="0" w:color="auto"/>
            <w:bottom w:val="none" w:sz="0" w:space="0" w:color="auto"/>
            <w:right w:val="none" w:sz="0" w:space="0" w:color="auto"/>
          </w:divBdr>
        </w:div>
        <w:div w:id="178935733">
          <w:marLeft w:val="480"/>
          <w:marRight w:val="0"/>
          <w:marTop w:val="0"/>
          <w:marBottom w:val="0"/>
          <w:divBdr>
            <w:top w:val="none" w:sz="0" w:space="0" w:color="auto"/>
            <w:left w:val="none" w:sz="0" w:space="0" w:color="auto"/>
            <w:bottom w:val="none" w:sz="0" w:space="0" w:color="auto"/>
            <w:right w:val="none" w:sz="0" w:space="0" w:color="auto"/>
          </w:divBdr>
        </w:div>
        <w:div w:id="243953976">
          <w:marLeft w:val="480"/>
          <w:marRight w:val="0"/>
          <w:marTop w:val="0"/>
          <w:marBottom w:val="0"/>
          <w:divBdr>
            <w:top w:val="none" w:sz="0" w:space="0" w:color="auto"/>
            <w:left w:val="none" w:sz="0" w:space="0" w:color="auto"/>
            <w:bottom w:val="none" w:sz="0" w:space="0" w:color="auto"/>
            <w:right w:val="none" w:sz="0" w:space="0" w:color="auto"/>
          </w:divBdr>
        </w:div>
        <w:div w:id="361713690">
          <w:marLeft w:val="480"/>
          <w:marRight w:val="0"/>
          <w:marTop w:val="0"/>
          <w:marBottom w:val="0"/>
          <w:divBdr>
            <w:top w:val="none" w:sz="0" w:space="0" w:color="auto"/>
            <w:left w:val="none" w:sz="0" w:space="0" w:color="auto"/>
            <w:bottom w:val="none" w:sz="0" w:space="0" w:color="auto"/>
            <w:right w:val="none" w:sz="0" w:space="0" w:color="auto"/>
          </w:divBdr>
        </w:div>
        <w:div w:id="668407109">
          <w:marLeft w:val="480"/>
          <w:marRight w:val="0"/>
          <w:marTop w:val="0"/>
          <w:marBottom w:val="0"/>
          <w:divBdr>
            <w:top w:val="none" w:sz="0" w:space="0" w:color="auto"/>
            <w:left w:val="none" w:sz="0" w:space="0" w:color="auto"/>
            <w:bottom w:val="none" w:sz="0" w:space="0" w:color="auto"/>
            <w:right w:val="none" w:sz="0" w:space="0" w:color="auto"/>
          </w:divBdr>
        </w:div>
        <w:div w:id="685449392">
          <w:marLeft w:val="480"/>
          <w:marRight w:val="0"/>
          <w:marTop w:val="0"/>
          <w:marBottom w:val="0"/>
          <w:divBdr>
            <w:top w:val="none" w:sz="0" w:space="0" w:color="auto"/>
            <w:left w:val="none" w:sz="0" w:space="0" w:color="auto"/>
            <w:bottom w:val="none" w:sz="0" w:space="0" w:color="auto"/>
            <w:right w:val="none" w:sz="0" w:space="0" w:color="auto"/>
          </w:divBdr>
        </w:div>
        <w:div w:id="822551890">
          <w:marLeft w:val="480"/>
          <w:marRight w:val="0"/>
          <w:marTop w:val="0"/>
          <w:marBottom w:val="0"/>
          <w:divBdr>
            <w:top w:val="none" w:sz="0" w:space="0" w:color="auto"/>
            <w:left w:val="none" w:sz="0" w:space="0" w:color="auto"/>
            <w:bottom w:val="none" w:sz="0" w:space="0" w:color="auto"/>
            <w:right w:val="none" w:sz="0" w:space="0" w:color="auto"/>
          </w:divBdr>
        </w:div>
        <w:div w:id="885292675">
          <w:marLeft w:val="480"/>
          <w:marRight w:val="0"/>
          <w:marTop w:val="0"/>
          <w:marBottom w:val="0"/>
          <w:divBdr>
            <w:top w:val="none" w:sz="0" w:space="0" w:color="auto"/>
            <w:left w:val="none" w:sz="0" w:space="0" w:color="auto"/>
            <w:bottom w:val="none" w:sz="0" w:space="0" w:color="auto"/>
            <w:right w:val="none" w:sz="0" w:space="0" w:color="auto"/>
          </w:divBdr>
        </w:div>
        <w:div w:id="904418369">
          <w:marLeft w:val="480"/>
          <w:marRight w:val="0"/>
          <w:marTop w:val="0"/>
          <w:marBottom w:val="0"/>
          <w:divBdr>
            <w:top w:val="none" w:sz="0" w:space="0" w:color="auto"/>
            <w:left w:val="none" w:sz="0" w:space="0" w:color="auto"/>
            <w:bottom w:val="none" w:sz="0" w:space="0" w:color="auto"/>
            <w:right w:val="none" w:sz="0" w:space="0" w:color="auto"/>
          </w:divBdr>
        </w:div>
        <w:div w:id="1105075564">
          <w:marLeft w:val="480"/>
          <w:marRight w:val="0"/>
          <w:marTop w:val="0"/>
          <w:marBottom w:val="0"/>
          <w:divBdr>
            <w:top w:val="none" w:sz="0" w:space="0" w:color="auto"/>
            <w:left w:val="none" w:sz="0" w:space="0" w:color="auto"/>
            <w:bottom w:val="none" w:sz="0" w:space="0" w:color="auto"/>
            <w:right w:val="none" w:sz="0" w:space="0" w:color="auto"/>
          </w:divBdr>
        </w:div>
        <w:div w:id="1113865556">
          <w:marLeft w:val="480"/>
          <w:marRight w:val="0"/>
          <w:marTop w:val="0"/>
          <w:marBottom w:val="0"/>
          <w:divBdr>
            <w:top w:val="none" w:sz="0" w:space="0" w:color="auto"/>
            <w:left w:val="none" w:sz="0" w:space="0" w:color="auto"/>
            <w:bottom w:val="none" w:sz="0" w:space="0" w:color="auto"/>
            <w:right w:val="none" w:sz="0" w:space="0" w:color="auto"/>
          </w:divBdr>
        </w:div>
        <w:div w:id="1140423724">
          <w:marLeft w:val="480"/>
          <w:marRight w:val="0"/>
          <w:marTop w:val="0"/>
          <w:marBottom w:val="0"/>
          <w:divBdr>
            <w:top w:val="none" w:sz="0" w:space="0" w:color="auto"/>
            <w:left w:val="none" w:sz="0" w:space="0" w:color="auto"/>
            <w:bottom w:val="none" w:sz="0" w:space="0" w:color="auto"/>
            <w:right w:val="none" w:sz="0" w:space="0" w:color="auto"/>
          </w:divBdr>
        </w:div>
        <w:div w:id="1141965098">
          <w:marLeft w:val="480"/>
          <w:marRight w:val="0"/>
          <w:marTop w:val="0"/>
          <w:marBottom w:val="0"/>
          <w:divBdr>
            <w:top w:val="none" w:sz="0" w:space="0" w:color="auto"/>
            <w:left w:val="none" w:sz="0" w:space="0" w:color="auto"/>
            <w:bottom w:val="none" w:sz="0" w:space="0" w:color="auto"/>
            <w:right w:val="none" w:sz="0" w:space="0" w:color="auto"/>
          </w:divBdr>
        </w:div>
        <w:div w:id="1187409666">
          <w:marLeft w:val="480"/>
          <w:marRight w:val="0"/>
          <w:marTop w:val="0"/>
          <w:marBottom w:val="0"/>
          <w:divBdr>
            <w:top w:val="none" w:sz="0" w:space="0" w:color="auto"/>
            <w:left w:val="none" w:sz="0" w:space="0" w:color="auto"/>
            <w:bottom w:val="none" w:sz="0" w:space="0" w:color="auto"/>
            <w:right w:val="none" w:sz="0" w:space="0" w:color="auto"/>
          </w:divBdr>
        </w:div>
        <w:div w:id="1282808274">
          <w:marLeft w:val="480"/>
          <w:marRight w:val="0"/>
          <w:marTop w:val="0"/>
          <w:marBottom w:val="0"/>
          <w:divBdr>
            <w:top w:val="none" w:sz="0" w:space="0" w:color="auto"/>
            <w:left w:val="none" w:sz="0" w:space="0" w:color="auto"/>
            <w:bottom w:val="none" w:sz="0" w:space="0" w:color="auto"/>
            <w:right w:val="none" w:sz="0" w:space="0" w:color="auto"/>
          </w:divBdr>
        </w:div>
        <w:div w:id="1299804411">
          <w:marLeft w:val="480"/>
          <w:marRight w:val="0"/>
          <w:marTop w:val="0"/>
          <w:marBottom w:val="0"/>
          <w:divBdr>
            <w:top w:val="none" w:sz="0" w:space="0" w:color="auto"/>
            <w:left w:val="none" w:sz="0" w:space="0" w:color="auto"/>
            <w:bottom w:val="none" w:sz="0" w:space="0" w:color="auto"/>
            <w:right w:val="none" w:sz="0" w:space="0" w:color="auto"/>
          </w:divBdr>
        </w:div>
        <w:div w:id="1304850807">
          <w:marLeft w:val="480"/>
          <w:marRight w:val="0"/>
          <w:marTop w:val="0"/>
          <w:marBottom w:val="0"/>
          <w:divBdr>
            <w:top w:val="none" w:sz="0" w:space="0" w:color="auto"/>
            <w:left w:val="none" w:sz="0" w:space="0" w:color="auto"/>
            <w:bottom w:val="none" w:sz="0" w:space="0" w:color="auto"/>
            <w:right w:val="none" w:sz="0" w:space="0" w:color="auto"/>
          </w:divBdr>
        </w:div>
        <w:div w:id="1328434700">
          <w:marLeft w:val="480"/>
          <w:marRight w:val="0"/>
          <w:marTop w:val="0"/>
          <w:marBottom w:val="0"/>
          <w:divBdr>
            <w:top w:val="none" w:sz="0" w:space="0" w:color="auto"/>
            <w:left w:val="none" w:sz="0" w:space="0" w:color="auto"/>
            <w:bottom w:val="none" w:sz="0" w:space="0" w:color="auto"/>
            <w:right w:val="none" w:sz="0" w:space="0" w:color="auto"/>
          </w:divBdr>
        </w:div>
        <w:div w:id="1354184749">
          <w:marLeft w:val="480"/>
          <w:marRight w:val="0"/>
          <w:marTop w:val="0"/>
          <w:marBottom w:val="0"/>
          <w:divBdr>
            <w:top w:val="none" w:sz="0" w:space="0" w:color="auto"/>
            <w:left w:val="none" w:sz="0" w:space="0" w:color="auto"/>
            <w:bottom w:val="none" w:sz="0" w:space="0" w:color="auto"/>
            <w:right w:val="none" w:sz="0" w:space="0" w:color="auto"/>
          </w:divBdr>
        </w:div>
        <w:div w:id="1372341063">
          <w:marLeft w:val="480"/>
          <w:marRight w:val="0"/>
          <w:marTop w:val="0"/>
          <w:marBottom w:val="0"/>
          <w:divBdr>
            <w:top w:val="none" w:sz="0" w:space="0" w:color="auto"/>
            <w:left w:val="none" w:sz="0" w:space="0" w:color="auto"/>
            <w:bottom w:val="none" w:sz="0" w:space="0" w:color="auto"/>
            <w:right w:val="none" w:sz="0" w:space="0" w:color="auto"/>
          </w:divBdr>
        </w:div>
        <w:div w:id="1421369632">
          <w:marLeft w:val="480"/>
          <w:marRight w:val="0"/>
          <w:marTop w:val="0"/>
          <w:marBottom w:val="0"/>
          <w:divBdr>
            <w:top w:val="none" w:sz="0" w:space="0" w:color="auto"/>
            <w:left w:val="none" w:sz="0" w:space="0" w:color="auto"/>
            <w:bottom w:val="none" w:sz="0" w:space="0" w:color="auto"/>
            <w:right w:val="none" w:sz="0" w:space="0" w:color="auto"/>
          </w:divBdr>
        </w:div>
        <w:div w:id="1702435750">
          <w:marLeft w:val="480"/>
          <w:marRight w:val="0"/>
          <w:marTop w:val="0"/>
          <w:marBottom w:val="0"/>
          <w:divBdr>
            <w:top w:val="none" w:sz="0" w:space="0" w:color="auto"/>
            <w:left w:val="none" w:sz="0" w:space="0" w:color="auto"/>
            <w:bottom w:val="none" w:sz="0" w:space="0" w:color="auto"/>
            <w:right w:val="none" w:sz="0" w:space="0" w:color="auto"/>
          </w:divBdr>
        </w:div>
        <w:div w:id="1758211801">
          <w:marLeft w:val="480"/>
          <w:marRight w:val="0"/>
          <w:marTop w:val="0"/>
          <w:marBottom w:val="0"/>
          <w:divBdr>
            <w:top w:val="none" w:sz="0" w:space="0" w:color="auto"/>
            <w:left w:val="none" w:sz="0" w:space="0" w:color="auto"/>
            <w:bottom w:val="none" w:sz="0" w:space="0" w:color="auto"/>
            <w:right w:val="none" w:sz="0" w:space="0" w:color="auto"/>
          </w:divBdr>
        </w:div>
        <w:div w:id="1902672883">
          <w:marLeft w:val="480"/>
          <w:marRight w:val="0"/>
          <w:marTop w:val="0"/>
          <w:marBottom w:val="0"/>
          <w:divBdr>
            <w:top w:val="none" w:sz="0" w:space="0" w:color="auto"/>
            <w:left w:val="none" w:sz="0" w:space="0" w:color="auto"/>
            <w:bottom w:val="none" w:sz="0" w:space="0" w:color="auto"/>
            <w:right w:val="none" w:sz="0" w:space="0" w:color="auto"/>
          </w:divBdr>
        </w:div>
        <w:div w:id="1916041031">
          <w:marLeft w:val="480"/>
          <w:marRight w:val="0"/>
          <w:marTop w:val="0"/>
          <w:marBottom w:val="0"/>
          <w:divBdr>
            <w:top w:val="none" w:sz="0" w:space="0" w:color="auto"/>
            <w:left w:val="none" w:sz="0" w:space="0" w:color="auto"/>
            <w:bottom w:val="none" w:sz="0" w:space="0" w:color="auto"/>
            <w:right w:val="none" w:sz="0" w:space="0" w:color="auto"/>
          </w:divBdr>
        </w:div>
        <w:div w:id="2044672756">
          <w:marLeft w:val="480"/>
          <w:marRight w:val="0"/>
          <w:marTop w:val="0"/>
          <w:marBottom w:val="0"/>
          <w:divBdr>
            <w:top w:val="none" w:sz="0" w:space="0" w:color="auto"/>
            <w:left w:val="none" w:sz="0" w:space="0" w:color="auto"/>
            <w:bottom w:val="none" w:sz="0" w:space="0" w:color="auto"/>
            <w:right w:val="none" w:sz="0" w:space="0" w:color="auto"/>
          </w:divBdr>
        </w:div>
        <w:div w:id="2098672375">
          <w:marLeft w:val="480"/>
          <w:marRight w:val="0"/>
          <w:marTop w:val="0"/>
          <w:marBottom w:val="0"/>
          <w:divBdr>
            <w:top w:val="none" w:sz="0" w:space="0" w:color="auto"/>
            <w:left w:val="none" w:sz="0" w:space="0" w:color="auto"/>
            <w:bottom w:val="none" w:sz="0" w:space="0" w:color="auto"/>
            <w:right w:val="none" w:sz="0" w:space="0" w:color="auto"/>
          </w:divBdr>
        </w:div>
        <w:div w:id="2125691310">
          <w:marLeft w:val="480"/>
          <w:marRight w:val="0"/>
          <w:marTop w:val="0"/>
          <w:marBottom w:val="0"/>
          <w:divBdr>
            <w:top w:val="none" w:sz="0" w:space="0" w:color="auto"/>
            <w:left w:val="none" w:sz="0" w:space="0" w:color="auto"/>
            <w:bottom w:val="none" w:sz="0" w:space="0" w:color="auto"/>
            <w:right w:val="none" w:sz="0" w:space="0" w:color="auto"/>
          </w:divBdr>
        </w:div>
        <w:div w:id="2134126852">
          <w:marLeft w:val="480"/>
          <w:marRight w:val="0"/>
          <w:marTop w:val="0"/>
          <w:marBottom w:val="0"/>
          <w:divBdr>
            <w:top w:val="none" w:sz="0" w:space="0" w:color="auto"/>
            <w:left w:val="none" w:sz="0" w:space="0" w:color="auto"/>
            <w:bottom w:val="none" w:sz="0" w:space="0" w:color="auto"/>
            <w:right w:val="none" w:sz="0" w:space="0" w:color="auto"/>
          </w:divBdr>
        </w:div>
      </w:divsChild>
    </w:div>
    <w:div w:id="419327606">
      <w:bodyDiv w:val="1"/>
      <w:marLeft w:val="0"/>
      <w:marRight w:val="0"/>
      <w:marTop w:val="0"/>
      <w:marBottom w:val="0"/>
      <w:divBdr>
        <w:top w:val="none" w:sz="0" w:space="0" w:color="auto"/>
        <w:left w:val="none" w:sz="0" w:space="0" w:color="auto"/>
        <w:bottom w:val="none" w:sz="0" w:space="0" w:color="auto"/>
        <w:right w:val="none" w:sz="0" w:space="0" w:color="auto"/>
      </w:divBdr>
      <w:divsChild>
        <w:div w:id="16346605">
          <w:marLeft w:val="640"/>
          <w:marRight w:val="0"/>
          <w:marTop w:val="0"/>
          <w:marBottom w:val="0"/>
          <w:divBdr>
            <w:top w:val="none" w:sz="0" w:space="0" w:color="auto"/>
            <w:left w:val="none" w:sz="0" w:space="0" w:color="auto"/>
            <w:bottom w:val="none" w:sz="0" w:space="0" w:color="auto"/>
            <w:right w:val="none" w:sz="0" w:space="0" w:color="auto"/>
          </w:divBdr>
        </w:div>
        <w:div w:id="65961358">
          <w:marLeft w:val="640"/>
          <w:marRight w:val="0"/>
          <w:marTop w:val="0"/>
          <w:marBottom w:val="0"/>
          <w:divBdr>
            <w:top w:val="none" w:sz="0" w:space="0" w:color="auto"/>
            <w:left w:val="none" w:sz="0" w:space="0" w:color="auto"/>
            <w:bottom w:val="none" w:sz="0" w:space="0" w:color="auto"/>
            <w:right w:val="none" w:sz="0" w:space="0" w:color="auto"/>
          </w:divBdr>
        </w:div>
        <w:div w:id="69038764">
          <w:marLeft w:val="640"/>
          <w:marRight w:val="0"/>
          <w:marTop w:val="0"/>
          <w:marBottom w:val="0"/>
          <w:divBdr>
            <w:top w:val="none" w:sz="0" w:space="0" w:color="auto"/>
            <w:left w:val="none" w:sz="0" w:space="0" w:color="auto"/>
            <w:bottom w:val="none" w:sz="0" w:space="0" w:color="auto"/>
            <w:right w:val="none" w:sz="0" w:space="0" w:color="auto"/>
          </w:divBdr>
        </w:div>
        <w:div w:id="109708080">
          <w:marLeft w:val="640"/>
          <w:marRight w:val="0"/>
          <w:marTop w:val="0"/>
          <w:marBottom w:val="0"/>
          <w:divBdr>
            <w:top w:val="none" w:sz="0" w:space="0" w:color="auto"/>
            <w:left w:val="none" w:sz="0" w:space="0" w:color="auto"/>
            <w:bottom w:val="none" w:sz="0" w:space="0" w:color="auto"/>
            <w:right w:val="none" w:sz="0" w:space="0" w:color="auto"/>
          </w:divBdr>
        </w:div>
        <w:div w:id="129785902">
          <w:marLeft w:val="640"/>
          <w:marRight w:val="0"/>
          <w:marTop w:val="0"/>
          <w:marBottom w:val="0"/>
          <w:divBdr>
            <w:top w:val="none" w:sz="0" w:space="0" w:color="auto"/>
            <w:left w:val="none" w:sz="0" w:space="0" w:color="auto"/>
            <w:bottom w:val="none" w:sz="0" w:space="0" w:color="auto"/>
            <w:right w:val="none" w:sz="0" w:space="0" w:color="auto"/>
          </w:divBdr>
        </w:div>
        <w:div w:id="138156822">
          <w:marLeft w:val="640"/>
          <w:marRight w:val="0"/>
          <w:marTop w:val="0"/>
          <w:marBottom w:val="0"/>
          <w:divBdr>
            <w:top w:val="none" w:sz="0" w:space="0" w:color="auto"/>
            <w:left w:val="none" w:sz="0" w:space="0" w:color="auto"/>
            <w:bottom w:val="none" w:sz="0" w:space="0" w:color="auto"/>
            <w:right w:val="none" w:sz="0" w:space="0" w:color="auto"/>
          </w:divBdr>
        </w:div>
        <w:div w:id="146673336">
          <w:marLeft w:val="640"/>
          <w:marRight w:val="0"/>
          <w:marTop w:val="0"/>
          <w:marBottom w:val="0"/>
          <w:divBdr>
            <w:top w:val="none" w:sz="0" w:space="0" w:color="auto"/>
            <w:left w:val="none" w:sz="0" w:space="0" w:color="auto"/>
            <w:bottom w:val="none" w:sz="0" w:space="0" w:color="auto"/>
            <w:right w:val="none" w:sz="0" w:space="0" w:color="auto"/>
          </w:divBdr>
        </w:div>
        <w:div w:id="164828320">
          <w:marLeft w:val="640"/>
          <w:marRight w:val="0"/>
          <w:marTop w:val="0"/>
          <w:marBottom w:val="0"/>
          <w:divBdr>
            <w:top w:val="none" w:sz="0" w:space="0" w:color="auto"/>
            <w:left w:val="none" w:sz="0" w:space="0" w:color="auto"/>
            <w:bottom w:val="none" w:sz="0" w:space="0" w:color="auto"/>
            <w:right w:val="none" w:sz="0" w:space="0" w:color="auto"/>
          </w:divBdr>
        </w:div>
        <w:div w:id="224687351">
          <w:marLeft w:val="640"/>
          <w:marRight w:val="0"/>
          <w:marTop w:val="0"/>
          <w:marBottom w:val="0"/>
          <w:divBdr>
            <w:top w:val="none" w:sz="0" w:space="0" w:color="auto"/>
            <w:left w:val="none" w:sz="0" w:space="0" w:color="auto"/>
            <w:bottom w:val="none" w:sz="0" w:space="0" w:color="auto"/>
            <w:right w:val="none" w:sz="0" w:space="0" w:color="auto"/>
          </w:divBdr>
        </w:div>
        <w:div w:id="372965510">
          <w:marLeft w:val="640"/>
          <w:marRight w:val="0"/>
          <w:marTop w:val="0"/>
          <w:marBottom w:val="0"/>
          <w:divBdr>
            <w:top w:val="none" w:sz="0" w:space="0" w:color="auto"/>
            <w:left w:val="none" w:sz="0" w:space="0" w:color="auto"/>
            <w:bottom w:val="none" w:sz="0" w:space="0" w:color="auto"/>
            <w:right w:val="none" w:sz="0" w:space="0" w:color="auto"/>
          </w:divBdr>
        </w:div>
        <w:div w:id="379091342">
          <w:marLeft w:val="640"/>
          <w:marRight w:val="0"/>
          <w:marTop w:val="0"/>
          <w:marBottom w:val="0"/>
          <w:divBdr>
            <w:top w:val="none" w:sz="0" w:space="0" w:color="auto"/>
            <w:left w:val="none" w:sz="0" w:space="0" w:color="auto"/>
            <w:bottom w:val="none" w:sz="0" w:space="0" w:color="auto"/>
            <w:right w:val="none" w:sz="0" w:space="0" w:color="auto"/>
          </w:divBdr>
        </w:div>
        <w:div w:id="423846154">
          <w:marLeft w:val="640"/>
          <w:marRight w:val="0"/>
          <w:marTop w:val="0"/>
          <w:marBottom w:val="0"/>
          <w:divBdr>
            <w:top w:val="none" w:sz="0" w:space="0" w:color="auto"/>
            <w:left w:val="none" w:sz="0" w:space="0" w:color="auto"/>
            <w:bottom w:val="none" w:sz="0" w:space="0" w:color="auto"/>
            <w:right w:val="none" w:sz="0" w:space="0" w:color="auto"/>
          </w:divBdr>
        </w:div>
        <w:div w:id="498278656">
          <w:marLeft w:val="640"/>
          <w:marRight w:val="0"/>
          <w:marTop w:val="0"/>
          <w:marBottom w:val="0"/>
          <w:divBdr>
            <w:top w:val="none" w:sz="0" w:space="0" w:color="auto"/>
            <w:left w:val="none" w:sz="0" w:space="0" w:color="auto"/>
            <w:bottom w:val="none" w:sz="0" w:space="0" w:color="auto"/>
            <w:right w:val="none" w:sz="0" w:space="0" w:color="auto"/>
          </w:divBdr>
        </w:div>
        <w:div w:id="528833406">
          <w:marLeft w:val="640"/>
          <w:marRight w:val="0"/>
          <w:marTop w:val="0"/>
          <w:marBottom w:val="0"/>
          <w:divBdr>
            <w:top w:val="none" w:sz="0" w:space="0" w:color="auto"/>
            <w:left w:val="none" w:sz="0" w:space="0" w:color="auto"/>
            <w:bottom w:val="none" w:sz="0" w:space="0" w:color="auto"/>
            <w:right w:val="none" w:sz="0" w:space="0" w:color="auto"/>
          </w:divBdr>
        </w:div>
        <w:div w:id="589892047">
          <w:marLeft w:val="640"/>
          <w:marRight w:val="0"/>
          <w:marTop w:val="0"/>
          <w:marBottom w:val="0"/>
          <w:divBdr>
            <w:top w:val="none" w:sz="0" w:space="0" w:color="auto"/>
            <w:left w:val="none" w:sz="0" w:space="0" w:color="auto"/>
            <w:bottom w:val="none" w:sz="0" w:space="0" w:color="auto"/>
            <w:right w:val="none" w:sz="0" w:space="0" w:color="auto"/>
          </w:divBdr>
        </w:div>
        <w:div w:id="806974636">
          <w:marLeft w:val="640"/>
          <w:marRight w:val="0"/>
          <w:marTop w:val="0"/>
          <w:marBottom w:val="0"/>
          <w:divBdr>
            <w:top w:val="none" w:sz="0" w:space="0" w:color="auto"/>
            <w:left w:val="none" w:sz="0" w:space="0" w:color="auto"/>
            <w:bottom w:val="none" w:sz="0" w:space="0" w:color="auto"/>
            <w:right w:val="none" w:sz="0" w:space="0" w:color="auto"/>
          </w:divBdr>
        </w:div>
        <w:div w:id="810948724">
          <w:marLeft w:val="640"/>
          <w:marRight w:val="0"/>
          <w:marTop w:val="0"/>
          <w:marBottom w:val="0"/>
          <w:divBdr>
            <w:top w:val="none" w:sz="0" w:space="0" w:color="auto"/>
            <w:left w:val="none" w:sz="0" w:space="0" w:color="auto"/>
            <w:bottom w:val="none" w:sz="0" w:space="0" w:color="auto"/>
            <w:right w:val="none" w:sz="0" w:space="0" w:color="auto"/>
          </w:divBdr>
        </w:div>
        <w:div w:id="865942119">
          <w:marLeft w:val="640"/>
          <w:marRight w:val="0"/>
          <w:marTop w:val="0"/>
          <w:marBottom w:val="0"/>
          <w:divBdr>
            <w:top w:val="none" w:sz="0" w:space="0" w:color="auto"/>
            <w:left w:val="none" w:sz="0" w:space="0" w:color="auto"/>
            <w:bottom w:val="none" w:sz="0" w:space="0" w:color="auto"/>
            <w:right w:val="none" w:sz="0" w:space="0" w:color="auto"/>
          </w:divBdr>
        </w:div>
        <w:div w:id="875123823">
          <w:marLeft w:val="640"/>
          <w:marRight w:val="0"/>
          <w:marTop w:val="0"/>
          <w:marBottom w:val="0"/>
          <w:divBdr>
            <w:top w:val="none" w:sz="0" w:space="0" w:color="auto"/>
            <w:left w:val="none" w:sz="0" w:space="0" w:color="auto"/>
            <w:bottom w:val="none" w:sz="0" w:space="0" w:color="auto"/>
            <w:right w:val="none" w:sz="0" w:space="0" w:color="auto"/>
          </w:divBdr>
        </w:div>
        <w:div w:id="1142578562">
          <w:marLeft w:val="640"/>
          <w:marRight w:val="0"/>
          <w:marTop w:val="0"/>
          <w:marBottom w:val="0"/>
          <w:divBdr>
            <w:top w:val="none" w:sz="0" w:space="0" w:color="auto"/>
            <w:left w:val="none" w:sz="0" w:space="0" w:color="auto"/>
            <w:bottom w:val="none" w:sz="0" w:space="0" w:color="auto"/>
            <w:right w:val="none" w:sz="0" w:space="0" w:color="auto"/>
          </w:divBdr>
        </w:div>
        <w:div w:id="1243838445">
          <w:marLeft w:val="640"/>
          <w:marRight w:val="0"/>
          <w:marTop w:val="0"/>
          <w:marBottom w:val="0"/>
          <w:divBdr>
            <w:top w:val="none" w:sz="0" w:space="0" w:color="auto"/>
            <w:left w:val="none" w:sz="0" w:space="0" w:color="auto"/>
            <w:bottom w:val="none" w:sz="0" w:space="0" w:color="auto"/>
            <w:right w:val="none" w:sz="0" w:space="0" w:color="auto"/>
          </w:divBdr>
        </w:div>
        <w:div w:id="1248078733">
          <w:marLeft w:val="640"/>
          <w:marRight w:val="0"/>
          <w:marTop w:val="0"/>
          <w:marBottom w:val="0"/>
          <w:divBdr>
            <w:top w:val="none" w:sz="0" w:space="0" w:color="auto"/>
            <w:left w:val="none" w:sz="0" w:space="0" w:color="auto"/>
            <w:bottom w:val="none" w:sz="0" w:space="0" w:color="auto"/>
            <w:right w:val="none" w:sz="0" w:space="0" w:color="auto"/>
          </w:divBdr>
        </w:div>
        <w:div w:id="1287195016">
          <w:marLeft w:val="640"/>
          <w:marRight w:val="0"/>
          <w:marTop w:val="0"/>
          <w:marBottom w:val="0"/>
          <w:divBdr>
            <w:top w:val="none" w:sz="0" w:space="0" w:color="auto"/>
            <w:left w:val="none" w:sz="0" w:space="0" w:color="auto"/>
            <w:bottom w:val="none" w:sz="0" w:space="0" w:color="auto"/>
            <w:right w:val="none" w:sz="0" w:space="0" w:color="auto"/>
          </w:divBdr>
        </w:div>
        <w:div w:id="1310982273">
          <w:marLeft w:val="640"/>
          <w:marRight w:val="0"/>
          <w:marTop w:val="0"/>
          <w:marBottom w:val="0"/>
          <w:divBdr>
            <w:top w:val="none" w:sz="0" w:space="0" w:color="auto"/>
            <w:left w:val="none" w:sz="0" w:space="0" w:color="auto"/>
            <w:bottom w:val="none" w:sz="0" w:space="0" w:color="auto"/>
            <w:right w:val="none" w:sz="0" w:space="0" w:color="auto"/>
          </w:divBdr>
        </w:div>
        <w:div w:id="1354113244">
          <w:marLeft w:val="640"/>
          <w:marRight w:val="0"/>
          <w:marTop w:val="0"/>
          <w:marBottom w:val="0"/>
          <w:divBdr>
            <w:top w:val="none" w:sz="0" w:space="0" w:color="auto"/>
            <w:left w:val="none" w:sz="0" w:space="0" w:color="auto"/>
            <w:bottom w:val="none" w:sz="0" w:space="0" w:color="auto"/>
            <w:right w:val="none" w:sz="0" w:space="0" w:color="auto"/>
          </w:divBdr>
        </w:div>
        <w:div w:id="1370841544">
          <w:marLeft w:val="640"/>
          <w:marRight w:val="0"/>
          <w:marTop w:val="0"/>
          <w:marBottom w:val="0"/>
          <w:divBdr>
            <w:top w:val="none" w:sz="0" w:space="0" w:color="auto"/>
            <w:left w:val="none" w:sz="0" w:space="0" w:color="auto"/>
            <w:bottom w:val="none" w:sz="0" w:space="0" w:color="auto"/>
            <w:right w:val="none" w:sz="0" w:space="0" w:color="auto"/>
          </w:divBdr>
        </w:div>
        <w:div w:id="1387995220">
          <w:marLeft w:val="640"/>
          <w:marRight w:val="0"/>
          <w:marTop w:val="0"/>
          <w:marBottom w:val="0"/>
          <w:divBdr>
            <w:top w:val="none" w:sz="0" w:space="0" w:color="auto"/>
            <w:left w:val="none" w:sz="0" w:space="0" w:color="auto"/>
            <w:bottom w:val="none" w:sz="0" w:space="0" w:color="auto"/>
            <w:right w:val="none" w:sz="0" w:space="0" w:color="auto"/>
          </w:divBdr>
        </w:div>
        <w:div w:id="1458179690">
          <w:marLeft w:val="640"/>
          <w:marRight w:val="0"/>
          <w:marTop w:val="0"/>
          <w:marBottom w:val="0"/>
          <w:divBdr>
            <w:top w:val="none" w:sz="0" w:space="0" w:color="auto"/>
            <w:left w:val="none" w:sz="0" w:space="0" w:color="auto"/>
            <w:bottom w:val="none" w:sz="0" w:space="0" w:color="auto"/>
            <w:right w:val="none" w:sz="0" w:space="0" w:color="auto"/>
          </w:divBdr>
        </w:div>
        <w:div w:id="1485001058">
          <w:marLeft w:val="640"/>
          <w:marRight w:val="0"/>
          <w:marTop w:val="0"/>
          <w:marBottom w:val="0"/>
          <w:divBdr>
            <w:top w:val="none" w:sz="0" w:space="0" w:color="auto"/>
            <w:left w:val="none" w:sz="0" w:space="0" w:color="auto"/>
            <w:bottom w:val="none" w:sz="0" w:space="0" w:color="auto"/>
            <w:right w:val="none" w:sz="0" w:space="0" w:color="auto"/>
          </w:divBdr>
        </w:div>
        <w:div w:id="1554343360">
          <w:marLeft w:val="640"/>
          <w:marRight w:val="0"/>
          <w:marTop w:val="0"/>
          <w:marBottom w:val="0"/>
          <w:divBdr>
            <w:top w:val="none" w:sz="0" w:space="0" w:color="auto"/>
            <w:left w:val="none" w:sz="0" w:space="0" w:color="auto"/>
            <w:bottom w:val="none" w:sz="0" w:space="0" w:color="auto"/>
            <w:right w:val="none" w:sz="0" w:space="0" w:color="auto"/>
          </w:divBdr>
        </w:div>
        <w:div w:id="1626305959">
          <w:marLeft w:val="640"/>
          <w:marRight w:val="0"/>
          <w:marTop w:val="0"/>
          <w:marBottom w:val="0"/>
          <w:divBdr>
            <w:top w:val="none" w:sz="0" w:space="0" w:color="auto"/>
            <w:left w:val="none" w:sz="0" w:space="0" w:color="auto"/>
            <w:bottom w:val="none" w:sz="0" w:space="0" w:color="auto"/>
            <w:right w:val="none" w:sz="0" w:space="0" w:color="auto"/>
          </w:divBdr>
        </w:div>
        <w:div w:id="1643778685">
          <w:marLeft w:val="640"/>
          <w:marRight w:val="0"/>
          <w:marTop w:val="0"/>
          <w:marBottom w:val="0"/>
          <w:divBdr>
            <w:top w:val="none" w:sz="0" w:space="0" w:color="auto"/>
            <w:left w:val="none" w:sz="0" w:space="0" w:color="auto"/>
            <w:bottom w:val="none" w:sz="0" w:space="0" w:color="auto"/>
            <w:right w:val="none" w:sz="0" w:space="0" w:color="auto"/>
          </w:divBdr>
        </w:div>
        <w:div w:id="1689792620">
          <w:marLeft w:val="640"/>
          <w:marRight w:val="0"/>
          <w:marTop w:val="0"/>
          <w:marBottom w:val="0"/>
          <w:divBdr>
            <w:top w:val="none" w:sz="0" w:space="0" w:color="auto"/>
            <w:left w:val="none" w:sz="0" w:space="0" w:color="auto"/>
            <w:bottom w:val="none" w:sz="0" w:space="0" w:color="auto"/>
            <w:right w:val="none" w:sz="0" w:space="0" w:color="auto"/>
          </w:divBdr>
        </w:div>
        <w:div w:id="1700819870">
          <w:marLeft w:val="640"/>
          <w:marRight w:val="0"/>
          <w:marTop w:val="0"/>
          <w:marBottom w:val="0"/>
          <w:divBdr>
            <w:top w:val="none" w:sz="0" w:space="0" w:color="auto"/>
            <w:left w:val="none" w:sz="0" w:space="0" w:color="auto"/>
            <w:bottom w:val="none" w:sz="0" w:space="0" w:color="auto"/>
            <w:right w:val="none" w:sz="0" w:space="0" w:color="auto"/>
          </w:divBdr>
        </w:div>
        <w:div w:id="1819300353">
          <w:marLeft w:val="640"/>
          <w:marRight w:val="0"/>
          <w:marTop w:val="0"/>
          <w:marBottom w:val="0"/>
          <w:divBdr>
            <w:top w:val="none" w:sz="0" w:space="0" w:color="auto"/>
            <w:left w:val="none" w:sz="0" w:space="0" w:color="auto"/>
            <w:bottom w:val="none" w:sz="0" w:space="0" w:color="auto"/>
            <w:right w:val="none" w:sz="0" w:space="0" w:color="auto"/>
          </w:divBdr>
        </w:div>
        <w:div w:id="1905488499">
          <w:marLeft w:val="640"/>
          <w:marRight w:val="0"/>
          <w:marTop w:val="0"/>
          <w:marBottom w:val="0"/>
          <w:divBdr>
            <w:top w:val="none" w:sz="0" w:space="0" w:color="auto"/>
            <w:left w:val="none" w:sz="0" w:space="0" w:color="auto"/>
            <w:bottom w:val="none" w:sz="0" w:space="0" w:color="auto"/>
            <w:right w:val="none" w:sz="0" w:space="0" w:color="auto"/>
          </w:divBdr>
        </w:div>
        <w:div w:id="1922447038">
          <w:marLeft w:val="640"/>
          <w:marRight w:val="0"/>
          <w:marTop w:val="0"/>
          <w:marBottom w:val="0"/>
          <w:divBdr>
            <w:top w:val="none" w:sz="0" w:space="0" w:color="auto"/>
            <w:left w:val="none" w:sz="0" w:space="0" w:color="auto"/>
            <w:bottom w:val="none" w:sz="0" w:space="0" w:color="auto"/>
            <w:right w:val="none" w:sz="0" w:space="0" w:color="auto"/>
          </w:divBdr>
        </w:div>
      </w:divsChild>
    </w:div>
    <w:div w:id="420879099">
      <w:bodyDiv w:val="1"/>
      <w:marLeft w:val="0"/>
      <w:marRight w:val="0"/>
      <w:marTop w:val="0"/>
      <w:marBottom w:val="0"/>
      <w:divBdr>
        <w:top w:val="none" w:sz="0" w:space="0" w:color="auto"/>
        <w:left w:val="none" w:sz="0" w:space="0" w:color="auto"/>
        <w:bottom w:val="none" w:sz="0" w:space="0" w:color="auto"/>
        <w:right w:val="none" w:sz="0" w:space="0" w:color="auto"/>
      </w:divBdr>
    </w:div>
    <w:div w:id="437606902">
      <w:bodyDiv w:val="1"/>
      <w:marLeft w:val="0"/>
      <w:marRight w:val="0"/>
      <w:marTop w:val="0"/>
      <w:marBottom w:val="0"/>
      <w:divBdr>
        <w:top w:val="none" w:sz="0" w:space="0" w:color="auto"/>
        <w:left w:val="none" w:sz="0" w:space="0" w:color="auto"/>
        <w:bottom w:val="none" w:sz="0" w:space="0" w:color="auto"/>
        <w:right w:val="none" w:sz="0" w:space="0" w:color="auto"/>
      </w:divBdr>
    </w:div>
    <w:div w:id="447891942">
      <w:bodyDiv w:val="1"/>
      <w:marLeft w:val="0"/>
      <w:marRight w:val="0"/>
      <w:marTop w:val="0"/>
      <w:marBottom w:val="0"/>
      <w:divBdr>
        <w:top w:val="none" w:sz="0" w:space="0" w:color="auto"/>
        <w:left w:val="none" w:sz="0" w:space="0" w:color="auto"/>
        <w:bottom w:val="none" w:sz="0" w:space="0" w:color="auto"/>
        <w:right w:val="none" w:sz="0" w:space="0" w:color="auto"/>
      </w:divBdr>
    </w:div>
    <w:div w:id="454714487">
      <w:bodyDiv w:val="1"/>
      <w:marLeft w:val="0"/>
      <w:marRight w:val="0"/>
      <w:marTop w:val="0"/>
      <w:marBottom w:val="0"/>
      <w:divBdr>
        <w:top w:val="none" w:sz="0" w:space="0" w:color="auto"/>
        <w:left w:val="none" w:sz="0" w:space="0" w:color="auto"/>
        <w:bottom w:val="none" w:sz="0" w:space="0" w:color="auto"/>
        <w:right w:val="none" w:sz="0" w:space="0" w:color="auto"/>
      </w:divBdr>
    </w:div>
    <w:div w:id="458499713">
      <w:bodyDiv w:val="1"/>
      <w:marLeft w:val="0"/>
      <w:marRight w:val="0"/>
      <w:marTop w:val="0"/>
      <w:marBottom w:val="0"/>
      <w:divBdr>
        <w:top w:val="none" w:sz="0" w:space="0" w:color="auto"/>
        <w:left w:val="none" w:sz="0" w:space="0" w:color="auto"/>
        <w:bottom w:val="none" w:sz="0" w:space="0" w:color="auto"/>
        <w:right w:val="none" w:sz="0" w:space="0" w:color="auto"/>
      </w:divBdr>
    </w:div>
    <w:div w:id="459302683">
      <w:bodyDiv w:val="1"/>
      <w:marLeft w:val="0"/>
      <w:marRight w:val="0"/>
      <w:marTop w:val="0"/>
      <w:marBottom w:val="0"/>
      <w:divBdr>
        <w:top w:val="none" w:sz="0" w:space="0" w:color="auto"/>
        <w:left w:val="none" w:sz="0" w:space="0" w:color="auto"/>
        <w:bottom w:val="none" w:sz="0" w:space="0" w:color="auto"/>
        <w:right w:val="none" w:sz="0" w:space="0" w:color="auto"/>
      </w:divBdr>
    </w:div>
    <w:div w:id="463625763">
      <w:bodyDiv w:val="1"/>
      <w:marLeft w:val="0"/>
      <w:marRight w:val="0"/>
      <w:marTop w:val="0"/>
      <w:marBottom w:val="0"/>
      <w:divBdr>
        <w:top w:val="none" w:sz="0" w:space="0" w:color="auto"/>
        <w:left w:val="none" w:sz="0" w:space="0" w:color="auto"/>
        <w:bottom w:val="none" w:sz="0" w:space="0" w:color="auto"/>
        <w:right w:val="none" w:sz="0" w:space="0" w:color="auto"/>
      </w:divBdr>
      <w:divsChild>
        <w:div w:id="182592672">
          <w:marLeft w:val="480"/>
          <w:marRight w:val="0"/>
          <w:marTop w:val="0"/>
          <w:marBottom w:val="0"/>
          <w:divBdr>
            <w:top w:val="none" w:sz="0" w:space="0" w:color="auto"/>
            <w:left w:val="none" w:sz="0" w:space="0" w:color="auto"/>
            <w:bottom w:val="none" w:sz="0" w:space="0" w:color="auto"/>
            <w:right w:val="none" w:sz="0" w:space="0" w:color="auto"/>
          </w:divBdr>
        </w:div>
        <w:div w:id="252859662">
          <w:marLeft w:val="480"/>
          <w:marRight w:val="0"/>
          <w:marTop w:val="0"/>
          <w:marBottom w:val="0"/>
          <w:divBdr>
            <w:top w:val="none" w:sz="0" w:space="0" w:color="auto"/>
            <w:left w:val="none" w:sz="0" w:space="0" w:color="auto"/>
            <w:bottom w:val="none" w:sz="0" w:space="0" w:color="auto"/>
            <w:right w:val="none" w:sz="0" w:space="0" w:color="auto"/>
          </w:divBdr>
        </w:div>
        <w:div w:id="402148369">
          <w:marLeft w:val="480"/>
          <w:marRight w:val="0"/>
          <w:marTop w:val="0"/>
          <w:marBottom w:val="0"/>
          <w:divBdr>
            <w:top w:val="none" w:sz="0" w:space="0" w:color="auto"/>
            <w:left w:val="none" w:sz="0" w:space="0" w:color="auto"/>
            <w:bottom w:val="none" w:sz="0" w:space="0" w:color="auto"/>
            <w:right w:val="none" w:sz="0" w:space="0" w:color="auto"/>
          </w:divBdr>
        </w:div>
        <w:div w:id="511726452">
          <w:marLeft w:val="480"/>
          <w:marRight w:val="0"/>
          <w:marTop w:val="0"/>
          <w:marBottom w:val="0"/>
          <w:divBdr>
            <w:top w:val="none" w:sz="0" w:space="0" w:color="auto"/>
            <w:left w:val="none" w:sz="0" w:space="0" w:color="auto"/>
            <w:bottom w:val="none" w:sz="0" w:space="0" w:color="auto"/>
            <w:right w:val="none" w:sz="0" w:space="0" w:color="auto"/>
          </w:divBdr>
        </w:div>
        <w:div w:id="557204020">
          <w:marLeft w:val="480"/>
          <w:marRight w:val="0"/>
          <w:marTop w:val="0"/>
          <w:marBottom w:val="0"/>
          <w:divBdr>
            <w:top w:val="none" w:sz="0" w:space="0" w:color="auto"/>
            <w:left w:val="none" w:sz="0" w:space="0" w:color="auto"/>
            <w:bottom w:val="none" w:sz="0" w:space="0" w:color="auto"/>
            <w:right w:val="none" w:sz="0" w:space="0" w:color="auto"/>
          </w:divBdr>
        </w:div>
        <w:div w:id="558978028">
          <w:marLeft w:val="480"/>
          <w:marRight w:val="0"/>
          <w:marTop w:val="0"/>
          <w:marBottom w:val="0"/>
          <w:divBdr>
            <w:top w:val="none" w:sz="0" w:space="0" w:color="auto"/>
            <w:left w:val="none" w:sz="0" w:space="0" w:color="auto"/>
            <w:bottom w:val="none" w:sz="0" w:space="0" w:color="auto"/>
            <w:right w:val="none" w:sz="0" w:space="0" w:color="auto"/>
          </w:divBdr>
        </w:div>
        <w:div w:id="603810262">
          <w:marLeft w:val="480"/>
          <w:marRight w:val="0"/>
          <w:marTop w:val="0"/>
          <w:marBottom w:val="0"/>
          <w:divBdr>
            <w:top w:val="none" w:sz="0" w:space="0" w:color="auto"/>
            <w:left w:val="none" w:sz="0" w:space="0" w:color="auto"/>
            <w:bottom w:val="none" w:sz="0" w:space="0" w:color="auto"/>
            <w:right w:val="none" w:sz="0" w:space="0" w:color="auto"/>
          </w:divBdr>
        </w:div>
        <w:div w:id="757169578">
          <w:marLeft w:val="480"/>
          <w:marRight w:val="0"/>
          <w:marTop w:val="0"/>
          <w:marBottom w:val="0"/>
          <w:divBdr>
            <w:top w:val="none" w:sz="0" w:space="0" w:color="auto"/>
            <w:left w:val="none" w:sz="0" w:space="0" w:color="auto"/>
            <w:bottom w:val="none" w:sz="0" w:space="0" w:color="auto"/>
            <w:right w:val="none" w:sz="0" w:space="0" w:color="auto"/>
          </w:divBdr>
        </w:div>
        <w:div w:id="771704543">
          <w:marLeft w:val="480"/>
          <w:marRight w:val="0"/>
          <w:marTop w:val="0"/>
          <w:marBottom w:val="0"/>
          <w:divBdr>
            <w:top w:val="none" w:sz="0" w:space="0" w:color="auto"/>
            <w:left w:val="none" w:sz="0" w:space="0" w:color="auto"/>
            <w:bottom w:val="none" w:sz="0" w:space="0" w:color="auto"/>
            <w:right w:val="none" w:sz="0" w:space="0" w:color="auto"/>
          </w:divBdr>
        </w:div>
        <w:div w:id="820342704">
          <w:marLeft w:val="480"/>
          <w:marRight w:val="0"/>
          <w:marTop w:val="0"/>
          <w:marBottom w:val="0"/>
          <w:divBdr>
            <w:top w:val="none" w:sz="0" w:space="0" w:color="auto"/>
            <w:left w:val="none" w:sz="0" w:space="0" w:color="auto"/>
            <w:bottom w:val="none" w:sz="0" w:space="0" w:color="auto"/>
            <w:right w:val="none" w:sz="0" w:space="0" w:color="auto"/>
          </w:divBdr>
        </w:div>
        <w:div w:id="1052464126">
          <w:marLeft w:val="480"/>
          <w:marRight w:val="0"/>
          <w:marTop w:val="0"/>
          <w:marBottom w:val="0"/>
          <w:divBdr>
            <w:top w:val="none" w:sz="0" w:space="0" w:color="auto"/>
            <w:left w:val="none" w:sz="0" w:space="0" w:color="auto"/>
            <w:bottom w:val="none" w:sz="0" w:space="0" w:color="auto"/>
            <w:right w:val="none" w:sz="0" w:space="0" w:color="auto"/>
          </w:divBdr>
        </w:div>
        <w:div w:id="1064066509">
          <w:marLeft w:val="480"/>
          <w:marRight w:val="0"/>
          <w:marTop w:val="0"/>
          <w:marBottom w:val="0"/>
          <w:divBdr>
            <w:top w:val="none" w:sz="0" w:space="0" w:color="auto"/>
            <w:left w:val="none" w:sz="0" w:space="0" w:color="auto"/>
            <w:bottom w:val="none" w:sz="0" w:space="0" w:color="auto"/>
            <w:right w:val="none" w:sz="0" w:space="0" w:color="auto"/>
          </w:divBdr>
        </w:div>
        <w:div w:id="1096292809">
          <w:marLeft w:val="480"/>
          <w:marRight w:val="0"/>
          <w:marTop w:val="0"/>
          <w:marBottom w:val="0"/>
          <w:divBdr>
            <w:top w:val="none" w:sz="0" w:space="0" w:color="auto"/>
            <w:left w:val="none" w:sz="0" w:space="0" w:color="auto"/>
            <w:bottom w:val="none" w:sz="0" w:space="0" w:color="auto"/>
            <w:right w:val="none" w:sz="0" w:space="0" w:color="auto"/>
          </w:divBdr>
        </w:div>
        <w:div w:id="1129470432">
          <w:marLeft w:val="480"/>
          <w:marRight w:val="0"/>
          <w:marTop w:val="0"/>
          <w:marBottom w:val="0"/>
          <w:divBdr>
            <w:top w:val="none" w:sz="0" w:space="0" w:color="auto"/>
            <w:left w:val="none" w:sz="0" w:space="0" w:color="auto"/>
            <w:bottom w:val="none" w:sz="0" w:space="0" w:color="auto"/>
            <w:right w:val="none" w:sz="0" w:space="0" w:color="auto"/>
          </w:divBdr>
        </w:div>
        <w:div w:id="1241134448">
          <w:marLeft w:val="480"/>
          <w:marRight w:val="0"/>
          <w:marTop w:val="0"/>
          <w:marBottom w:val="0"/>
          <w:divBdr>
            <w:top w:val="none" w:sz="0" w:space="0" w:color="auto"/>
            <w:left w:val="none" w:sz="0" w:space="0" w:color="auto"/>
            <w:bottom w:val="none" w:sz="0" w:space="0" w:color="auto"/>
            <w:right w:val="none" w:sz="0" w:space="0" w:color="auto"/>
          </w:divBdr>
        </w:div>
        <w:div w:id="1255552889">
          <w:marLeft w:val="480"/>
          <w:marRight w:val="0"/>
          <w:marTop w:val="0"/>
          <w:marBottom w:val="0"/>
          <w:divBdr>
            <w:top w:val="none" w:sz="0" w:space="0" w:color="auto"/>
            <w:left w:val="none" w:sz="0" w:space="0" w:color="auto"/>
            <w:bottom w:val="none" w:sz="0" w:space="0" w:color="auto"/>
            <w:right w:val="none" w:sz="0" w:space="0" w:color="auto"/>
          </w:divBdr>
        </w:div>
        <w:div w:id="1331526543">
          <w:marLeft w:val="480"/>
          <w:marRight w:val="0"/>
          <w:marTop w:val="0"/>
          <w:marBottom w:val="0"/>
          <w:divBdr>
            <w:top w:val="none" w:sz="0" w:space="0" w:color="auto"/>
            <w:left w:val="none" w:sz="0" w:space="0" w:color="auto"/>
            <w:bottom w:val="none" w:sz="0" w:space="0" w:color="auto"/>
            <w:right w:val="none" w:sz="0" w:space="0" w:color="auto"/>
          </w:divBdr>
        </w:div>
        <w:div w:id="1503544874">
          <w:marLeft w:val="480"/>
          <w:marRight w:val="0"/>
          <w:marTop w:val="0"/>
          <w:marBottom w:val="0"/>
          <w:divBdr>
            <w:top w:val="none" w:sz="0" w:space="0" w:color="auto"/>
            <w:left w:val="none" w:sz="0" w:space="0" w:color="auto"/>
            <w:bottom w:val="none" w:sz="0" w:space="0" w:color="auto"/>
            <w:right w:val="none" w:sz="0" w:space="0" w:color="auto"/>
          </w:divBdr>
        </w:div>
        <w:div w:id="1634292140">
          <w:marLeft w:val="480"/>
          <w:marRight w:val="0"/>
          <w:marTop w:val="0"/>
          <w:marBottom w:val="0"/>
          <w:divBdr>
            <w:top w:val="none" w:sz="0" w:space="0" w:color="auto"/>
            <w:left w:val="none" w:sz="0" w:space="0" w:color="auto"/>
            <w:bottom w:val="none" w:sz="0" w:space="0" w:color="auto"/>
            <w:right w:val="none" w:sz="0" w:space="0" w:color="auto"/>
          </w:divBdr>
        </w:div>
        <w:div w:id="1642425163">
          <w:marLeft w:val="480"/>
          <w:marRight w:val="0"/>
          <w:marTop w:val="0"/>
          <w:marBottom w:val="0"/>
          <w:divBdr>
            <w:top w:val="none" w:sz="0" w:space="0" w:color="auto"/>
            <w:left w:val="none" w:sz="0" w:space="0" w:color="auto"/>
            <w:bottom w:val="none" w:sz="0" w:space="0" w:color="auto"/>
            <w:right w:val="none" w:sz="0" w:space="0" w:color="auto"/>
          </w:divBdr>
        </w:div>
        <w:div w:id="1671327289">
          <w:marLeft w:val="480"/>
          <w:marRight w:val="0"/>
          <w:marTop w:val="0"/>
          <w:marBottom w:val="0"/>
          <w:divBdr>
            <w:top w:val="none" w:sz="0" w:space="0" w:color="auto"/>
            <w:left w:val="none" w:sz="0" w:space="0" w:color="auto"/>
            <w:bottom w:val="none" w:sz="0" w:space="0" w:color="auto"/>
            <w:right w:val="none" w:sz="0" w:space="0" w:color="auto"/>
          </w:divBdr>
        </w:div>
        <w:div w:id="1673215588">
          <w:marLeft w:val="480"/>
          <w:marRight w:val="0"/>
          <w:marTop w:val="0"/>
          <w:marBottom w:val="0"/>
          <w:divBdr>
            <w:top w:val="none" w:sz="0" w:space="0" w:color="auto"/>
            <w:left w:val="none" w:sz="0" w:space="0" w:color="auto"/>
            <w:bottom w:val="none" w:sz="0" w:space="0" w:color="auto"/>
            <w:right w:val="none" w:sz="0" w:space="0" w:color="auto"/>
          </w:divBdr>
        </w:div>
        <w:div w:id="1744643217">
          <w:marLeft w:val="480"/>
          <w:marRight w:val="0"/>
          <w:marTop w:val="0"/>
          <w:marBottom w:val="0"/>
          <w:divBdr>
            <w:top w:val="none" w:sz="0" w:space="0" w:color="auto"/>
            <w:left w:val="none" w:sz="0" w:space="0" w:color="auto"/>
            <w:bottom w:val="none" w:sz="0" w:space="0" w:color="auto"/>
            <w:right w:val="none" w:sz="0" w:space="0" w:color="auto"/>
          </w:divBdr>
        </w:div>
        <w:div w:id="1756241076">
          <w:marLeft w:val="480"/>
          <w:marRight w:val="0"/>
          <w:marTop w:val="0"/>
          <w:marBottom w:val="0"/>
          <w:divBdr>
            <w:top w:val="none" w:sz="0" w:space="0" w:color="auto"/>
            <w:left w:val="none" w:sz="0" w:space="0" w:color="auto"/>
            <w:bottom w:val="none" w:sz="0" w:space="0" w:color="auto"/>
            <w:right w:val="none" w:sz="0" w:space="0" w:color="auto"/>
          </w:divBdr>
        </w:div>
        <w:div w:id="1764380467">
          <w:marLeft w:val="480"/>
          <w:marRight w:val="0"/>
          <w:marTop w:val="0"/>
          <w:marBottom w:val="0"/>
          <w:divBdr>
            <w:top w:val="none" w:sz="0" w:space="0" w:color="auto"/>
            <w:left w:val="none" w:sz="0" w:space="0" w:color="auto"/>
            <w:bottom w:val="none" w:sz="0" w:space="0" w:color="auto"/>
            <w:right w:val="none" w:sz="0" w:space="0" w:color="auto"/>
          </w:divBdr>
        </w:div>
        <w:div w:id="1765764291">
          <w:marLeft w:val="480"/>
          <w:marRight w:val="0"/>
          <w:marTop w:val="0"/>
          <w:marBottom w:val="0"/>
          <w:divBdr>
            <w:top w:val="none" w:sz="0" w:space="0" w:color="auto"/>
            <w:left w:val="none" w:sz="0" w:space="0" w:color="auto"/>
            <w:bottom w:val="none" w:sz="0" w:space="0" w:color="auto"/>
            <w:right w:val="none" w:sz="0" w:space="0" w:color="auto"/>
          </w:divBdr>
        </w:div>
        <w:div w:id="1859537806">
          <w:marLeft w:val="480"/>
          <w:marRight w:val="0"/>
          <w:marTop w:val="0"/>
          <w:marBottom w:val="0"/>
          <w:divBdr>
            <w:top w:val="none" w:sz="0" w:space="0" w:color="auto"/>
            <w:left w:val="none" w:sz="0" w:space="0" w:color="auto"/>
            <w:bottom w:val="none" w:sz="0" w:space="0" w:color="auto"/>
            <w:right w:val="none" w:sz="0" w:space="0" w:color="auto"/>
          </w:divBdr>
        </w:div>
        <w:div w:id="1876113784">
          <w:marLeft w:val="480"/>
          <w:marRight w:val="0"/>
          <w:marTop w:val="0"/>
          <w:marBottom w:val="0"/>
          <w:divBdr>
            <w:top w:val="none" w:sz="0" w:space="0" w:color="auto"/>
            <w:left w:val="none" w:sz="0" w:space="0" w:color="auto"/>
            <w:bottom w:val="none" w:sz="0" w:space="0" w:color="auto"/>
            <w:right w:val="none" w:sz="0" w:space="0" w:color="auto"/>
          </w:divBdr>
        </w:div>
        <w:div w:id="1883668302">
          <w:marLeft w:val="480"/>
          <w:marRight w:val="0"/>
          <w:marTop w:val="0"/>
          <w:marBottom w:val="0"/>
          <w:divBdr>
            <w:top w:val="none" w:sz="0" w:space="0" w:color="auto"/>
            <w:left w:val="none" w:sz="0" w:space="0" w:color="auto"/>
            <w:bottom w:val="none" w:sz="0" w:space="0" w:color="auto"/>
            <w:right w:val="none" w:sz="0" w:space="0" w:color="auto"/>
          </w:divBdr>
        </w:div>
        <w:div w:id="1959414883">
          <w:marLeft w:val="480"/>
          <w:marRight w:val="0"/>
          <w:marTop w:val="0"/>
          <w:marBottom w:val="0"/>
          <w:divBdr>
            <w:top w:val="none" w:sz="0" w:space="0" w:color="auto"/>
            <w:left w:val="none" w:sz="0" w:space="0" w:color="auto"/>
            <w:bottom w:val="none" w:sz="0" w:space="0" w:color="auto"/>
            <w:right w:val="none" w:sz="0" w:space="0" w:color="auto"/>
          </w:divBdr>
        </w:div>
        <w:div w:id="1964538087">
          <w:marLeft w:val="480"/>
          <w:marRight w:val="0"/>
          <w:marTop w:val="0"/>
          <w:marBottom w:val="0"/>
          <w:divBdr>
            <w:top w:val="none" w:sz="0" w:space="0" w:color="auto"/>
            <w:left w:val="none" w:sz="0" w:space="0" w:color="auto"/>
            <w:bottom w:val="none" w:sz="0" w:space="0" w:color="auto"/>
            <w:right w:val="none" w:sz="0" w:space="0" w:color="auto"/>
          </w:divBdr>
        </w:div>
        <w:div w:id="2082942578">
          <w:marLeft w:val="480"/>
          <w:marRight w:val="0"/>
          <w:marTop w:val="0"/>
          <w:marBottom w:val="0"/>
          <w:divBdr>
            <w:top w:val="none" w:sz="0" w:space="0" w:color="auto"/>
            <w:left w:val="none" w:sz="0" w:space="0" w:color="auto"/>
            <w:bottom w:val="none" w:sz="0" w:space="0" w:color="auto"/>
            <w:right w:val="none" w:sz="0" w:space="0" w:color="auto"/>
          </w:divBdr>
        </w:div>
      </w:divsChild>
    </w:div>
    <w:div w:id="464398675">
      <w:bodyDiv w:val="1"/>
      <w:marLeft w:val="0"/>
      <w:marRight w:val="0"/>
      <w:marTop w:val="0"/>
      <w:marBottom w:val="0"/>
      <w:divBdr>
        <w:top w:val="none" w:sz="0" w:space="0" w:color="auto"/>
        <w:left w:val="none" w:sz="0" w:space="0" w:color="auto"/>
        <w:bottom w:val="none" w:sz="0" w:space="0" w:color="auto"/>
        <w:right w:val="none" w:sz="0" w:space="0" w:color="auto"/>
      </w:divBdr>
    </w:div>
    <w:div w:id="465048231">
      <w:bodyDiv w:val="1"/>
      <w:marLeft w:val="0"/>
      <w:marRight w:val="0"/>
      <w:marTop w:val="0"/>
      <w:marBottom w:val="0"/>
      <w:divBdr>
        <w:top w:val="none" w:sz="0" w:space="0" w:color="auto"/>
        <w:left w:val="none" w:sz="0" w:space="0" w:color="auto"/>
        <w:bottom w:val="none" w:sz="0" w:space="0" w:color="auto"/>
        <w:right w:val="none" w:sz="0" w:space="0" w:color="auto"/>
      </w:divBdr>
    </w:div>
    <w:div w:id="465242947">
      <w:bodyDiv w:val="1"/>
      <w:marLeft w:val="0"/>
      <w:marRight w:val="0"/>
      <w:marTop w:val="0"/>
      <w:marBottom w:val="0"/>
      <w:divBdr>
        <w:top w:val="none" w:sz="0" w:space="0" w:color="auto"/>
        <w:left w:val="none" w:sz="0" w:space="0" w:color="auto"/>
        <w:bottom w:val="none" w:sz="0" w:space="0" w:color="auto"/>
        <w:right w:val="none" w:sz="0" w:space="0" w:color="auto"/>
      </w:divBdr>
    </w:div>
    <w:div w:id="465514480">
      <w:bodyDiv w:val="1"/>
      <w:marLeft w:val="0"/>
      <w:marRight w:val="0"/>
      <w:marTop w:val="0"/>
      <w:marBottom w:val="0"/>
      <w:divBdr>
        <w:top w:val="none" w:sz="0" w:space="0" w:color="auto"/>
        <w:left w:val="none" w:sz="0" w:space="0" w:color="auto"/>
        <w:bottom w:val="none" w:sz="0" w:space="0" w:color="auto"/>
        <w:right w:val="none" w:sz="0" w:space="0" w:color="auto"/>
      </w:divBdr>
    </w:div>
    <w:div w:id="465783599">
      <w:bodyDiv w:val="1"/>
      <w:marLeft w:val="0"/>
      <w:marRight w:val="0"/>
      <w:marTop w:val="0"/>
      <w:marBottom w:val="0"/>
      <w:divBdr>
        <w:top w:val="none" w:sz="0" w:space="0" w:color="auto"/>
        <w:left w:val="none" w:sz="0" w:space="0" w:color="auto"/>
        <w:bottom w:val="none" w:sz="0" w:space="0" w:color="auto"/>
        <w:right w:val="none" w:sz="0" w:space="0" w:color="auto"/>
      </w:divBdr>
    </w:div>
    <w:div w:id="468866114">
      <w:bodyDiv w:val="1"/>
      <w:marLeft w:val="0"/>
      <w:marRight w:val="0"/>
      <w:marTop w:val="0"/>
      <w:marBottom w:val="0"/>
      <w:divBdr>
        <w:top w:val="none" w:sz="0" w:space="0" w:color="auto"/>
        <w:left w:val="none" w:sz="0" w:space="0" w:color="auto"/>
        <w:bottom w:val="none" w:sz="0" w:space="0" w:color="auto"/>
        <w:right w:val="none" w:sz="0" w:space="0" w:color="auto"/>
      </w:divBdr>
    </w:div>
    <w:div w:id="474185162">
      <w:bodyDiv w:val="1"/>
      <w:marLeft w:val="0"/>
      <w:marRight w:val="0"/>
      <w:marTop w:val="0"/>
      <w:marBottom w:val="0"/>
      <w:divBdr>
        <w:top w:val="none" w:sz="0" w:space="0" w:color="auto"/>
        <w:left w:val="none" w:sz="0" w:space="0" w:color="auto"/>
        <w:bottom w:val="none" w:sz="0" w:space="0" w:color="auto"/>
        <w:right w:val="none" w:sz="0" w:space="0" w:color="auto"/>
      </w:divBdr>
      <w:divsChild>
        <w:div w:id="55131213">
          <w:marLeft w:val="480"/>
          <w:marRight w:val="0"/>
          <w:marTop w:val="0"/>
          <w:marBottom w:val="0"/>
          <w:divBdr>
            <w:top w:val="none" w:sz="0" w:space="0" w:color="auto"/>
            <w:left w:val="none" w:sz="0" w:space="0" w:color="auto"/>
            <w:bottom w:val="none" w:sz="0" w:space="0" w:color="auto"/>
            <w:right w:val="none" w:sz="0" w:space="0" w:color="auto"/>
          </w:divBdr>
        </w:div>
        <w:div w:id="99759187">
          <w:marLeft w:val="480"/>
          <w:marRight w:val="0"/>
          <w:marTop w:val="0"/>
          <w:marBottom w:val="0"/>
          <w:divBdr>
            <w:top w:val="none" w:sz="0" w:space="0" w:color="auto"/>
            <w:left w:val="none" w:sz="0" w:space="0" w:color="auto"/>
            <w:bottom w:val="none" w:sz="0" w:space="0" w:color="auto"/>
            <w:right w:val="none" w:sz="0" w:space="0" w:color="auto"/>
          </w:divBdr>
        </w:div>
        <w:div w:id="134029874">
          <w:marLeft w:val="480"/>
          <w:marRight w:val="0"/>
          <w:marTop w:val="0"/>
          <w:marBottom w:val="0"/>
          <w:divBdr>
            <w:top w:val="none" w:sz="0" w:space="0" w:color="auto"/>
            <w:left w:val="none" w:sz="0" w:space="0" w:color="auto"/>
            <w:bottom w:val="none" w:sz="0" w:space="0" w:color="auto"/>
            <w:right w:val="none" w:sz="0" w:space="0" w:color="auto"/>
          </w:divBdr>
        </w:div>
        <w:div w:id="137578508">
          <w:marLeft w:val="480"/>
          <w:marRight w:val="0"/>
          <w:marTop w:val="0"/>
          <w:marBottom w:val="0"/>
          <w:divBdr>
            <w:top w:val="none" w:sz="0" w:space="0" w:color="auto"/>
            <w:left w:val="none" w:sz="0" w:space="0" w:color="auto"/>
            <w:bottom w:val="none" w:sz="0" w:space="0" w:color="auto"/>
            <w:right w:val="none" w:sz="0" w:space="0" w:color="auto"/>
          </w:divBdr>
        </w:div>
        <w:div w:id="148912924">
          <w:marLeft w:val="480"/>
          <w:marRight w:val="0"/>
          <w:marTop w:val="0"/>
          <w:marBottom w:val="0"/>
          <w:divBdr>
            <w:top w:val="none" w:sz="0" w:space="0" w:color="auto"/>
            <w:left w:val="none" w:sz="0" w:space="0" w:color="auto"/>
            <w:bottom w:val="none" w:sz="0" w:space="0" w:color="auto"/>
            <w:right w:val="none" w:sz="0" w:space="0" w:color="auto"/>
          </w:divBdr>
        </w:div>
        <w:div w:id="150487909">
          <w:marLeft w:val="480"/>
          <w:marRight w:val="0"/>
          <w:marTop w:val="0"/>
          <w:marBottom w:val="0"/>
          <w:divBdr>
            <w:top w:val="none" w:sz="0" w:space="0" w:color="auto"/>
            <w:left w:val="none" w:sz="0" w:space="0" w:color="auto"/>
            <w:bottom w:val="none" w:sz="0" w:space="0" w:color="auto"/>
            <w:right w:val="none" w:sz="0" w:space="0" w:color="auto"/>
          </w:divBdr>
        </w:div>
        <w:div w:id="278142535">
          <w:marLeft w:val="480"/>
          <w:marRight w:val="0"/>
          <w:marTop w:val="0"/>
          <w:marBottom w:val="0"/>
          <w:divBdr>
            <w:top w:val="none" w:sz="0" w:space="0" w:color="auto"/>
            <w:left w:val="none" w:sz="0" w:space="0" w:color="auto"/>
            <w:bottom w:val="none" w:sz="0" w:space="0" w:color="auto"/>
            <w:right w:val="none" w:sz="0" w:space="0" w:color="auto"/>
          </w:divBdr>
        </w:div>
        <w:div w:id="342362186">
          <w:marLeft w:val="480"/>
          <w:marRight w:val="0"/>
          <w:marTop w:val="0"/>
          <w:marBottom w:val="0"/>
          <w:divBdr>
            <w:top w:val="none" w:sz="0" w:space="0" w:color="auto"/>
            <w:left w:val="none" w:sz="0" w:space="0" w:color="auto"/>
            <w:bottom w:val="none" w:sz="0" w:space="0" w:color="auto"/>
            <w:right w:val="none" w:sz="0" w:space="0" w:color="auto"/>
          </w:divBdr>
        </w:div>
        <w:div w:id="352876571">
          <w:marLeft w:val="480"/>
          <w:marRight w:val="0"/>
          <w:marTop w:val="0"/>
          <w:marBottom w:val="0"/>
          <w:divBdr>
            <w:top w:val="none" w:sz="0" w:space="0" w:color="auto"/>
            <w:left w:val="none" w:sz="0" w:space="0" w:color="auto"/>
            <w:bottom w:val="none" w:sz="0" w:space="0" w:color="auto"/>
            <w:right w:val="none" w:sz="0" w:space="0" w:color="auto"/>
          </w:divBdr>
        </w:div>
        <w:div w:id="414329032">
          <w:marLeft w:val="480"/>
          <w:marRight w:val="0"/>
          <w:marTop w:val="0"/>
          <w:marBottom w:val="0"/>
          <w:divBdr>
            <w:top w:val="none" w:sz="0" w:space="0" w:color="auto"/>
            <w:left w:val="none" w:sz="0" w:space="0" w:color="auto"/>
            <w:bottom w:val="none" w:sz="0" w:space="0" w:color="auto"/>
            <w:right w:val="none" w:sz="0" w:space="0" w:color="auto"/>
          </w:divBdr>
        </w:div>
        <w:div w:id="421224508">
          <w:marLeft w:val="480"/>
          <w:marRight w:val="0"/>
          <w:marTop w:val="0"/>
          <w:marBottom w:val="0"/>
          <w:divBdr>
            <w:top w:val="none" w:sz="0" w:space="0" w:color="auto"/>
            <w:left w:val="none" w:sz="0" w:space="0" w:color="auto"/>
            <w:bottom w:val="none" w:sz="0" w:space="0" w:color="auto"/>
            <w:right w:val="none" w:sz="0" w:space="0" w:color="auto"/>
          </w:divBdr>
        </w:div>
        <w:div w:id="447508950">
          <w:marLeft w:val="480"/>
          <w:marRight w:val="0"/>
          <w:marTop w:val="0"/>
          <w:marBottom w:val="0"/>
          <w:divBdr>
            <w:top w:val="none" w:sz="0" w:space="0" w:color="auto"/>
            <w:left w:val="none" w:sz="0" w:space="0" w:color="auto"/>
            <w:bottom w:val="none" w:sz="0" w:space="0" w:color="auto"/>
            <w:right w:val="none" w:sz="0" w:space="0" w:color="auto"/>
          </w:divBdr>
        </w:div>
        <w:div w:id="483283993">
          <w:marLeft w:val="480"/>
          <w:marRight w:val="0"/>
          <w:marTop w:val="0"/>
          <w:marBottom w:val="0"/>
          <w:divBdr>
            <w:top w:val="none" w:sz="0" w:space="0" w:color="auto"/>
            <w:left w:val="none" w:sz="0" w:space="0" w:color="auto"/>
            <w:bottom w:val="none" w:sz="0" w:space="0" w:color="auto"/>
            <w:right w:val="none" w:sz="0" w:space="0" w:color="auto"/>
          </w:divBdr>
        </w:div>
        <w:div w:id="492647811">
          <w:marLeft w:val="480"/>
          <w:marRight w:val="0"/>
          <w:marTop w:val="0"/>
          <w:marBottom w:val="0"/>
          <w:divBdr>
            <w:top w:val="none" w:sz="0" w:space="0" w:color="auto"/>
            <w:left w:val="none" w:sz="0" w:space="0" w:color="auto"/>
            <w:bottom w:val="none" w:sz="0" w:space="0" w:color="auto"/>
            <w:right w:val="none" w:sz="0" w:space="0" w:color="auto"/>
          </w:divBdr>
        </w:div>
        <w:div w:id="511796075">
          <w:marLeft w:val="480"/>
          <w:marRight w:val="0"/>
          <w:marTop w:val="0"/>
          <w:marBottom w:val="0"/>
          <w:divBdr>
            <w:top w:val="none" w:sz="0" w:space="0" w:color="auto"/>
            <w:left w:val="none" w:sz="0" w:space="0" w:color="auto"/>
            <w:bottom w:val="none" w:sz="0" w:space="0" w:color="auto"/>
            <w:right w:val="none" w:sz="0" w:space="0" w:color="auto"/>
          </w:divBdr>
        </w:div>
        <w:div w:id="545147205">
          <w:marLeft w:val="480"/>
          <w:marRight w:val="0"/>
          <w:marTop w:val="0"/>
          <w:marBottom w:val="0"/>
          <w:divBdr>
            <w:top w:val="none" w:sz="0" w:space="0" w:color="auto"/>
            <w:left w:val="none" w:sz="0" w:space="0" w:color="auto"/>
            <w:bottom w:val="none" w:sz="0" w:space="0" w:color="auto"/>
            <w:right w:val="none" w:sz="0" w:space="0" w:color="auto"/>
          </w:divBdr>
        </w:div>
        <w:div w:id="585923580">
          <w:marLeft w:val="480"/>
          <w:marRight w:val="0"/>
          <w:marTop w:val="0"/>
          <w:marBottom w:val="0"/>
          <w:divBdr>
            <w:top w:val="none" w:sz="0" w:space="0" w:color="auto"/>
            <w:left w:val="none" w:sz="0" w:space="0" w:color="auto"/>
            <w:bottom w:val="none" w:sz="0" w:space="0" w:color="auto"/>
            <w:right w:val="none" w:sz="0" w:space="0" w:color="auto"/>
          </w:divBdr>
        </w:div>
        <w:div w:id="810560487">
          <w:marLeft w:val="480"/>
          <w:marRight w:val="0"/>
          <w:marTop w:val="0"/>
          <w:marBottom w:val="0"/>
          <w:divBdr>
            <w:top w:val="none" w:sz="0" w:space="0" w:color="auto"/>
            <w:left w:val="none" w:sz="0" w:space="0" w:color="auto"/>
            <w:bottom w:val="none" w:sz="0" w:space="0" w:color="auto"/>
            <w:right w:val="none" w:sz="0" w:space="0" w:color="auto"/>
          </w:divBdr>
        </w:div>
        <w:div w:id="834536473">
          <w:marLeft w:val="480"/>
          <w:marRight w:val="0"/>
          <w:marTop w:val="0"/>
          <w:marBottom w:val="0"/>
          <w:divBdr>
            <w:top w:val="none" w:sz="0" w:space="0" w:color="auto"/>
            <w:left w:val="none" w:sz="0" w:space="0" w:color="auto"/>
            <w:bottom w:val="none" w:sz="0" w:space="0" w:color="auto"/>
            <w:right w:val="none" w:sz="0" w:space="0" w:color="auto"/>
          </w:divBdr>
        </w:div>
        <w:div w:id="867375290">
          <w:marLeft w:val="480"/>
          <w:marRight w:val="0"/>
          <w:marTop w:val="0"/>
          <w:marBottom w:val="0"/>
          <w:divBdr>
            <w:top w:val="none" w:sz="0" w:space="0" w:color="auto"/>
            <w:left w:val="none" w:sz="0" w:space="0" w:color="auto"/>
            <w:bottom w:val="none" w:sz="0" w:space="0" w:color="auto"/>
            <w:right w:val="none" w:sz="0" w:space="0" w:color="auto"/>
          </w:divBdr>
        </w:div>
        <w:div w:id="894659371">
          <w:marLeft w:val="480"/>
          <w:marRight w:val="0"/>
          <w:marTop w:val="0"/>
          <w:marBottom w:val="0"/>
          <w:divBdr>
            <w:top w:val="none" w:sz="0" w:space="0" w:color="auto"/>
            <w:left w:val="none" w:sz="0" w:space="0" w:color="auto"/>
            <w:bottom w:val="none" w:sz="0" w:space="0" w:color="auto"/>
            <w:right w:val="none" w:sz="0" w:space="0" w:color="auto"/>
          </w:divBdr>
        </w:div>
        <w:div w:id="907228521">
          <w:marLeft w:val="480"/>
          <w:marRight w:val="0"/>
          <w:marTop w:val="0"/>
          <w:marBottom w:val="0"/>
          <w:divBdr>
            <w:top w:val="none" w:sz="0" w:space="0" w:color="auto"/>
            <w:left w:val="none" w:sz="0" w:space="0" w:color="auto"/>
            <w:bottom w:val="none" w:sz="0" w:space="0" w:color="auto"/>
            <w:right w:val="none" w:sz="0" w:space="0" w:color="auto"/>
          </w:divBdr>
        </w:div>
        <w:div w:id="1008403692">
          <w:marLeft w:val="480"/>
          <w:marRight w:val="0"/>
          <w:marTop w:val="0"/>
          <w:marBottom w:val="0"/>
          <w:divBdr>
            <w:top w:val="none" w:sz="0" w:space="0" w:color="auto"/>
            <w:left w:val="none" w:sz="0" w:space="0" w:color="auto"/>
            <w:bottom w:val="none" w:sz="0" w:space="0" w:color="auto"/>
            <w:right w:val="none" w:sz="0" w:space="0" w:color="auto"/>
          </w:divBdr>
        </w:div>
        <w:div w:id="1085145940">
          <w:marLeft w:val="480"/>
          <w:marRight w:val="0"/>
          <w:marTop w:val="0"/>
          <w:marBottom w:val="0"/>
          <w:divBdr>
            <w:top w:val="none" w:sz="0" w:space="0" w:color="auto"/>
            <w:left w:val="none" w:sz="0" w:space="0" w:color="auto"/>
            <w:bottom w:val="none" w:sz="0" w:space="0" w:color="auto"/>
            <w:right w:val="none" w:sz="0" w:space="0" w:color="auto"/>
          </w:divBdr>
        </w:div>
        <w:div w:id="1137717958">
          <w:marLeft w:val="480"/>
          <w:marRight w:val="0"/>
          <w:marTop w:val="0"/>
          <w:marBottom w:val="0"/>
          <w:divBdr>
            <w:top w:val="none" w:sz="0" w:space="0" w:color="auto"/>
            <w:left w:val="none" w:sz="0" w:space="0" w:color="auto"/>
            <w:bottom w:val="none" w:sz="0" w:space="0" w:color="auto"/>
            <w:right w:val="none" w:sz="0" w:space="0" w:color="auto"/>
          </w:divBdr>
        </w:div>
        <w:div w:id="1263106577">
          <w:marLeft w:val="480"/>
          <w:marRight w:val="0"/>
          <w:marTop w:val="0"/>
          <w:marBottom w:val="0"/>
          <w:divBdr>
            <w:top w:val="none" w:sz="0" w:space="0" w:color="auto"/>
            <w:left w:val="none" w:sz="0" w:space="0" w:color="auto"/>
            <w:bottom w:val="none" w:sz="0" w:space="0" w:color="auto"/>
            <w:right w:val="none" w:sz="0" w:space="0" w:color="auto"/>
          </w:divBdr>
        </w:div>
        <w:div w:id="1292636428">
          <w:marLeft w:val="480"/>
          <w:marRight w:val="0"/>
          <w:marTop w:val="0"/>
          <w:marBottom w:val="0"/>
          <w:divBdr>
            <w:top w:val="none" w:sz="0" w:space="0" w:color="auto"/>
            <w:left w:val="none" w:sz="0" w:space="0" w:color="auto"/>
            <w:bottom w:val="none" w:sz="0" w:space="0" w:color="auto"/>
            <w:right w:val="none" w:sz="0" w:space="0" w:color="auto"/>
          </w:divBdr>
        </w:div>
        <w:div w:id="1299341756">
          <w:marLeft w:val="480"/>
          <w:marRight w:val="0"/>
          <w:marTop w:val="0"/>
          <w:marBottom w:val="0"/>
          <w:divBdr>
            <w:top w:val="none" w:sz="0" w:space="0" w:color="auto"/>
            <w:left w:val="none" w:sz="0" w:space="0" w:color="auto"/>
            <w:bottom w:val="none" w:sz="0" w:space="0" w:color="auto"/>
            <w:right w:val="none" w:sz="0" w:space="0" w:color="auto"/>
          </w:divBdr>
        </w:div>
        <w:div w:id="1436025627">
          <w:marLeft w:val="480"/>
          <w:marRight w:val="0"/>
          <w:marTop w:val="0"/>
          <w:marBottom w:val="0"/>
          <w:divBdr>
            <w:top w:val="none" w:sz="0" w:space="0" w:color="auto"/>
            <w:left w:val="none" w:sz="0" w:space="0" w:color="auto"/>
            <w:bottom w:val="none" w:sz="0" w:space="0" w:color="auto"/>
            <w:right w:val="none" w:sz="0" w:space="0" w:color="auto"/>
          </w:divBdr>
        </w:div>
        <w:div w:id="1608581387">
          <w:marLeft w:val="480"/>
          <w:marRight w:val="0"/>
          <w:marTop w:val="0"/>
          <w:marBottom w:val="0"/>
          <w:divBdr>
            <w:top w:val="none" w:sz="0" w:space="0" w:color="auto"/>
            <w:left w:val="none" w:sz="0" w:space="0" w:color="auto"/>
            <w:bottom w:val="none" w:sz="0" w:space="0" w:color="auto"/>
            <w:right w:val="none" w:sz="0" w:space="0" w:color="auto"/>
          </w:divBdr>
        </w:div>
        <w:div w:id="1646396673">
          <w:marLeft w:val="480"/>
          <w:marRight w:val="0"/>
          <w:marTop w:val="0"/>
          <w:marBottom w:val="0"/>
          <w:divBdr>
            <w:top w:val="none" w:sz="0" w:space="0" w:color="auto"/>
            <w:left w:val="none" w:sz="0" w:space="0" w:color="auto"/>
            <w:bottom w:val="none" w:sz="0" w:space="0" w:color="auto"/>
            <w:right w:val="none" w:sz="0" w:space="0" w:color="auto"/>
          </w:divBdr>
        </w:div>
        <w:div w:id="1744716948">
          <w:marLeft w:val="480"/>
          <w:marRight w:val="0"/>
          <w:marTop w:val="0"/>
          <w:marBottom w:val="0"/>
          <w:divBdr>
            <w:top w:val="none" w:sz="0" w:space="0" w:color="auto"/>
            <w:left w:val="none" w:sz="0" w:space="0" w:color="auto"/>
            <w:bottom w:val="none" w:sz="0" w:space="0" w:color="auto"/>
            <w:right w:val="none" w:sz="0" w:space="0" w:color="auto"/>
          </w:divBdr>
        </w:div>
        <w:div w:id="1762948556">
          <w:marLeft w:val="480"/>
          <w:marRight w:val="0"/>
          <w:marTop w:val="0"/>
          <w:marBottom w:val="0"/>
          <w:divBdr>
            <w:top w:val="none" w:sz="0" w:space="0" w:color="auto"/>
            <w:left w:val="none" w:sz="0" w:space="0" w:color="auto"/>
            <w:bottom w:val="none" w:sz="0" w:space="0" w:color="auto"/>
            <w:right w:val="none" w:sz="0" w:space="0" w:color="auto"/>
          </w:divBdr>
        </w:div>
        <w:div w:id="1872451033">
          <w:marLeft w:val="480"/>
          <w:marRight w:val="0"/>
          <w:marTop w:val="0"/>
          <w:marBottom w:val="0"/>
          <w:divBdr>
            <w:top w:val="none" w:sz="0" w:space="0" w:color="auto"/>
            <w:left w:val="none" w:sz="0" w:space="0" w:color="auto"/>
            <w:bottom w:val="none" w:sz="0" w:space="0" w:color="auto"/>
            <w:right w:val="none" w:sz="0" w:space="0" w:color="auto"/>
          </w:divBdr>
        </w:div>
        <w:div w:id="1895190445">
          <w:marLeft w:val="480"/>
          <w:marRight w:val="0"/>
          <w:marTop w:val="0"/>
          <w:marBottom w:val="0"/>
          <w:divBdr>
            <w:top w:val="none" w:sz="0" w:space="0" w:color="auto"/>
            <w:left w:val="none" w:sz="0" w:space="0" w:color="auto"/>
            <w:bottom w:val="none" w:sz="0" w:space="0" w:color="auto"/>
            <w:right w:val="none" w:sz="0" w:space="0" w:color="auto"/>
          </w:divBdr>
        </w:div>
        <w:div w:id="1995990805">
          <w:marLeft w:val="480"/>
          <w:marRight w:val="0"/>
          <w:marTop w:val="0"/>
          <w:marBottom w:val="0"/>
          <w:divBdr>
            <w:top w:val="none" w:sz="0" w:space="0" w:color="auto"/>
            <w:left w:val="none" w:sz="0" w:space="0" w:color="auto"/>
            <w:bottom w:val="none" w:sz="0" w:space="0" w:color="auto"/>
            <w:right w:val="none" w:sz="0" w:space="0" w:color="auto"/>
          </w:divBdr>
        </w:div>
        <w:div w:id="2127460931">
          <w:marLeft w:val="480"/>
          <w:marRight w:val="0"/>
          <w:marTop w:val="0"/>
          <w:marBottom w:val="0"/>
          <w:divBdr>
            <w:top w:val="none" w:sz="0" w:space="0" w:color="auto"/>
            <w:left w:val="none" w:sz="0" w:space="0" w:color="auto"/>
            <w:bottom w:val="none" w:sz="0" w:space="0" w:color="auto"/>
            <w:right w:val="none" w:sz="0" w:space="0" w:color="auto"/>
          </w:divBdr>
        </w:div>
        <w:div w:id="2144039267">
          <w:marLeft w:val="480"/>
          <w:marRight w:val="0"/>
          <w:marTop w:val="0"/>
          <w:marBottom w:val="0"/>
          <w:divBdr>
            <w:top w:val="none" w:sz="0" w:space="0" w:color="auto"/>
            <w:left w:val="none" w:sz="0" w:space="0" w:color="auto"/>
            <w:bottom w:val="none" w:sz="0" w:space="0" w:color="auto"/>
            <w:right w:val="none" w:sz="0" w:space="0" w:color="auto"/>
          </w:divBdr>
        </w:div>
      </w:divsChild>
    </w:div>
    <w:div w:id="479277171">
      <w:bodyDiv w:val="1"/>
      <w:marLeft w:val="0"/>
      <w:marRight w:val="0"/>
      <w:marTop w:val="0"/>
      <w:marBottom w:val="0"/>
      <w:divBdr>
        <w:top w:val="none" w:sz="0" w:space="0" w:color="auto"/>
        <w:left w:val="none" w:sz="0" w:space="0" w:color="auto"/>
        <w:bottom w:val="none" w:sz="0" w:space="0" w:color="auto"/>
        <w:right w:val="none" w:sz="0" w:space="0" w:color="auto"/>
      </w:divBdr>
      <w:divsChild>
        <w:div w:id="19668034">
          <w:marLeft w:val="480"/>
          <w:marRight w:val="0"/>
          <w:marTop w:val="0"/>
          <w:marBottom w:val="0"/>
          <w:divBdr>
            <w:top w:val="none" w:sz="0" w:space="0" w:color="auto"/>
            <w:left w:val="none" w:sz="0" w:space="0" w:color="auto"/>
            <w:bottom w:val="none" w:sz="0" w:space="0" w:color="auto"/>
            <w:right w:val="none" w:sz="0" w:space="0" w:color="auto"/>
          </w:divBdr>
        </w:div>
        <w:div w:id="23482038">
          <w:marLeft w:val="480"/>
          <w:marRight w:val="0"/>
          <w:marTop w:val="0"/>
          <w:marBottom w:val="0"/>
          <w:divBdr>
            <w:top w:val="none" w:sz="0" w:space="0" w:color="auto"/>
            <w:left w:val="none" w:sz="0" w:space="0" w:color="auto"/>
            <w:bottom w:val="none" w:sz="0" w:space="0" w:color="auto"/>
            <w:right w:val="none" w:sz="0" w:space="0" w:color="auto"/>
          </w:divBdr>
        </w:div>
        <w:div w:id="23675140">
          <w:marLeft w:val="480"/>
          <w:marRight w:val="0"/>
          <w:marTop w:val="0"/>
          <w:marBottom w:val="0"/>
          <w:divBdr>
            <w:top w:val="none" w:sz="0" w:space="0" w:color="auto"/>
            <w:left w:val="none" w:sz="0" w:space="0" w:color="auto"/>
            <w:bottom w:val="none" w:sz="0" w:space="0" w:color="auto"/>
            <w:right w:val="none" w:sz="0" w:space="0" w:color="auto"/>
          </w:divBdr>
        </w:div>
        <w:div w:id="108428609">
          <w:marLeft w:val="480"/>
          <w:marRight w:val="0"/>
          <w:marTop w:val="0"/>
          <w:marBottom w:val="0"/>
          <w:divBdr>
            <w:top w:val="none" w:sz="0" w:space="0" w:color="auto"/>
            <w:left w:val="none" w:sz="0" w:space="0" w:color="auto"/>
            <w:bottom w:val="none" w:sz="0" w:space="0" w:color="auto"/>
            <w:right w:val="none" w:sz="0" w:space="0" w:color="auto"/>
          </w:divBdr>
        </w:div>
        <w:div w:id="182476872">
          <w:marLeft w:val="480"/>
          <w:marRight w:val="0"/>
          <w:marTop w:val="0"/>
          <w:marBottom w:val="0"/>
          <w:divBdr>
            <w:top w:val="none" w:sz="0" w:space="0" w:color="auto"/>
            <w:left w:val="none" w:sz="0" w:space="0" w:color="auto"/>
            <w:bottom w:val="none" w:sz="0" w:space="0" w:color="auto"/>
            <w:right w:val="none" w:sz="0" w:space="0" w:color="auto"/>
          </w:divBdr>
        </w:div>
        <w:div w:id="258761869">
          <w:marLeft w:val="480"/>
          <w:marRight w:val="0"/>
          <w:marTop w:val="0"/>
          <w:marBottom w:val="0"/>
          <w:divBdr>
            <w:top w:val="none" w:sz="0" w:space="0" w:color="auto"/>
            <w:left w:val="none" w:sz="0" w:space="0" w:color="auto"/>
            <w:bottom w:val="none" w:sz="0" w:space="0" w:color="auto"/>
            <w:right w:val="none" w:sz="0" w:space="0" w:color="auto"/>
          </w:divBdr>
        </w:div>
        <w:div w:id="344291449">
          <w:marLeft w:val="480"/>
          <w:marRight w:val="0"/>
          <w:marTop w:val="0"/>
          <w:marBottom w:val="0"/>
          <w:divBdr>
            <w:top w:val="none" w:sz="0" w:space="0" w:color="auto"/>
            <w:left w:val="none" w:sz="0" w:space="0" w:color="auto"/>
            <w:bottom w:val="none" w:sz="0" w:space="0" w:color="auto"/>
            <w:right w:val="none" w:sz="0" w:space="0" w:color="auto"/>
          </w:divBdr>
        </w:div>
        <w:div w:id="348023828">
          <w:marLeft w:val="480"/>
          <w:marRight w:val="0"/>
          <w:marTop w:val="0"/>
          <w:marBottom w:val="0"/>
          <w:divBdr>
            <w:top w:val="none" w:sz="0" w:space="0" w:color="auto"/>
            <w:left w:val="none" w:sz="0" w:space="0" w:color="auto"/>
            <w:bottom w:val="none" w:sz="0" w:space="0" w:color="auto"/>
            <w:right w:val="none" w:sz="0" w:space="0" w:color="auto"/>
          </w:divBdr>
        </w:div>
        <w:div w:id="424306053">
          <w:marLeft w:val="480"/>
          <w:marRight w:val="0"/>
          <w:marTop w:val="0"/>
          <w:marBottom w:val="0"/>
          <w:divBdr>
            <w:top w:val="none" w:sz="0" w:space="0" w:color="auto"/>
            <w:left w:val="none" w:sz="0" w:space="0" w:color="auto"/>
            <w:bottom w:val="none" w:sz="0" w:space="0" w:color="auto"/>
            <w:right w:val="none" w:sz="0" w:space="0" w:color="auto"/>
          </w:divBdr>
        </w:div>
        <w:div w:id="480465261">
          <w:marLeft w:val="480"/>
          <w:marRight w:val="0"/>
          <w:marTop w:val="0"/>
          <w:marBottom w:val="0"/>
          <w:divBdr>
            <w:top w:val="none" w:sz="0" w:space="0" w:color="auto"/>
            <w:left w:val="none" w:sz="0" w:space="0" w:color="auto"/>
            <w:bottom w:val="none" w:sz="0" w:space="0" w:color="auto"/>
            <w:right w:val="none" w:sz="0" w:space="0" w:color="auto"/>
          </w:divBdr>
        </w:div>
        <w:div w:id="537553252">
          <w:marLeft w:val="480"/>
          <w:marRight w:val="0"/>
          <w:marTop w:val="0"/>
          <w:marBottom w:val="0"/>
          <w:divBdr>
            <w:top w:val="none" w:sz="0" w:space="0" w:color="auto"/>
            <w:left w:val="none" w:sz="0" w:space="0" w:color="auto"/>
            <w:bottom w:val="none" w:sz="0" w:space="0" w:color="auto"/>
            <w:right w:val="none" w:sz="0" w:space="0" w:color="auto"/>
          </w:divBdr>
        </w:div>
        <w:div w:id="733746521">
          <w:marLeft w:val="480"/>
          <w:marRight w:val="0"/>
          <w:marTop w:val="0"/>
          <w:marBottom w:val="0"/>
          <w:divBdr>
            <w:top w:val="none" w:sz="0" w:space="0" w:color="auto"/>
            <w:left w:val="none" w:sz="0" w:space="0" w:color="auto"/>
            <w:bottom w:val="none" w:sz="0" w:space="0" w:color="auto"/>
            <w:right w:val="none" w:sz="0" w:space="0" w:color="auto"/>
          </w:divBdr>
        </w:div>
        <w:div w:id="738597263">
          <w:marLeft w:val="480"/>
          <w:marRight w:val="0"/>
          <w:marTop w:val="0"/>
          <w:marBottom w:val="0"/>
          <w:divBdr>
            <w:top w:val="none" w:sz="0" w:space="0" w:color="auto"/>
            <w:left w:val="none" w:sz="0" w:space="0" w:color="auto"/>
            <w:bottom w:val="none" w:sz="0" w:space="0" w:color="auto"/>
            <w:right w:val="none" w:sz="0" w:space="0" w:color="auto"/>
          </w:divBdr>
        </w:div>
        <w:div w:id="776097575">
          <w:marLeft w:val="480"/>
          <w:marRight w:val="0"/>
          <w:marTop w:val="0"/>
          <w:marBottom w:val="0"/>
          <w:divBdr>
            <w:top w:val="none" w:sz="0" w:space="0" w:color="auto"/>
            <w:left w:val="none" w:sz="0" w:space="0" w:color="auto"/>
            <w:bottom w:val="none" w:sz="0" w:space="0" w:color="auto"/>
            <w:right w:val="none" w:sz="0" w:space="0" w:color="auto"/>
          </w:divBdr>
        </w:div>
        <w:div w:id="882860809">
          <w:marLeft w:val="480"/>
          <w:marRight w:val="0"/>
          <w:marTop w:val="0"/>
          <w:marBottom w:val="0"/>
          <w:divBdr>
            <w:top w:val="none" w:sz="0" w:space="0" w:color="auto"/>
            <w:left w:val="none" w:sz="0" w:space="0" w:color="auto"/>
            <w:bottom w:val="none" w:sz="0" w:space="0" w:color="auto"/>
            <w:right w:val="none" w:sz="0" w:space="0" w:color="auto"/>
          </w:divBdr>
        </w:div>
        <w:div w:id="981471440">
          <w:marLeft w:val="480"/>
          <w:marRight w:val="0"/>
          <w:marTop w:val="0"/>
          <w:marBottom w:val="0"/>
          <w:divBdr>
            <w:top w:val="none" w:sz="0" w:space="0" w:color="auto"/>
            <w:left w:val="none" w:sz="0" w:space="0" w:color="auto"/>
            <w:bottom w:val="none" w:sz="0" w:space="0" w:color="auto"/>
            <w:right w:val="none" w:sz="0" w:space="0" w:color="auto"/>
          </w:divBdr>
        </w:div>
        <w:div w:id="1050036744">
          <w:marLeft w:val="480"/>
          <w:marRight w:val="0"/>
          <w:marTop w:val="0"/>
          <w:marBottom w:val="0"/>
          <w:divBdr>
            <w:top w:val="none" w:sz="0" w:space="0" w:color="auto"/>
            <w:left w:val="none" w:sz="0" w:space="0" w:color="auto"/>
            <w:bottom w:val="none" w:sz="0" w:space="0" w:color="auto"/>
            <w:right w:val="none" w:sz="0" w:space="0" w:color="auto"/>
          </w:divBdr>
        </w:div>
        <w:div w:id="1123768910">
          <w:marLeft w:val="480"/>
          <w:marRight w:val="0"/>
          <w:marTop w:val="0"/>
          <w:marBottom w:val="0"/>
          <w:divBdr>
            <w:top w:val="none" w:sz="0" w:space="0" w:color="auto"/>
            <w:left w:val="none" w:sz="0" w:space="0" w:color="auto"/>
            <w:bottom w:val="none" w:sz="0" w:space="0" w:color="auto"/>
            <w:right w:val="none" w:sz="0" w:space="0" w:color="auto"/>
          </w:divBdr>
        </w:div>
        <w:div w:id="1180238771">
          <w:marLeft w:val="480"/>
          <w:marRight w:val="0"/>
          <w:marTop w:val="0"/>
          <w:marBottom w:val="0"/>
          <w:divBdr>
            <w:top w:val="none" w:sz="0" w:space="0" w:color="auto"/>
            <w:left w:val="none" w:sz="0" w:space="0" w:color="auto"/>
            <w:bottom w:val="none" w:sz="0" w:space="0" w:color="auto"/>
            <w:right w:val="none" w:sz="0" w:space="0" w:color="auto"/>
          </w:divBdr>
        </w:div>
        <w:div w:id="1244603335">
          <w:marLeft w:val="480"/>
          <w:marRight w:val="0"/>
          <w:marTop w:val="0"/>
          <w:marBottom w:val="0"/>
          <w:divBdr>
            <w:top w:val="none" w:sz="0" w:space="0" w:color="auto"/>
            <w:left w:val="none" w:sz="0" w:space="0" w:color="auto"/>
            <w:bottom w:val="none" w:sz="0" w:space="0" w:color="auto"/>
            <w:right w:val="none" w:sz="0" w:space="0" w:color="auto"/>
          </w:divBdr>
        </w:div>
        <w:div w:id="1264915304">
          <w:marLeft w:val="480"/>
          <w:marRight w:val="0"/>
          <w:marTop w:val="0"/>
          <w:marBottom w:val="0"/>
          <w:divBdr>
            <w:top w:val="none" w:sz="0" w:space="0" w:color="auto"/>
            <w:left w:val="none" w:sz="0" w:space="0" w:color="auto"/>
            <w:bottom w:val="none" w:sz="0" w:space="0" w:color="auto"/>
            <w:right w:val="none" w:sz="0" w:space="0" w:color="auto"/>
          </w:divBdr>
        </w:div>
        <w:div w:id="1384596932">
          <w:marLeft w:val="480"/>
          <w:marRight w:val="0"/>
          <w:marTop w:val="0"/>
          <w:marBottom w:val="0"/>
          <w:divBdr>
            <w:top w:val="none" w:sz="0" w:space="0" w:color="auto"/>
            <w:left w:val="none" w:sz="0" w:space="0" w:color="auto"/>
            <w:bottom w:val="none" w:sz="0" w:space="0" w:color="auto"/>
            <w:right w:val="none" w:sz="0" w:space="0" w:color="auto"/>
          </w:divBdr>
        </w:div>
        <w:div w:id="1390156491">
          <w:marLeft w:val="480"/>
          <w:marRight w:val="0"/>
          <w:marTop w:val="0"/>
          <w:marBottom w:val="0"/>
          <w:divBdr>
            <w:top w:val="none" w:sz="0" w:space="0" w:color="auto"/>
            <w:left w:val="none" w:sz="0" w:space="0" w:color="auto"/>
            <w:bottom w:val="none" w:sz="0" w:space="0" w:color="auto"/>
            <w:right w:val="none" w:sz="0" w:space="0" w:color="auto"/>
          </w:divBdr>
        </w:div>
        <w:div w:id="1423376938">
          <w:marLeft w:val="480"/>
          <w:marRight w:val="0"/>
          <w:marTop w:val="0"/>
          <w:marBottom w:val="0"/>
          <w:divBdr>
            <w:top w:val="none" w:sz="0" w:space="0" w:color="auto"/>
            <w:left w:val="none" w:sz="0" w:space="0" w:color="auto"/>
            <w:bottom w:val="none" w:sz="0" w:space="0" w:color="auto"/>
            <w:right w:val="none" w:sz="0" w:space="0" w:color="auto"/>
          </w:divBdr>
        </w:div>
        <w:div w:id="1530408234">
          <w:marLeft w:val="480"/>
          <w:marRight w:val="0"/>
          <w:marTop w:val="0"/>
          <w:marBottom w:val="0"/>
          <w:divBdr>
            <w:top w:val="none" w:sz="0" w:space="0" w:color="auto"/>
            <w:left w:val="none" w:sz="0" w:space="0" w:color="auto"/>
            <w:bottom w:val="none" w:sz="0" w:space="0" w:color="auto"/>
            <w:right w:val="none" w:sz="0" w:space="0" w:color="auto"/>
          </w:divBdr>
        </w:div>
        <w:div w:id="1588003762">
          <w:marLeft w:val="480"/>
          <w:marRight w:val="0"/>
          <w:marTop w:val="0"/>
          <w:marBottom w:val="0"/>
          <w:divBdr>
            <w:top w:val="none" w:sz="0" w:space="0" w:color="auto"/>
            <w:left w:val="none" w:sz="0" w:space="0" w:color="auto"/>
            <w:bottom w:val="none" w:sz="0" w:space="0" w:color="auto"/>
            <w:right w:val="none" w:sz="0" w:space="0" w:color="auto"/>
          </w:divBdr>
        </w:div>
        <w:div w:id="1604219358">
          <w:marLeft w:val="480"/>
          <w:marRight w:val="0"/>
          <w:marTop w:val="0"/>
          <w:marBottom w:val="0"/>
          <w:divBdr>
            <w:top w:val="none" w:sz="0" w:space="0" w:color="auto"/>
            <w:left w:val="none" w:sz="0" w:space="0" w:color="auto"/>
            <w:bottom w:val="none" w:sz="0" w:space="0" w:color="auto"/>
            <w:right w:val="none" w:sz="0" w:space="0" w:color="auto"/>
          </w:divBdr>
        </w:div>
        <w:div w:id="1677613395">
          <w:marLeft w:val="480"/>
          <w:marRight w:val="0"/>
          <w:marTop w:val="0"/>
          <w:marBottom w:val="0"/>
          <w:divBdr>
            <w:top w:val="none" w:sz="0" w:space="0" w:color="auto"/>
            <w:left w:val="none" w:sz="0" w:space="0" w:color="auto"/>
            <w:bottom w:val="none" w:sz="0" w:space="0" w:color="auto"/>
            <w:right w:val="none" w:sz="0" w:space="0" w:color="auto"/>
          </w:divBdr>
        </w:div>
        <w:div w:id="1713577661">
          <w:marLeft w:val="480"/>
          <w:marRight w:val="0"/>
          <w:marTop w:val="0"/>
          <w:marBottom w:val="0"/>
          <w:divBdr>
            <w:top w:val="none" w:sz="0" w:space="0" w:color="auto"/>
            <w:left w:val="none" w:sz="0" w:space="0" w:color="auto"/>
            <w:bottom w:val="none" w:sz="0" w:space="0" w:color="auto"/>
            <w:right w:val="none" w:sz="0" w:space="0" w:color="auto"/>
          </w:divBdr>
        </w:div>
        <w:div w:id="1764060839">
          <w:marLeft w:val="480"/>
          <w:marRight w:val="0"/>
          <w:marTop w:val="0"/>
          <w:marBottom w:val="0"/>
          <w:divBdr>
            <w:top w:val="none" w:sz="0" w:space="0" w:color="auto"/>
            <w:left w:val="none" w:sz="0" w:space="0" w:color="auto"/>
            <w:bottom w:val="none" w:sz="0" w:space="0" w:color="auto"/>
            <w:right w:val="none" w:sz="0" w:space="0" w:color="auto"/>
          </w:divBdr>
        </w:div>
        <w:div w:id="1769498830">
          <w:marLeft w:val="480"/>
          <w:marRight w:val="0"/>
          <w:marTop w:val="0"/>
          <w:marBottom w:val="0"/>
          <w:divBdr>
            <w:top w:val="none" w:sz="0" w:space="0" w:color="auto"/>
            <w:left w:val="none" w:sz="0" w:space="0" w:color="auto"/>
            <w:bottom w:val="none" w:sz="0" w:space="0" w:color="auto"/>
            <w:right w:val="none" w:sz="0" w:space="0" w:color="auto"/>
          </w:divBdr>
        </w:div>
        <w:div w:id="2117627418">
          <w:marLeft w:val="480"/>
          <w:marRight w:val="0"/>
          <w:marTop w:val="0"/>
          <w:marBottom w:val="0"/>
          <w:divBdr>
            <w:top w:val="none" w:sz="0" w:space="0" w:color="auto"/>
            <w:left w:val="none" w:sz="0" w:space="0" w:color="auto"/>
            <w:bottom w:val="none" w:sz="0" w:space="0" w:color="auto"/>
            <w:right w:val="none" w:sz="0" w:space="0" w:color="auto"/>
          </w:divBdr>
        </w:div>
      </w:divsChild>
    </w:div>
    <w:div w:id="479885099">
      <w:bodyDiv w:val="1"/>
      <w:marLeft w:val="0"/>
      <w:marRight w:val="0"/>
      <w:marTop w:val="0"/>
      <w:marBottom w:val="0"/>
      <w:divBdr>
        <w:top w:val="none" w:sz="0" w:space="0" w:color="auto"/>
        <w:left w:val="none" w:sz="0" w:space="0" w:color="auto"/>
        <w:bottom w:val="none" w:sz="0" w:space="0" w:color="auto"/>
        <w:right w:val="none" w:sz="0" w:space="0" w:color="auto"/>
      </w:divBdr>
    </w:div>
    <w:div w:id="482435225">
      <w:bodyDiv w:val="1"/>
      <w:marLeft w:val="0"/>
      <w:marRight w:val="0"/>
      <w:marTop w:val="0"/>
      <w:marBottom w:val="0"/>
      <w:divBdr>
        <w:top w:val="none" w:sz="0" w:space="0" w:color="auto"/>
        <w:left w:val="none" w:sz="0" w:space="0" w:color="auto"/>
        <w:bottom w:val="none" w:sz="0" w:space="0" w:color="auto"/>
        <w:right w:val="none" w:sz="0" w:space="0" w:color="auto"/>
      </w:divBdr>
      <w:divsChild>
        <w:div w:id="23021309">
          <w:marLeft w:val="480"/>
          <w:marRight w:val="0"/>
          <w:marTop w:val="0"/>
          <w:marBottom w:val="0"/>
          <w:divBdr>
            <w:top w:val="none" w:sz="0" w:space="0" w:color="auto"/>
            <w:left w:val="none" w:sz="0" w:space="0" w:color="auto"/>
            <w:bottom w:val="none" w:sz="0" w:space="0" w:color="auto"/>
            <w:right w:val="none" w:sz="0" w:space="0" w:color="auto"/>
          </w:divBdr>
        </w:div>
        <w:div w:id="48237579">
          <w:marLeft w:val="480"/>
          <w:marRight w:val="0"/>
          <w:marTop w:val="0"/>
          <w:marBottom w:val="0"/>
          <w:divBdr>
            <w:top w:val="none" w:sz="0" w:space="0" w:color="auto"/>
            <w:left w:val="none" w:sz="0" w:space="0" w:color="auto"/>
            <w:bottom w:val="none" w:sz="0" w:space="0" w:color="auto"/>
            <w:right w:val="none" w:sz="0" w:space="0" w:color="auto"/>
          </w:divBdr>
        </w:div>
        <w:div w:id="145050367">
          <w:marLeft w:val="480"/>
          <w:marRight w:val="0"/>
          <w:marTop w:val="0"/>
          <w:marBottom w:val="0"/>
          <w:divBdr>
            <w:top w:val="none" w:sz="0" w:space="0" w:color="auto"/>
            <w:left w:val="none" w:sz="0" w:space="0" w:color="auto"/>
            <w:bottom w:val="none" w:sz="0" w:space="0" w:color="auto"/>
            <w:right w:val="none" w:sz="0" w:space="0" w:color="auto"/>
          </w:divBdr>
        </w:div>
        <w:div w:id="247887797">
          <w:marLeft w:val="480"/>
          <w:marRight w:val="0"/>
          <w:marTop w:val="0"/>
          <w:marBottom w:val="0"/>
          <w:divBdr>
            <w:top w:val="none" w:sz="0" w:space="0" w:color="auto"/>
            <w:left w:val="none" w:sz="0" w:space="0" w:color="auto"/>
            <w:bottom w:val="none" w:sz="0" w:space="0" w:color="auto"/>
            <w:right w:val="none" w:sz="0" w:space="0" w:color="auto"/>
          </w:divBdr>
        </w:div>
        <w:div w:id="283120107">
          <w:marLeft w:val="480"/>
          <w:marRight w:val="0"/>
          <w:marTop w:val="0"/>
          <w:marBottom w:val="0"/>
          <w:divBdr>
            <w:top w:val="none" w:sz="0" w:space="0" w:color="auto"/>
            <w:left w:val="none" w:sz="0" w:space="0" w:color="auto"/>
            <w:bottom w:val="none" w:sz="0" w:space="0" w:color="auto"/>
            <w:right w:val="none" w:sz="0" w:space="0" w:color="auto"/>
          </w:divBdr>
        </w:div>
        <w:div w:id="389810467">
          <w:marLeft w:val="480"/>
          <w:marRight w:val="0"/>
          <w:marTop w:val="0"/>
          <w:marBottom w:val="0"/>
          <w:divBdr>
            <w:top w:val="none" w:sz="0" w:space="0" w:color="auto"/>
            <w:left w:val="none" w:sz="0" w:space="0" w:color="auto"/>
            <w:bottom w:val="none" w:sz="0" w:space="0" w:color="auto"/>
            <w:right w:val="none" w:sz="0" w:space="0" w:color="auto"/>
          </w:divBdr>
        </w:div>
        <w:div w:id="419299721">
          <w:marLeft w:val="480"/>
          <w:marRight w:val="0"/>
          <w:marTop w:val="0"/>
          <w:marBottom w:val="0"/>
          <w:divBdr>
            <w:top w:val="none" w:sz="0" w:space="0" w:color="auto"/>
            <w:left w:val="none" w:sz="0" w:space="0" w:color="auto"/>
            <w:bottom w:val="none" w:sz="0" w:space="0" w:color="auto"/>
            <w:right w:val="none" w:sz="0" w:space="0" w:color="auto"/>
          </w:divBdr>
        </w:div>
        <w:div w:id="586578504">
          <w:marLeft w:val="480"/>
          <w:marRight w:val="0"/>
          <w:marTop w:val="0"/>
          <w:marBottom w:val="0"/>
          <w:divBdr>
            <w:top w:val="none" w:sz="0" w:space="0" w:color="auto"/>
            <w:left w:val="none" w:sz="0" w:space="0" w:color="auto"/>
            <w:bottom w:val="none" w:sz="0" w:space="0" w:color="auto"/>
            <w:right w:val="none" w:sz="0" w:space="0" w:color="auto"/>
          </w:divBdr>
        </w:div>
        <w:div w:id="704986630">
          <w:marLeft w:val="480"/>
          <w:marRight w:val="0"/>
          <w:marTop w:val="0"/>
          <w:marBottom w:val="0"/>
          <w:divBdr>
            <w:top w:val="none" w:sz="0" w:space="0" w:color="auto"/>
            <w:left w:val="none" w:sz="0" w:space="0" w:color="auto"/>
            <w:bottom w:val="none" w:sz="0" w:space="0" w:color="auto"/>
            <w:right w:val="none" w:sz="0" w:space="0" w:color="auto"/>
          </w:divBdr>
        </w:div>
        <w:div w:id="752119509">
          <w:marLeft w:val="480"/>
          <w:marRight w:val="0"/>
          <w:marTop w:val="0"/>
          <w:marBottom w:val="0"/>
          <w:divBdr>
            <w:top w:val="none" w:sz="0" w:space="0" w:color="auto"/>
            <w:left w:val="none" w:sz="0" w:space="0" w:color="auto"/>
            <w:bottom w:val="none" w:sz="0" w:space="0" w:color="auto"/>
            <w:right w:val="none" w:sz="0" w:space="0" w:color="auto"/>
          </w:divBdr>
        </w:div>
        <w:div w:id="754861694">
          <w:marLeft w:val="480"/>
          <w:marRight w:val="0"/>
          <w:marTop w:val="0"/>
          <w:marBottom w:val="0"/>
          <w:divBdr>
            <w:top w:val="none" w:sz="0" w:space="0" w:color="auto"/>
            <w:left w:val="none" w:sz="0" w:space="0" w:color="auto"/>
            <w:bottom w:val="none" w:sz="0" w:space="0" w:color="auto"/>
            <w:right w:val="none" w:sz="0" w:space="0" w:color="auto"/>
          </w:divBdr>
        </w:div>
        <w:div w:id="801267206">
          <w:marLeft w:val="480"/>
          <w:marRight w:val="0"/>
          <w:marTop w:val="0"/>
          <w:marBottom w:val="0"/>
          <w:divBdr>
            <w:top w:val="none" w:sz="0" w:space="0" w:color="auto"/>
            <w:left w:val="none" w:sz="0" w:space="0" w:color="auto"/>
            <w:bottom w:val="none" w:sz="0" w:space="0" w:color="auto"/>
            <w:right w:val="none" w:sz="0" w:space="0" w:color="auto"/>
          </w:divBdr>
        </w:div>
        <w:div w:id="955528795">
          <w:marLeft w:val="480"/>
          <w:marRight w:val="0"/>
          <w:marTop w:val="0"/>
          <w:marBottom w:val="0"/>
          <w:divBdr>
            <w:top w:val="none" w:sz="0" w:space="0" w:color="auto"/>
            <w:left w:val="none" w:sz="0" w:space="0" w:color="auto"/>
            <w:bottom w:val="none" w:sz="0" w:space="0" w:color="auto"/>
            <w:right w:val="none" w:sz="0" w:space="0" w:color="auto"/>
          </w:divBdr>
        </w:div>
        <w:div w:id="1016931499">
          <w:marLeft w:val="480"/>
          <w:marRight w:val="0"/>
          <w:marTop w:val="0"/>
          <w:marBottom w:val="0"/>
          <w:divBdr>
            <w:top w:val="none" w:sz="0" w:space="0" w:color="auto"/>
            <w:left w:val="none" w:sz="0" w:space="0" w:color="auto"/>
            <w:bottom w:val="none" w:sz="0" w:space="0" w:color="auto"/>
            <w:right w:val="none" w:sz="0" w:space="0" w:color="auto"/>
          </w:divBdr>
        </w:div>
        <w:div w:id="1066684254">
          <w:marLeft w:val="480"/>
          <w:marRight w:val="0"/>
          <w:marTop w:val="0"/>
          <w:marBottom w:val="0"/>
          <w:divBdr>
            <w:top w:val="none" w:sz="0" w:space="0" w:color="auto"/>
            <w:left w:val="none" w:sz="0" w:space="0" w:color="auto"/>
            <w:bottom w:val="none" w:sz="0" w:space="0" w:color="auto"/>
            <w:right w:val="none" w:sz="0" w:space="0" w:color="auto"/>
          </w:divBdr>
        </w:div>
        <w:div w:id="1112096567">
          <w:marLeft w:val="480"/>
          <w:marRight w:val="0"/>
          <w:marTop w:val="0"/>
          <w:marBottom w:val="0"/>
          <w:divBdr>
            <w:top w:val="none" w:sz="0" w:space="0" w:color="auto"/>
            <w:left w:val="none" w:sz="0" w:space="0" w:color="auto"/>
            <w:bottom w:val="none" w:sz="0" w:space="0" w:color="auto"/>
            <w:right w:val="none" w:sz="0" w:space="0" w:color="auto"/>
          </w:divBdr>
        </w:div>
        <w:div w:id="1116025919">
          <w:marLeft w:val="480"/>
          <w:marRight w:val="0"/>
          <w:marTop w:val="0"/>
          <w:marBottom w:val="0"/>
          <w:divBdr>
            <w:top w:val="none" w:sz="0" w:space="0" w:color="auto"/>
            <w:left w:val="none" w:sz="0" w:space="0" w:color="auto"/>
            <w:bottom w:val="none" w:sz="0" w:space="0" w:color="auto"/>
            <w:right w:val="none" w:sz="0" w:space="0" w:color="auto"/>
          </w:divBdr>
        </w:div>
        <w:div w:id="1128082517">
          <w:marLeft w:val="480"/>
          <w:marRight w:val="0"/>
          <w:marTop w:val="0"/>
          <w:marBottom w:val="0"/>
          <w:divBdr>
            <w:top w:val="none" w:sz="0" w:space="0" w:color="auto"/>
            <w:left w:val="none" w:sz="0" w:space="0" w:color="auto"/>
            <w:bottom w:val="none" w:sz="0" w:space="0" w:color="auto"/>
            <w:right w:val="none" w:sz="0" w:space="0" w:color="auto"/>
          </w:divBdr>
        </w:div>
        <w:div w:id="1200312952">
          <w:marLeft w:val="480"/>
          <w:marRight w:val="0"/>
          <w:marTop w:val="0"/>
          <w:marBottom w:val="0"/>
          <w:divBdr>
            <w:top w:val="none" w:sz="0" w:space="0" w:color="auto"/>
            <w:left w:val="none" w:sz="0" w:space="0" w:color="auto"/>
            <w:bottom w:val="none" w:sz="0" w:space="0" w:color="auto"/>
            <w:right w:val="none" w:sz="0" w:space="0" w:color="auto"/>
          </w:divBdr>
        </w:div>
        <w:div w:id="1277367184">
          <w:marLeft w:val="480"/>
          <w:marRight w:val="0"/>
          <w:marTop w:val="0"/>
          <w:marBottom w:val="0"/>
          <w:divBdr>
            <w:top w:val="none" w:sz="0" w:space="0" w:color="auto"/>
            <w:left w:val="none" w:sz="0" w:space="0" w:color="auto"/>
            <w:bottom w:val="none" w:sz="0" w:space="0" w:color="auto"/>
            <w:right w:val="none" w:sz="0" w:space="0" w:color="auto"/>
          </w:divBdr>
        </w:div>
        <w:div w:id="1416822853">
          <w:marLeft w:val="480"/>
          <w:marRight w:val="0"/>
          <w:marTop w:val="0"/>
          <w:marBottom w:val="0"/>
          <w:divBdr>
            <w:top w:val="none" w:sz="0" w:space="0" w:color="auto"/>
            <w:left w:val="none" w:sz="0" w:space="0" w:color="auto"/>
            <w:bottom w:val="none" w:sz="0" w:space="0" w:color="auto"/>
            <w:right w:val="none" w:sz="0" w:space="0" w:color="auto"/>
          </w:divBdr>
        </w:div>
        <w:div w:id="1450471310">
          <w:marLeft w:val="480"/>
          <w:marRight w:val="0"/>
          <w:marTop w:val="0"/>
          <w:marBottom w:val="0"/>
          <w:divBdr>
            <w:top w:val="none" w:sz="0" w:space="0" w:color="auto"/>
            <w:left w:val="none" w:sz="0" w:space="0" w:color="auto"/>
            <w:bottom w:val="none" w:sz="0" w:space="0" w:color="auto"/>
            <w:right w:val="none" w:sz="0" w:space="0" w:color="auto"/>
          </w:divBdr>
        </w:div>
        <w:div w:id="1501967806">
          <w:marLeft w:val="480"/>
          <w:marRight w:val="0"/>
          <w:marTop w:val="0"/>
          <w:marBottom w:val="0"/>
          <w:divBdr>
            <w:top w:val="none" w:sz="0" w:space="0" w:color="auto"/>
            <w:left w:val="none" w:sz="0" w:space="0" w:color="auto"/>
            <w:bottom w:val="none" w:sz="0" w:space="0" w:color="auto"/>
            <w:right w:val="none" w:sz="0" w:space="0" w:color="auto"/>
          </w:divBdr>
        </w:div>
        <w:div w:id="1523284086">
          <w:marLeft w:val="480"/>
          <w:marRight w:val="0"/>
          <w:marTop w:val="0"/>
          <w:marBottom w:val="0"/>
          <w:divBdr>
            <w:top w:val="none" w:sz="0" w:space="0" w:color="auto"/>
            <w:left w:val="none" w:sz="0" w:space="0" w:color="auto"/>
            <w:bottom w:val="none" w:sz="0" w:space="0" w:color="auto"/>
            <w:right w:val="none" w:sz="0" w:space="0" w:color="auto"/>
          </w:divBdr>
        </w:div>
        <w:div w:id="1637641749">
          <w:marLeft w:val="480"/>
          <w:marRight w:val="0"/>
          <w:marTop w:val="0"/>
          <w:marBottom w:val="0"/>
          <w:divBdr>
            <w:top w:val="none" w:sz="0" w:space="0" w:color="auto"/>
            <w:left w:val="none" w:sz="0" w:space="0" w:color="auto"/>
            <w:bottom w:val="none" w:sz="0" w:space="0" w:color="auto"/>
            <w:right w:val="none" w:sz="0" w:space="0" w:color="auto"/>
          </w:divBdr>
        </w:div>
        <w:div w:id="1821460716">
          <w:marLeft w:val="480"/>
          <w:marRight w:val="0"/>
          <w:marTop w:val="0"/>
          <w:marBottom w:val="0"/>
          <w:divBdr>
            <w:top w:val="none" w:sz="0" w:space="0" w:color="auto"/>
            <w:left w:val="none" w:sz="0" w:space="0" w:color="auto"/>
            <w:bottom w:val="none" w:sz="0" w:space="0" w:color="auto"/>
            <w:right w:val="none" w:sz="0" w:space="0" w:color="auto"/>
          </w:divBdr>
        </w:div>
        <w:div w:id="1896504400">
          <w:marLeft w:val="480"/>
          <w:marRight w:val="0"/>
          <w:marTop w:val="0"/>
          <w:marBottom w:val="0"/>
          <w:divBdr>
            <w:top w:val="none" w:sz="0" w:space="0" w:color="auto"/>
            <w:left w:val="none" w:sz="0" w:space="0" w:color="auto"/>
            <w:bottom w:val="none" w:sz="0" w:space="0" w:color="auto"/>
            <w:right w:val="none" w:sz="0" w:space="0" w:color="auto"/>
          </w:divBdr>
        </w:div>
        <w:div w:id="1935048031">
          <w:marLeft w:val="480"/>
          <w:marRight w:val="0"/>
          <w:marTop w:val="0"/>
          <w:marBottom w:val="0"/>
          <w:divBdr>
            <w:top w:val="none" w:sz="0" w:space="0" w:color="auto"/>
            <w:left w:val="none" w:sz="0" w:space="0" w:color="auto"/>
            <w:bottom w:val="none" w:sz="0" w:space="0" w:color="auto"/>
            <w:right w:val="none" w:sz="0" w:space="0" w:color="auto"/>
          </w:divBdr>
        </w:div>
        <w:div w:id="1953971430">
          <w:marLeft w:val="480"/>
          <w:marRight w:val="0"/>
          <w:marTop w:val="0"/>
          <w:marBottom w:val="0"/>
          <w:divBdr>
            <w:top w:val="none" w:sz="0" w:space="0" w:color="auto"/>
            <w:left w:val="none" w:sz="0" w:space="0" w:color="auto"/>
            <w:bottom w:val="none" w:sz="0" w:space="0" w:color="auto"/>
            <w:right w:val="none" w:sz="0" w:space="0" w:color="auto"/>
          </w:divBdr>
        </w:div>
        <w:div w:id="2031375872">
          <w:marLeft w:val="480"/>
          <w:marRight w:val="0"/>
          <w:marTop w:val="0"/>
          <w:marBottom w:val="0"/>
          <w:divBdr>
            <w:top w:val="none" w:sz="0" w:space="0" w:color="auto"/>
            <w:left w:val="none" w:sz="0" w:space="0" w:color="auto"/>
            <w:bottom w:val="none" w:sz="0" w:space="0" w:color="auto"/>
            <w:right w:val="none" w:sz="0" w:space="0" w:color="auto"/>
          </w:divBdr>
        </w:div>
        <w:div w:id="2048799661">
          <w:marLeft w:val="480"/>
          <w:marRight w:val="0"/>
          <w:marTop w:val="0"/>
          <w:marBottom w:val="0"/>
          <w:divBdr>
            <w:top w:val="none" w:sz="0" w:space="0" w:color="auto"/>
            <w:left w:val="none" w:sz="0" w:space="0" w:color="auto"/>
            <w:bottom w:val="none" w:sz="0" w:space="0" w:color="auto"/>
            <w:right w:val="none" w:sz="0" w:space="0" w:color="auto"/>
          </w:divBdr>
        </w:div>
        <w:div w:id="2062318348">
          <w:marLeft w:val="480"/>
          <w:marRight w:val="0"/>
          <w:marTop w:val="0"/>
          <w:marBottom w:val="0"/>
          <w:divBdr>
            <w:top w:val="none" w:sz="0" w:space="0" w:color="auto"/>
            <w:left w:val="none" w:sz="0" w:space="0" w:color="auto"/>
            <w:bottom w:val="none" w:sz="0" w:space="0" w:color="auto"/>
            <w:right w:val="none" w:sz="0" w:space="0" w:color="auto"/>
          </w:divBdr>
        </w:div>
      </w:divsChild>
    </w:div>
    <w:div w:id="483468937">
      <w:bodyDiv w:val="1"/>
      <w:marLeft w:val="0"/>
      <w:marRight w:val="0"/>
      <w:marTop w:val="0"/>
      <w:marBottom w:val="0"/>
      <w:divBdr>
        <w:top w:val="none" w:sz="0" w:space="0" w:color="auto"/>
        <w:left w:val="none" w:sz="0" w:space="0" w:color="auto"/>
        <w:bottom w:val="none" w:sz="0" w:space="0" w:color="auto"/>
        <w:right w:val="none" w:sz="0" w:space="0" w:color="auto"/>
      </w:divBdr>
    </w:div>
    <w:div w:id="496657334">
      <w:bodyDiv w:val="1"/>
      <w:marLeft w:val="0"/>
      <w:marRight w:val="0"/>
      <w:marTop w:val="0"/>
      <w:marBottom w:val="0"/>
      <w:divBdr>
        <w:top w:val="none" w:sz="0" w:space="0" w:color="auto"/>
        <w:left w:val="none" w:sz="0" w:space="0" w:color="auto"/>
        <w:bottom w:val="none" w:sz="0" w:space="0" w:color="auto"/>
        <w:right w:val="none" w:sz="0" w:space="0" w:color="auto"/>
      </w:divBdr>
      <w:divsChild>
        <w:div w:id="3679277">
          <w:marLeft w:val="480"/>
          <w:marRight w:val="0"/>
          <w:marTop w:val="0"/>
          <w:marBottom w:val="0"/>
          <w:divBdr>
            <w:top w:val="none" w:sz="0" w:space="0" w:color="auto"/>
            <w:left w:val="none" w:sz="0" w:space="0" w:color="auto"/>
            <w:bottom w:val="none" w:sz="0" w:space="0" w:color="auto"/>
            <w:right w:val="none" w:sz="0" w:space="0" w:color="auto"/>
          </w:divBdr>
        </w:div>
        <w:div w:id="103312788">
          <w:marLeft w:val="480"/>
          <w:marRight w:val="0"/>
          <w:marTop w:val="0"/>
          <w:marBottom w:val="0"/>
          <w:divBdr>
            <w:top w:val="none" w:sz="0" w:space="0" w:color="auto"/>
            <w:left w:val="none" w:sz="0" w:space="0" w:color="auto"/>
            <w:bottom w:val="none" w:sz="0" w:space="0" w:color="auto"/>
            <w:right w:val="none" w:sz="0" w:space="0" w:color="auto"/>
          </w:divBdr>
        </w:div>
        <w:div w:id="169491907">
          <w:marLeft w:val="480"/>
          <w:marRight w:val="0"/>
          <w:marTop w:val="0"/>
          <w:marBottom w:val="0"/>
          <w:divBdr>
            <w:top w:val="none" w:sz="0" w:space="0" w:color="auto"/>
            <w:left w:val="none" w:sz="0" w:space="0" w:color="auto"/>
            <w:bottom w:val="none" w:sz="0" w:space="0" w:color="auto"/>
            <w:right w:val="none" w:sz="0" w:space="0" w:color="auto"/>
          </w:divBdr>
        </w:div>
        <w:div w:id="210967452">
          <w:marLeft w:val="480"/>
          <w:marRight w:val="0"/>
          <w:marTop w:val="0"/>
          <w:marBottom w:val="0"/>
          <w:divBdr>
            <w:top w:val="none" w:sz="0" w:space="0" w:color="auto"/>
            <w:left w:val="none" w:sz="0" w:space="0" w:color="auto"/>
            <w:bottom w:val="none" w:sz="0" w:space="0" w:color="auto"/>
            <w:right w:val="none" w:sz="0" w:space="0" w:color="auto"/>
          </w:divBdr>
        </w:div>
        <w:div w:id="589242363">
          <w:marLeft w:val="480"/>
          <w:marRight w:val="0"/>
          <w:marTop w:val="0"/>
          <w:marBottom w:val="0"/>
          <w:divBdr>
            <w:top w:val="none" w:sz="0" w:space="0" w:color="auto"/>
            <w:left w:val="none" w:sz="0" w:space="0" w:color="auto"/>
            <w:bottom w:val="none" w:sz="0" w:space="0" w:color="auto"/>
            <w:right w:val="none" w:sz="0" w:space="0" w:color="auto"/>
          </w:divBdr>
        </w:div>
        <w:div w:id="639192237">
          <w:marLeft w:val="480"/>
          <w:marRight w:val="0"/>
          <w:marTop w:val="0"/>
          <w:marBottom w:val="0"/>
          <w:divBdr>
            <w:top w:val="none" w:sz="0" w:space="0" w:color="auto"/>
            <w:left w:val="none" w:sz="0" w:space="0" w:color="auto"/>
            <w:bottom w:val="none" w:sz="0" w:space="0" w:color="auto"/>
            <w:right w:val="none" w:sz="0" w:space="0" w:color="auto"/>
          </w:divBdr>
        </w:div>
        <w:div w:id="654913080">
          <w:marLeft w:val="480"/>
          <w:marRight w:val="0"/>
          <w:marTop w:val="0"/>
          <w:marBottom w:val="0"/>
          <w:divBdr>
            <w:top w:val="none" w:sz="0" w:space="0" w:color="auto"/>
            <w:left w:val="none" w:sz="0" w:space="0" w:color="auto"/>
            <w:bottom w:val="none" w:sz="0" w:space="0" w:color="auto"/>
            <w:right w:val="none" w:sz="0" w:space="0" w:color="auto"/>
          </w:divBdr>
        </w:div>
        <w:div w:id="696346914">
          <w:marLeft w:val="480"/>
          <w:marRight w:val="0"/>
          <w:marTop w:val="0"/>
          <w:marBottom w:val="0"/>
          <w:divBdr>
            <w:top w:val="none" w:sz="0" w:space="0" w:color="auto"/>
            <w:left w:val="none" w:sz="0" w:space="0" w:color="auto"/>
            <w:bottom w:val="none" w:sz="0" w:space="0" w:color="auto"/>
            <w:right w:val="none" w:sz="0" w:space="0" w:color="auto"/>
          </w:divBdr>
        </w:div>
        <w:div w:id="734351989">
          <w:marLeft w:val="480"/>
          <w:marRight w:val="0"/>
          <w:marTop w:val="0"/>
          <w:marBottom w:val="0"/>
          <w:divBdr>
            <w:top w:val="none" w:sz="0" w:space="0" w:color="auto"/>
            <w:left w:val="none" w:sz="0" w:space="0" w:color="auto"/>
            <w:bottom w:val="none" w:sz="0" w:space="0" w:color="auto"/>
            <w:right w:val="none" w:sz="0" w:space="0" w:color="auto"/>
          </w:divBdr>
        </w:div>
        <w:div w:id="844126200">
          <w:marLeft w:val="480"/>
          <w:marRight w:val="0"/>
          <w:marTop w:val="0"/>
          <w:marBottom w:val="0"/>
          <w:divBdr>
            <w:top w:val="none" w:sz="0" w:space="0" w:color="auto"/>
            <w:left w:val="none" w:sz="0" w:space="0" w:color="auto"/>
            <w:bottom w:val="none" w:sz="0" w:space="0" w:color="auto"/>
            <w:right w:val="none" w:sz="0" w:space="0" w:color="auto"/>
          </w:divBdr>
        </w:div>
        <w:div w:id="873926065">
          <w:marLeft w:val="480"/>
          <w:marRight w:val="0"/>
          <w:marTop w:val="0"/>
          <w:marBottom w:val="0"/>
          <w:divBdr>
            <w:top w:val="none" w:sz="0" w:space="0" w:color="auto"/>
            <w:left w:val="none" w:sz="0" w:space="0" w:color="auto"/>
            <w:bottom w:val="none" w:sz="0" w:space="0" w:color="auto"/>
            <w:right w:val="none" w:sz="0" w:space="0" w:color="auto"/>
          </w:divBdr>
        </w:div>
        <w:div w:id="949362833">
          <w:marLeft w:val="480"/>
          <w:marRight w:val="0"/>
          <w:marTop w:val="0"/>
          <w:marBottom w:val="0"/>
          <w:divBdr>
            <w:top w:val="none" w:sz="0" w:space="0" w:color="auto"/>
            <w:left w:val="none" w:sz="0" w:space="0" w:color="auto"/>
            <w:bottom w:val="none" w:sz="0" w:space="0" w:color="auto"/>
            <w:right w:val="none" w:sz="0" w:space="0" w:color="auto"/>
          </w:divBdr>
        </w:div>
        <w:div w:id="1083721603">
          <w:marLeft w:val="480"/>
          <w:marRight w:val="0"/>
          <w:marTop w:val="0"/>
          <w:marBottom w:val="0"/>
          <w:divBdr>
            <w:top w:val="none" w:sz="0" w:space="0" w:color="auto"/>
            <w:left w:val="none" w:sz="0" w:space="0" w:color="auto"/>
            <w:bottom w:val="none" w:sz="0" w:space="0" w:color="auto"/>
            <w:right w:val="none" w:sz="0" w:space="0" w:color="auto"/>
          </w:divBdr>
        </w:div>
        <w:div w:id="1211187162">
          <w:marLeft w:val="480"/>
          <w:marRight w:val="0"/>
          <w:marTop w:val="0"/>
          <w:marBottom w:val="0"/>
          <w:divBdr>
            <w:top w:val="none" w:sz="0" w:space="0" w:color="auto"/>
            <w:left w:val="none" w:sz="0" w:space="0" w:color="auto"/>
            <w:bottom w:val="none" w:sz="0" w:space="0" w:color="auto"/>
            <w:right w:val="none" w:sz="0" w:space="0" w:color="auto"/>
          </w:divBdr>
        </w:div>
        <w:div w:id="1216891965">
          <w:marLeft w:val="480"/>
          <w:marRight w:val="0"/>
          <w:marTop w:val="0"/>
          <w:marBottom w:val="0"/>
          <w:divBdr>
            <w:top w:val="none" w:sz="0" w:space="0" w:color="auto"/>
            <w:left w:val="none" w:sz="0" w:space="0" w:color="auto"/>
            <w:bottom w:val="none" w:sz="0" w:space="0" w:color="auto"/>
            <w:right w:val="none" w:sz="0" w:space="0" w:color="auto"/>
          </w:divBdr>
        </w:div>
        <w:div w:id="1263806771">
          <w:marLeft w:val="480"/>
          <w:marRight w:val="0"/>
          <w:marTop w:val="0"/>
          <w:marBottom w:val="0"/>
          <w:divBdr>
            <w:top w:val="none" w:sz="0" w:space="0" w:color="auto"/>
            <w:left w:val="none" w:sz="0" w:space="0" w:color="auto"/>
            <w:bottom w:val="none" w:sz="0" w:space="0" w:color="auto"/>
            <w:right w:val="none" w:sz="0" w:space="0" w:color="auto"/>
          </w:divBdr>
        </w:div>
        <w:div w:id="1341465889">
          <w:marLeft w:val="480"/>
          <w:marRight w:val="0"/>
          <w:marTop w:val="0"/>
          <w:marBottom w:val="0"/>
          <w:divBdr>
            <w:top w:val="none" w:sz="0" w:space="0" w:color="auto"/>
            <w:left w:val="none" w:sz="0" w:space="0" w:color="auto"/>
            <w:bottom w:val="none" w:sz="0" w:space="0" w:color="auto"/>
            <w:right w:val="none" w:sz="0" w:space="0" w:color="auto"/>
          </w:divBdr>
        </w:div>
        <w:div w:id="1423405979">
          <w:marLeft w:val="480"/>
          <w:marRight w:val="0"/>
          <w:marTop w:val="0"/>
          <w:marBottom w:val="0"/>
          <w:divBdr>
            <w:top w:val="none" w:sz="0" w:space="0" w:color="auto"/>
            <w:left w:val="none" w:sz="0" w:space="0" w:color="auto"/>
            <w:bottom w:val="none" w:sz="0" w:space="0" w:color="auto"/>
            <w:right w:val="none" w:sz="0" w:space="0" w:color="auto"/>
          </w:divBdr>
        </w:div>
        <w:div w:id="1540237492">
          <w:marLeft w:val="480"/>
          <w:marRight w:val="0"/>
          <w:marTop w:val="0"/>
          <w:marBottom w:val="0"/>
          <w:divBdr>
            <w:top w:val="none" w:sz="0" w:space="0" w:color="auto"/>
            <w:left w:val="none" w:sz="0" w:space="0" w:color="auto"/>
            <w:bottom w:val="none" w:sz="0" w:space="0" w:color="auto"/>
            <w:right w:val="none" w:sz="0" w:space="0" w:color="auto"/>
          </w:divBdr>
        </w:div>
        <w:div w:id="1572617917">
          <w:marLeft w:val="480"/>
          <w:marRight w:val="0"/>
          <w:marTop w:val="0"/>
          <w:marBottom w:val="0"/>
          <w:divBdr>
            <w:top w:val="none" w:sz="0" w:space="0" w:color="auto"/>
            <w:left w:val="none" w:sz="0" w:space="0" w:color="auto"/>
            <w:bottom w:val="none" w:sz="0" w:space="0" w:color="auto"/>
            <w:right w:val="none" w:sz="0" w:space="0" w:color="auto"/>
          </w:divBdr>
        </w:div>
        <w:div w:id="1577740018">
          <w:marLeft w:val="480"/>
          <w:marRight w:val="0"/>
          <w:marTop w:val="0"/>
          <w:marBottom w:val="0"/>
          <w:divBdr>
            <w:top w:val="none" w:sz="0" w:space="0" w:color="auto"/>
            <w:left w:val="none" w:sz="0" w:space="0" w:color="auto"/>
            <w:bottom w:val="none" w:sz="0" w:space="0" w:color="auto"/>
            <w:right w:val="none" w:sz="0" w:space="0" w:color="auto"/>
          </w:divBdr>
        </w:div>
        <w:div w:id="1582831535">
          <w:marLeft w:val="480"/>
          <w:marRight w:val="0"/>
          <w:marTop w:val="0"/>
          <w:marBottom w:val="0"/>
          <w:divBdr>
            <w:top w:val="none" w:sz="0" w:space="0" w:color="auto"/>
            <w:left w:val="none" w:sz="0" w:space="0" w:color="auto"/>
            <w:bottom w:val="none" w:sz="0" w:space="0" w:color="auto"/>
            <w:right w:val="none" w:sz="0" w:space="0" w:color="auto"/>
          </w:divBdr>
        </w:div>
        <w:div w:id="1600286502">
          <w:marLeft w:val="480"/>
          <w:marRight w:val="0"/>
          <w:marTop w:val="0"/>
          <w:marBottom w:val="0"/>
          <w:divBdr>
            <w:top w:val="none" w:sz="0" w:space="0" w:color="auto"/>
            <w:left w:val="none" w:sz="0" w:space="0" w:color="auto"/>
            <w:bottom w:val="none" w:sz="0" w:space="0" w:color="auto"/>
            <w:right w:val="none" w:sz="0" w:space="0" w:color="auto"/>
          </w:divBdr>
        </w:div>
        <w:div w:id="1676692350">
          <w:marLeft w:val="480"/>
          <w:marRight w:val="0"/>
          <w:marTop w:val="0"/>
          <w:marBottom w:val="0"/>
          <w:divBdr>
            <w:top w:val="none" w:sz="0" w:space="0" w:color="auto"/>
            <w:left w:val="none" w:sz="0" w:space="0" w:color="auto"/>
            <w:bottom w:val="none" w:sz="0" w:space="0" w:color="auto"/>
            <w:right w:val="none" w:sz="0" w:space="0" w:color="auto"/>
          </w:divBdr>
        </w:div>
        <w:div w:id="1737625405">
          <w:marLeft w:val="480"/>
          <w:marRight w:val="0"/>
          <w:marTop w:val="0"/>
          <w:marBottom w:val="0"/>
          <w:divBdr>
            <w:top w:val="none" w:sz="0" w:space="0" w:color="auto"/>
            <w:left w:val="none" w:sz="0" w:space="0" w:color="auto"/>
            <w:bottom w:val="none" w:sz="0" w:space="0" w:color="auto"/>
            <w:right w:val="none" w:sz="0" w:space="0" w:color="auto"/>
          </w:divBdr>
        </w:div>
        <w:div w:id="1760327930">
          <w:marLeft w:val="480"/>
          <w:marRight w:val="0"/>
          <w:marTop w:val="0"/>
          <w:marBottom w:val="0"/>
          <w:divBdr>
            <w:top w:val="none" w:sz="0" w:space="0" w:color="auto"/>
            <w:left w:val="none" w:sz="0" w:space="0" w:color="auto"/>
            <w:bottom w:val="none" w:sz="0" w:space="0" w:color="auto"/>
            <w:right w:val="none" w:sz="0" w:space="0" w:color="auto"/>
          </w:divBdr>
        </w:div>
        <w:div w:id="1760716247">
          <w:marLeft w:val="480"/>
          <w:marRight w:val="0"/>
          <w:marTop w:val="0"/>
          <w:marBottom w:val="0"/>
          <w:divBdr>
            <w:top w:val="none" w:sz="0" w:space="0" w:color="auto"/>
            <w:left w:val="none" w:sz="0" w:space="0" w:color="auto"/>
            <w:bottom w:val="none" w:sz="0" w:space="0" w:color="auto"/>
            <w:right w:val="none" w:sz="0" w:space="0" w:color="auto"/>
          </w:divBdr>
        </w:div>
        <w:div w:id="1764839424">
          <w:marLeft w:val="480"/>
          <w:marRight w:val="0"/>
          <w:marTop w:val="0"/>
          <w:marBottom w:val="0"/>
          <w:divBdr>
            <w:top w:val="none" w:sz="0" w:space="0" w:color="auto"/>
            <w:left w:val="none" w:sz="0" w:space="0" w:color="auto"/>
            <w:bottom w:val="none" w:sz="0" w:space="0" w:color="auto"/>
            <w:right w:val="none" w:sz="0" w:space="0" w:color="auto"/>
          </w:divBdr>
        </w:div>
        <w:div w:id="1797290973">
          <w:marLeft w:val="480"/>
          <w:marRight w:val="0"/>
          <w:marTop w:val="0"/>
          <w:marBottom w:val="0"/>
          <w:divBdr>
            <w:top w:val="none" w:sz="0" w:space="0" w:color="auto"/>
            <w:left w:val="none" w:sz="0" w:space="0" w:color="auto"/>
            <w:bottom w:val="none" w:sz="0" w:space="0" w:color="auto"/>
            <w:right w:val="none" w:sz="0" w:space="0" w:color="auto"/>
          </w:divBdr>
        </w:div>
        <w:div w:id="2019768884">
          <w:marLeft w:val="480"/>
          <w:marRight w:val="0"/>
          <w:marTop w:val="0"/>
          <w:marBottom w:val="0"/>
          <w:divBdr>
            <w:top w:val="none" w:sz="0" w:space="0" w:color="auto"/>
            <w:left w:val="none" w:sz="0" w:space="0" w:color="auto"/>
            <w:bottom w:val="none" w:sz="0" w:space="0" w:color="auto"/>
            <w:right w:val="none" w:sz="0" w:space="0" w:color="auto"/>
          </w:divBdr>
        </w:div>
        <w:div w:id="2081826909">
          <w:marLeft w:val="480"/>
          <w:marRight w:val="0"/>
          <w:marTop w:val="0"/>
          <w:marBottom w:val="0"/>
          <w:divBdr>
            <w:top w:val="none" w:sz="0" w:space="0" w:color="auto"/>
            <w:left w:val="none" w:sz="0" w:space="0" w:color="auto"/>
            <w:bottom w:val="none" w:sz="0" w:space="0" w:color="auto"/>
            <w:right w:val="none" w:sz="0" w:space="0" w:color="auto"/>
          </w:divBdr>
        </w:div>
        <w:div w:id="2111775559">
          <w:marLeft w:val="480"/>
          <w:marRight w:val="0"/>
          <w:marTop w:val="0"/>
          <w:marBottom w:val="0"/>
          <w:divBdr>
            <w:top w:val="none" w:sz="0" w:space="0" w:color="auto"/>
            <w:left w:val="none" w:sz="0" w:space="0" w:color="auto"/>
            <w:bottom w:val="none" w:sz="0" w:space="0" w:color="auto"/>
            <w:right w:val="none" w:sz="0" w:space="0" w:color="auto"/>
          </w:divBdr>
        </w:div>
      </w:divsChild>
    </w:div>
    <w:div w:id="497770510">
      <w:bodyDiv w:val="1"/>
      <w:marLeft w:val="0"/>
      <w:marRight w:val="0"/>
      <w:marTop w:val="0"/>
      <w:marBottom w:val="0"/>
      <w:divBdr>
        <w:top w:val="none" w:sz="0" w:space="0" w:color="auto"/>
        <w:left w:val="none" w:sz="0" w:space="0" w:color="auto"/>
        <w:bottom w:val="none" w:sz="0" w:space="0" w:color="auto"/>
        <w:right w:val="none" w:sz="0" w:space="0" w:color="auto"/>
      </w:divBdr>
    </w:div>
    <w:div w:id="511922518">
      <w:bodyDiv w:val="1"/>
      <w:marLeft w:val="0"/>
      <w:marRight w:val="0"/>
      <w:marTop w:val="0"/>
      <w:marBottom w:val="0"/>
      <w:divBdr>
        <w:top w:val="none" w:sz="0" w:space="0" w:color="auto"/>
        <w:left w:val="none" w:sz="0" w:space="0" w:color="auto"/>
        <w:bottom w:val="none" w:sz="0" w:space="0" w:color="auto"/>
        <w:right w:val="none" w:sz="0" w:space="0" w:color="auto"/>
      </w:divBdr>
    </w:div>
    <w:div w:id="518931443">
      <w:bodyDiv w:val="1"/>
      <w:marLeft w:val="0"/>
      <w:marRight w:val="0"/>
      <w:marTop w:val="0"/>
      <w:marBottom w:val="0"/>
      <w:divBdr>
        <w:top w:val="none" w:sz="0" w:space="0" w:color="auto"/>
        <w:left w:val="none" w:sz="0" w:space="0" w:color="auto"/>
        <w:bottom w:val="none" w:sz="0" w:space="0" w:color="auto"/>
        <w:right w:val="none" w:sz="0" w:space="0" w:color="auto"/>
      </w:divBdr>
    </w:div>
    <w:div w:id="521405466">
      <w:bodyDiv w:val="1"/>
      <w:marLeft w:val="0"/>
      <w:marRight w:val="0"/>
      <w:marTop w:val="0"/>
      <w:marBottom w:val="0"/>
      <w:divBdr>
        <w:top w:val="none" w:sz="0" w:space="0" w:color="auto"/>
        <w:left w:val="none" w:sz="0" w:space="0" w:color="auto"/>
        <w:bottom w:val="none" w:sz="0" w:space="0" w:color="auto"/>
        <w:right w:val="none" w:sz="0" w:space="0" w:color="auto"/>
      </w:divBdr>
    </w:div>
    <w:div w:id="522792143">
      <w:bodyDiv w:val="1"/>
      <w:marLeft w:val="0"/>
      <w:marRight w:val="0"/>
      <w:marTop w:val="0"/>
      <w:marBottom w:val="0"/>
      <w:divBdr>
        <w:top w:val="none" w:sz="0" w:space="0" w:color="auto"/>
        <w:left w:val="none" w:sz="0" w:space="0" w:color="auto"/>
        <w:bottom w:val="none" w:sz="0" w:space="0" w:color="auto"/>
        <w:right w:val="none" w:sz="0" w:space="0" w:color="auto"/>
      </w:divBdr>
    </w:div>
    <w:div w:id="526530931">
      <w:bodyDiv w:val="1"/>
      <w:marLeft w:val="0"/>
      <w:marRight w:val="0"/>
      <w:marTop w:val="0"/>
      <w:marBottom w:val="0"/>
      <w:divBdr>
        <w:top w:val="none" w:sz="0" w:space="0" w:color="auto"/>
        <w:left w:val="none" w:sz="0" w:space="0" w:color="auto"/>
        <w:bottom w:val="none" w:sz="0" w:space="0" w:color="auto"/>
        <w:right w:val="none" w:sz="0" w:space="0" w:color="auto"/>
      </w:divBdr>
      <w:divsChild>
        <w:div w:id="110051330">
          <w:marLeft w:val="480"/>
          <w:marRight w:val="0"/>
          <w:marTop w:val="0"/>
          <w:marBottom w:val="0"/>
          <w:divBdr>
            <w:top w:val="none" w:sz="0" w:space="0" w:color="auto"/>
            <w:left w:val="none" w:sz="0" w:space="0" w:color="auto"/>
            <w:bottom w:val="none" w:sz="0" w:space="0" w:color="auto"/>
            <w:right w:val="none" w:sz="0" w:space="0" w:color="auto"/>
          </w:divBdr>
        </w:div>
        <w:div w:id="140388681">
          <w:marLeft w:val="480"/>
          <w:marRight w:val="0"/>
          <w:marTop w:val="0"/>
          <w:marBottom w:val="0"/>
          <w:divBdr>
            <w:top w:val="none" w:sz="0" w:space="0" w:color="auto"/>
            <w:left w:val="none" w:sz="0" w:space="0" w:color="auto"/>
            <w:bottom w:val="none" w:sz="0" w:space="0" w:color="auto"/>
            <w:right w:val="none" w:sz="0" w:space="0" w:color="auto"/>
          </w:divBdr>
        </w:div>
        <w:div w:id="364991677">
          <w:marLeft w:val="480"/>
          <w:marRight w:val="0"/>
          <w:marTop w:val="0"/>
          <w:marBottom w:val="0"/>
          <w:divBdr>
            <w:top w:val="none" w:sz="0" w:space="0" w:color="auto"/>
            <w:left w:val="none" w:sz="0" w:space="0" w:color="auto"/>
            <w:bottom w:val="none" w:sz="0" w:space="0" w:color="auto"/>
            <w:right w:val="none" w:sz="0" w:space="0" w:color="auto"/>
          </w:divBdr>
        </w:div>
        <w:div w:id="425460461">
          <w:marLeft w:val="480"/>
          <w:marRight w:val="0"/>
          <w:marTop w:val="0"/>
          <w:marBottom w:val="0"/>
          <w:divBdr>
            <w:top w:val="none" w:sz="0" w:space="0" w:color="auto"/>
            <w:left w:val="none" w:sz="0" w:space="0" w:color="auto"/>
            <w:bottom w:val="none" w:sz="0" w:space="0" w:color="auto"/>
            <w:right w:val="none" w:sz="0" w:space="0" w:color="auto"/>
          </w:divBdr>
        </w:div>
        <w:div w:id="547841429">
          <w:marLeft w:val="480"/>
          <w:marRight w:val="0"/>
          <w:marTop w:val="0"/>
          <w:marBottom w:val="0"/>
          <w:divBdr>
            <w:top w:val="none" w:sz="0" w:space="0" w:color="auto"/>
            <w:left w:val="none" w:sz="0" w:space="0" w:color="auto"/>
            <w:bottom w:val="none" w:sz="0" w:space="0" w:color="auto"/>
            <w:right w:val="none" w:sz="0" w:space="0" w:color="auto"/>
          </w:divBdr>
        </w:div>
        <w:div w:id="724138530">
          <w:marLeft w:val="480"/>
          <w:marRight w:val="0"/>
          <w:marTop w:val="0"/>
          <w:marBottom w:val="0"/>
          <w:divBdr>
            <w:top w:val="none" w:sz="0" w:space="0" w:color="auto"/>
            <w:left w:val="none" w:sz="0" w:space="0" w:color="auto"/>
            <w:bottom w:val="none" w:sz="0" w:space="0" w:color="auto"/>
            <w:right w:val="none" w:sz="0" w:space="0" w:color="auto"/>
          </w:divBdr>
        </w:div>
        <w:div w:id="742872047">
          <w:marLeft w:val="480"/>
          <w:marRight w:val="0"/>
          <w:marTop w:val="0"/>
          <w:marBottom w:val="0"/>
          <w:divBdr>
            <w:top w:val="none" w:sz="0" w:space="0" w:color="auto"/>
            <w:left w:val="none" w:sz="0" w:space="0" w:color="auto"/>
            <w:bottom w:val="none" w:sz="0" w:space="0" w:color="auto"/>
            <w:right w:val="none" w:sz="0" w:space="0" w:color="auto"/>
          </w:divBdr>
        </w:div>
        <w:div w:id="843931477">
          <w:marLeft w:val="480"/>
          <w:marRight w:val="0"/>
          <w:marTop w:val="0"/>
          <w:marBottom w:val="0"/>
          <w:divBdr>
            <w:top w:val="none" w:sz="0" w:space="0" w:color="auto"/>
            <w:left w:val="none" w:sz="0" w:space="0" w:color="auto"/>
            <w:bottom w:val="none" w:sz="0" w:space="0" w:color="auto"/>
            <w:right w:val="none" w:sz="0" w:space="0" w:color="auto"/>
          </w:divBdr>
        </w:div>
        <w:div w:id="953946941">
          <w:marLeft w:val="480"/>
          <w:marRight w:val="0"/>
          <w:marTop w:val="0"/>
          <w:marBottom w:val="0"/>
          <w:divBdr>
            <w:top w:val="none" w:sz="0" w:space="0" w:color="auto"/>
            <w:left w:val="none" w:sz="0" w:space="0" w:color="auto"/>
            <w:bottom w:val="none" w:sz="0" w:space="0" w:color="auto"/>
            <w:right w:val="none" w:sz="0" w:space="0" w:color="auto"/>
          </w:divBdr>
        </w:div>
        <w:div w:id="970552530">
          <w:marLeft w:val="480"/>
          <w:marRight w:val="0"/>
          <w:marTop w:val="0"/>
          <w:marBottom w:val="0"/>
          <w:divBdr>
            <w:top w:val="none" w:sz="0" w:space="0" w:color="auto"/>
            <w:left w:val="none" w:sz="0" w:space="0" w:color="auto"/>
            <w:bottom w:val="none" w:sz="0" w:space="0" w:color="auto"/>
            <w:right w:val="none" w:sz="0" w:space="0" w:color="auto"/>
          </w:divBdr>
        </w:div>
        <w:div w:id="1027484054">
          <w:marLeft w:val="480"/>
          <w:marRight w:val="0"/>
          <w:marTop w:val="0"/>
          <w:marBottom w:val="0"/>
          <w:divBdr>
            <w:top w:val="none" w:sz="0" w:space="0" w:color="auto"/>
            <w:left w:val="none" w:sz="0" w:space="0" w:color="auto"/>
            <w:bottom w:val="none" w:sz="0" w:space="0" w:color="auto"/>
            <w:right w:val="none" w:sz="0" w:space="0" w:color="auto"/>
          </w:divBdr>
        </w:div>
        <w:div w:id="1073547769">
          <w:marLeft w:val="480"/>
          <w:marRight w:val="0"/>
          <w:marTop w:val="0"/>
          <w:marBottom w:val="0"/>
          <w:divBdr>
            <w:top w:val="none" w:sz="0" w:space="0" w:color="auto"/>
            <w:left w:val="none" w:sz="0" w:space="0" w:color="auto"/>
            <w:bottom w:val="none" w:sz="0" w:space="0" w:color="auto"/>
            <w:right w:val="none" w:sz="0" w:space="0" w:color="auto"/>
          </w:divBdr>
        </w:div>
        <w:div w:id="1161966122">
          <w:marLeft w:val="480"/>
          <w:marRight w:val="0"/>
          <w:marTop w:val="0"/>
          <w:marBottom w:val="0"/>
          <w:divBdr>
            <w:top w:val="none" w:sz="0" w:space="0" w:color="auto"/>
            <w:left w:val="none" w:sz="0" w:space="0" w:color="auto"/>
            <w:bottom w:val="none" w:sz="0" w:space="0" w:color="auto"/>
            <w:right w:val="none" w:sz="0" w:space="0" w:color="auto"/>
          </w:divBdr>
        </w:div>
        <w:div w:id="1193149840">
          <w:marLeft w:val="480"/>
          <w:marRight w:val="0"/>
          <w:marTop w:val="0"/>
          <w:marBottom w:val="0"/>
          <w:divBdr>
            <w:top w:val="none" w:sz="0" w:space="0" w:color="auto"/>
            <w:left w:val="none" w:sz="0" w:space="0" w:color="auto"/>
            <w:bottom w:val="none" w:sz="0" w:space="0" w:color="auto"/>
            <w:right w:val="none" w:sz="0" w:space="0" w:color="auto"/>
          </w:divBdr>
        </w:div>
        <w:div w:id="1218709557">
          <w:marLeft w:val="480"/>
          <w:marRight w:val="0"/>
          <w:marTop w:val="0"/>
          <w:marBottom w:val="0"/>
          <w:divBdr>
            <w:top w:val="none" w:sz="0" w:space="0" w:color="auto"/>
            <w:left w:val="none" w:sz="0" w:space="0" w:color="auto"/>
            <w:bottom w:val="none" w:sz="0" w:space="0" w:color="auto"/>
            <w:right w:val="none" w:sz="0" w:space="0" w:color="auto"/>
          </w:divBdr>
        </w:div>
        <w:div w:id="1451317667">
          <w:marLeft w:val="480"/>
          <w:marRight w:val="0"/>
          <w:marTop w:val="0"/>
          <w:marBottom w:val="0"/>
          <w:divBdr>
            <w:top w:val="none" w:sz="0" w:space="0" w:color="auto"/>
            <w:left w:val="none" w:sz="0" w:space="0" w:color="auto"/>
            <w:bottom w:val="none" w:sz="0" w:space="0" w:color="auto"/>
            <w:right w:val="none" w:sz="0" w:space="0" w:color="auto"/>
          </w:divBdr>
        </w:div>
        <w:div w:id="1471828145">
          <w:marLeft w:val="480"/>
          <w:marRight w:val="0"/>
          <w:marTop w:val="0"/>
          <w:marBottom w:val="0"/>
          <w:divBdr>
            <w:top w:val="none" w:sz="0" w:space="0" w:color="auto"/>
            <w:left w:val="none" w:sz="0" w:space="0" w:color="auto"/>
            <w:bottom w:val="none" w:sz="0" w:space="0" w:color="auto"/>
            <w:right w:val="none" w:sz="0" w:space="0" w:color="auto"/>
          </w:divBdr>
        </w:div>
        <w:div w:id="1512794883">
          <w:marLeft w:val="480"/>
          <w:marRight w:val="0"/>
          <w:marTop w:val="0"/>
          <w:marBottom w:val="0"/>
          <w:divBdr>
            <w:top w:val="none" w:sz="0" w:space="0" w:color="auto"/>
            <w:left w:val="none" w:sz="0" w:space="0" w:color="auto"/>
            <w:bottom w:val="none" w:sz="0" w:space="0" w:color="auto"/>
            <w:right w:val="none" w:sz="0" w:space="0" w:color="auto"/>
          </w:divBdr>
        </w:div>
        <w:div w:id="1577742646">
          <w:marLeft w:val="480"/>
          <w:marRight w:val="0"/>
          <w:marTop w:val="0"/>
          <w:marBottom w:val="0"/>
          <w:divBdr>
            <w:top w:val="none" w:sz="0" w:space="0" w:color="auto"/>
            <w:left w:val="none" w:sz="0" w:space="0" w:color="auto"/>
            <w:bottom w:val="none" w:sz="0" w:space="0" w:color="auto"/>
            <w:right w:val="none" w:sz="0" w:space="0" w:color="auto"/>
          </w:divBdr>
        </w:div>
        <w:div w:id="1585996129">
          <w:marLeft w:val="480"/>
          <w:marRight w:val="0"/>
          <w:marTop w:val="0"/>
          <w:marBottom w:val="0"/>
          <w:divBdr>
            <w:top w:val="none" w:sz="0" w:space="0" w:color="auto"/>
            <w:left w:val="none" w:sz="0" w:space="0" w:color="auto"/>
            <w:bottom w:val="none" w:sz="0" w:space="0" w:color="auto"/>
            <w:right w:val="none" w:sz="0" w:space="0" w:color="auto"/>
          </w:divBdr>
        </w:div>
        <w:div w:id="1626421875">
          <w:marLeft w:val="480"/>
          <w:marRight w:val="0"/>
          <w:marTop w:val="0"/>
          <w:marBottom w:val="0"/>
          <w:divBdr>
            <w:top w:val="none" w:sz="0" w:space="0" w:color="auto"/>
            <w:left w:val="none" w:sz="0" w:space="0" w:color="auto"/>
            <w:bottom w:val="none" w:sz="0" w:space="0" w:color="auto"/>
            <w:right w:val="none" w:sz="0" w:space="0" w:color="auto"/>
          </w:divBdr>
        </w:div>
        <w:div w:id="1637953323">
          <w:marLeft w:val="480"/>
          <w:marRight w:val="0"/>
          <w:marTop w:val="0"/>
          <w:marBottom w:val="0"/>
          <w:divBdr>
            <w:top w:val="none" w:sz="0" w:space="0" w:color="auto"/>
            <w:left w:val="none" w:sz="0" w:space="0" w:color="auto"/>
            <w:bottom w:val="none" w:sz="0" w:space="0" w:color="auto"/>
            <w:right w:val="none" w:sz="0" w:space="0" w:color="auto"/>
          </w:divBdr>
        </w:div>
        <w:div w:id="1667703080">
          <w:marLeft w:val="480"/>
          <w:marRight w:val="0"/>
          <w:marTop w:val="0"/>
          <w:marBottom w:val="0"/>
          <w:divBdr>
            <w:top w:val="none" w:sz="0" w:space="0" w:color="auto"/>
            <w:left w:val="none" w:sz="0" w:space="0" w:color="auto"/>
            <w:bottom w:val="none" w:sz="0" w:space="0" w:color="auto"/>
            <w:right w:val="none" w:sz="0" w:space="0" w:color="auto"/>
          </w:divBdr>
        </w:div>
        <w:div w:id="1847403121">
          <w:marLeft w:val="480"/>
          <w:marRight w:val="0"/>
          <w:marTop w:val="0"/>
          <w:marBottom w:val="0"/>
          <w:divBdr>
            <w:top w:val="none" w:sz="0" w:space="0" w:color="auto"/>
            <w:left w:val="none" w:sz="0" w:space="0" w:color="auto"/>
            <w:bottom w:val="none" w:sz="0" w:space="0" w:color="auto"/>
            <w:right w:val="none" w:sz="0" w:space="0" w:color="auto"/>
          </w:divBdr>
        </w:div>
        <w:div w:id="1859271361">
          <w:marLeft w:val="480"/>
          <w:marRight w:val="0"/>
          <w:marTop w:val="0"/>
          <w:marBottom w:val="0"/>
          <w:divBdr>
            <w:top w:val="none" w:sz="0" w:space="0" w:color="auto"/>
            <w:left w:val="none" w:sz="0" w:space="0" w:color="auto"/>
            <w:bottom w:val="none" w:sz="0" w:space="0" w:color="auto"/>
            <w:right w:val="none" w:sz="0" w:space="0" w:color="auto"/>
          </w:divBdr>
        </w:div>
        <w:div w:id="1889298589">
          <w:marLeft w:val="480"/>
          <w:marRight w:val="0"/>
          <w:marTop w:val="0"/>
          <w:marBottom w:val="0"/>
          <w:divBdr>
            <w:top w:val="none" w:sz="0" w:space="0" w:color="auto"/>
            <w:left w:val="none" w:sz="0" w:space="0" w:color="auto"/>
            <w:bottom w:val="none" w:sz="0" w:space="0" w:color="auto"/>
            <w:right w:val="none" w:sz="0" w:space="0" w:color="auto"/>
          </w:divBdr>
        </w:div>
        <w:div w:id="1945115802">
          <w:marLeft w:val="480"/>
          <w:marRight w:val="0"/>
          <w:marTop w:val="0"/>
          <w:marBottom w:val="0"/>
          <w:divBdr>
            <w:top w:val="none" w:sz="0" w:space="0" w:color="auto"/>
            <w:left w:val="none" w:sz="0" w:space="0" w:color="auto"/>
            <w:bottom w:val="none" w:sz="0" w:space="0" w:color="auto"/>
            <w:right w:val="none" w:sz="0" w:space="0" w:color="auto"/>
          </w:divBdr>
        </w:div>
        <w:div w:id="1946644433">
          <w:marLeft w:val="480"/>
          <w:marRight w:val="0"/>
          <w:marTop w:val="0"/>
          <w:marBottom w:val="0"/>
          <w:divBdr>
            <w:top w:val="none" w:sz="0" w:space="0" w:color="auto"/>
            <w:left w:val="none" w:sz="0" w:space="0" w:color="auto"/>
            <w:bottom w:val="none" w:sz="0" w:space="0" w:color="auto"/>
            <w:right w:val="none" w:sz="0" w:space="0" w:color="auto"/>
          </w:divBdr>
        </w:div>
        <w:div w:id="1981615599">
          <w:marLeft w:val="480"/>
          <w:marRight w:val="0"/>
          <w:marTop w:val="0"/>
          <w:marBottom w:val="0"/>
          <w:divBdr>
            <w:top w:val="none" w:sz="0" w:space="0" w:color="auto"/>
            <w:left w:val="none" w:sz="0" w:space="0" w:color="auto"/>
            <w:bottom w:val="none" w:sz="0" w:space="0" w:color="auto"/>
            <w:right w:val="none" w:sz="0" w:space="0" w:color="auto"/>
          </w:divBdr>
        </w:div>
        <w:div w:id="2058165372">
          <w:marLeft w:val="480"/>
          <w:marRight w:val="0"/>
          <w:marTop w:val="0"/>
          <w:marBottom w:val="0"/>
          <w:divBdr>
            <w:top w:val="none" w:sz="0" w:space="0" w:color="auto"/>
            <w:left w:val="none" w:sz="0" w:space="0" w:color="auto"/>
            <w:bottom w:val="none" w:sz="0" w:space="0" w:color="auto"/>
            <w:right w:val="none" w:sz="0" w:space="0" w:color="auto"/>
          </w:divBdr>
        </w:div>
        <w:div w:id="2137285577">
          <w:marLeft w:val="480"/>
          <w:marRight w:val="0"/>
          <w:marTop w:val="0"/>
          <w:marBottom w:val="0"/>
          <w:divBdr>
            <w:top w:val="none" w:sz="0" w:space="0" w:color="auto"/>
            <w:left w:val="none" w:sz="0" w:space="0" w:color="auto"/>
            <w:bottom w:val="none" w:sz="0" w:space="0" w:color="auto"/>
            <w:right w:val="none" w:sz="0" w:space="0" w:color="auto"/>
          </w:divBdr>
        </w:div>
        <w:div w:id="2140684721">
          <w:marLeft w:val="480"/>
          <w:marRight w:val="0"/>
          <w:marTop w:val="0"/>
          <w:marBottom w:val="0"/>
          <w:divBdr>
            <w:top w:val="none" w:sz="0" w:space="0" w:color="auto"/>
            <w:left w:val="none" w:sz="0" w:space="0" w:color="auto"/>
            <w:bottom w:val="none" w:sz="0" w:space="0" w:color="auto"/>
            <w:right w:val="none" w:sz="0" w:space="0" w:color="auto"/>
          </w:divBdr>
        </w:div>
      </w:divsChild>
    </w:div>
    <w:div w:id="526916512">
      <w:bodyDiv w:val="1"/>
      <w:marLeft w:val="0"/>
      <w:marRight w:val="0"/>
      <w:marTop w:val="0"/>
      <w:marBottom w:val="0"/>
      <w:divBdr>
        <w:top w:val="none" w:sz="0" w:space="0" w:color="auto"/>
        <w:left w:val="none" w:sz="0" w:space="0" w:color="auto"/>
        <w:bottom w:val="none" w:sz="0" w:space="0" w:color="auto"/>
        <w:right w:val="none" w:sz="0" w:space="0" w:color="auto"/>
      </w:divBdr>
    </w:div>
    <w:div w:id="527525962">
      <w:bodyDiv w:val="1"/>
      <w:marLeft w:val="0"/>
      <w:marRight w:val="0"/>
      <w:marTop w:val="0"/>
      <w:marBottom w:val="0"/>
      <w:divBdr>
        <w:top w:val="none" w:sz="0" w:space="0" w:color="auto"/>
        <w:left w:val="none" w:sz="0" w:space="0" w:color="auto"/>
        <w:bottom w:val="none" w:sz="0" w:space="0" w:color="auto"/>
        <w:right w:val="none" w:sz="0" w:space="0" w:color="auto"/>
      </w:divBdr>
    </w:div>
    <w:div w:id="531067837">
      <w:bodyDiv w:val="1"/>
      <w:marLeft w:val="0"/>
      <w:marRight w:val="0"/>
      <w:marTop w:val="0"/>
      <w:marBottom w:val="0"/>
      <w:divBdr>
        <w:top w:val="none" w:sz="0" w:space="0" w:color="auto"/>
        <w:left w:val="none" w:sz="0" w:space="0" w:color="auto"/>
        <w:bottom w:val="none" w:sz="0" w:space="0" w:color="auto"/>
        <w:right w:val="none" w:sz="0" w:space="0" w:color="auto"/>
      </w:divBdr>
    </w:div>
    <w:div w:id="534125273">
      <w:bodyDiv w:val="1"/>
      <w:marLeft w:val="0"/>
      <w:marRight w:val="0"/>
      <w:marTop w:val="0"/>
      <w:marBottom w:val="0"/>
      <w:divBdr>
        <w:top w:val="none" w:sz="0" w:space="0" w:color="auto"/>
        <w:left w:val="none" w:sz="0" w:space="0" w:color="auto"/>
        <w:bottom w:val="none" w:sz="0" w:space="0" w:color="auto"/>
        <w:right w:val="none" w:sz="0" w:space="0" w:color="auto"/>
      </w:divBdr>
      <w:divsChild>
        <w:div w:id="35591923">
          <w:marLeft w:val="480"/>
          <w:marRight w:val="0"/>
          <w:marTop w:val="0"/>
          <w:marBottom w:val="0"/>
          <w:divBdr>
            <w:top w:val="none" w:sz="0" w:space="0" w:color="auto"/>
            <w:left w:val="none" w:sz="0" w:space="0" w:color="auto"/>
            <w:bottom w:val="none" w:sz="0" w:space="0" w:color="auto"/>
            <w:right w:val="none" w:sz="0" w:space="0" w:color="auto"/>
          </w:divBdr>
        </w:div>
        <w:div w:id="54814949">
          <w:marLeft w:val="480"/>
          <w:marRight w:val="0"/>
          <w:marTop w:val="0"/>
          <w:marBottom w:val="0"/>
          <w:divBdr>
            <w:top w:val="none" w:sz="0" w:space="0" w:color="auto"/>
            <w:left w:val="none" w:sz="0" w:space="0" w:color="auto"/>
            <w:bottom w:val="none" w:sz="0" w:space="0" w:color="auto"/>
            <w:right w:val="none" w:sz="0" w:space="0" w:color="auto"/>
          </w:divBdr>
        </w:div>
        <w:div w:id="88821662">
          <w:marLeft w:val="480"/>
          <w:marRight w:val="0"/>
          <w:marTop w:val="0"/>
          <w:marBottom w:val="0"/>
          <w:divBdr>
            <w:top w:val="none" w:sz="0" w:space="0" w:color="auto"/>
            <w:left w:val="none" w:sz="0" w:space="0" w:color="auto"/>
            <w:bottom w:val="none" w:sz="0" w:space="0" w:color="auto"/>
            <w:right w:val="none" w:sz="0" w:space="0" w:color="auto"/>
          </w:divBdr>
        </w:div>
        <w:div w:id="137773910">
          <w:marLeft w:val="480"/>
          <w:marRight w:val="0"/>
          <w:marTop w:val="0"/>
          <w:marBottom w:val="0"/>
          <w:divBdr>
            <w:top w:val="none" w:sz="0" w:space="0" w:color="auto"/>
            <w:left w:val="none" w:sz="0" w:space="0" w:color="auto"/>
            <w:bottom w:val="none" w:sz="0" w:space="0" w:color="auto"/>
            <w:right w:val="none" w:sz="0" w:space="0" w:color="auto"/>
          </w:divBdr>
        </w:div>
        <w:div w:id="172960513">
          <w:marLeft w:val="480"/>
          <w:marRight w:val="0"/>
          <w:marTop w:val="0"/>
          <w:marBottom w:val="0"/>
          <w:divBdr>
            <w:top w:val="none" w:sz="0" w:space="0" w:color="auto"/>
            <w:left w:val="none" w:sz="0" w:space="0" w:color="auto"/>
            <w:bottom w:val="none" w:sz="0" w:space="0" w:color="auto"/>
            <w:right w:val="none" w:sz="0" w:space="0" w:color="auto"/>
          </w:divBdr>
        </w:div>
        <w:div w:id="175392075">
          <w:marLeft w:val="480"/>
          <w:marRight w:val="0"/>
          <w:marTop w:val="0"/>
          <w:marBottom w:val="0"/>
          <w:divBdr>
            <w:top w:val="none" w:sz="0" w:space="0" w:color="auto"/>
            <w:left w:val="none" w:sz="0" w:space="0" w:color="auto"/>
            <w:bottom w:val="none" w:sz="0" w:space="0" w:color="auto"/>
            <w:right w:val="none" w:sz="0" w:space="0" w:color="auto"/>
          </w:divBdr>
        </w:div>
        <w:div w:id="317610464">
          <w:marLeft w:val="480"/>
          <w:marRight w:val="0"/>
          <w:marTop w:val="0"/>
          <w:marBottom w:val="0"/>
          <w:divBdr>
            <w:top w:val="none" w:sz="0" w:space="0" w:color="auto"/>
            <w:left w:val="none" w:sz="0" w:space="0" w:color="auto"/>
            <w:bottom w:val="none" w:sz="0" w:space="0" w:color="auto"/>
            <w:right w:val="none" w:sz="0" w:space="0" w:color="auto"/>
          </w:divBdr>
        </w:div>
        <w:div w:id="351304799">
          <w:marLeft w:val="480"/>
          <w:marRight w:val="0"/>
          <w:marTop w:val="0"/>
          <w:marBottom w:val="0"/>
          <w:divBdr>
            <w:top w:val="none" w:sz="0" w:space="0" w:color="auto"/>
            <w:left w:val="none" w:sz="0" w:space="0" w:color="auto"/>
            <w:bottom w:val="none" w:sz="0" w:space="0" w:color="auto"/>
            <w:right w:val="none" w:sz="0" w:space="0" w:color="auto"/>
          </w:divBdr>
        </w:div>
        <w:div w:id="412165907">
          <w:marLeft w:val="480"/>
          <w:marRight w:val="0"/>
          <w:marTop w:val="0"/>
          <w:marBottom w:val="0"/>
          <w:divBdr>
            <w:top w:val="none" w:sz="0" w:space="0" w:color="auto"/>
            <w:left w:val="none" w:sz="0" w:space="0" w:color="auto"/>
            <w:bottom w:val="none" w:sz="0" w:space="0" w:color="auto"/>
            <w:right w:val="none" w:sz="0" w:space="0" w:color="auto"/>
          </w:divBdr>
        </w:div>
        <w:div w:id="509564685">
          <w:marLeft w:val="480"/>
          <w:marRight w:val="0"/>
          <w:marTop w:val="0"/>
          <w:marBottom w:val="0"/>
          <w:divBdr>
            <w:top w:val="none" w:sz="0" w:space="0" w:color="auto"/>
            <w:left w:val="none" w:sz="0" w:space="0" w:color="auto"/>
            <w:bottom w:val="none" w:sz="0" w:space="0" w:color="auto"/>
            <w:right w:val="none" w:sz="0" w:space="0" w:color="auto"/>
          </w:divBdr>
        </w:div>
        <w:div w:id="568349339">
          <w:marLeft w:val="480"/>
          <w:marRight w:val="0"/>
          <w:marTop w:val="0"/>
          <w:marBottom w:val="0"/>
          <w:divBdr>
            <w:top w:val="none" w:sz="0" w:space="0" w:color="auto"/>
            <w:left w:val="none" w:sz="0" w:space="0" w:color="auto"/>
            <w:bottom w:val="none" w:sz="0" w:space="0" w:color="auto"/>
            <w:right w:val="none" w:sz="0" w:space="0" w:color="auto"/>
          </w:divBdr>
        </w:div>
        <w:div w:id="609430800">
          <w:marLeft w:val="480"/>
          <w:marRight w:val="0"/>
          <w:marTop w:val="0"/>
          <w:marBottom w:val="0"/>
          <w:divBdr>
            <w:top w:val="none" w:sz="0" w:space="0" w:color="auto"/>
            <w:left w:val="none" w:sz="0" w:space="0" w:color="auto"/>
            <w:bottom w:val="none" w:sz="0" w:space="0" w:color="auto"/>
            <w:right w:val="none" w:sz="0" w:space="0" w:color="auto"/>
          </w:divBdr>
        </w:div>
        <w:div w:id="789662314">
          <w:marLeft w:val="480"/>
          <w:marRight w:val="0"/>
          <w:marTop w:val="0"/>
          <w:marBottom w:val="0"/>
          <w:divBdr>
            <w:top w:val="none" w:sz="0" w:space="0" w:color="auto"/>
            <w:left w:val="none" w:sz="0" w:space="0" w:color="auto"/>
            <w:bottom w:val="none" w:sz="0" w:space="0" w:color="auto"/>
            <w:right w:val="none" w:sz="0" w:space="0" w:color="auto"/>
          </w:divBdr>
        </w:div>
        <w:div w:id="802775264">
          <w:marLeft w:val="480"/>
          <w:marRight w:val="0"/>
          <w:marTop w:val="0"/>
          <w:marBottom w:val="0"/>
          <w:divBdr>
            <w:top w:val="none" w:sz="0" w:space="0" w:color="auto"/>
            <w:left w:val="none" w:sz="0" w:space="0" w:color="auto"/>
            <w:bottom w:val="none" w:sz="0" w:space="0" w:color="auto"/>
            <w:right w:val="none" w:sz="0" w:space="0" w:color="auto"/>
          </w:divBdr>
        </w:div>
        <w:div w:id="938105039">
          <w:marLeft w:val="480"/>
          <w:marRight w:val="0"/>
          <w:marTop w:val="0"/>
          <w:marBottom w:val="0"/>
          <w:divBdr>
            <w:top w:val="none" w:sz="0" w:space="0" w:color="auto"/>
            <w:left w:val="none" w:sz="0" w:space="0" w:color="auto"/>
            <w:bottom w:val="none" w:sz="0" w:space="0" w:color="auto"/>
            <w:right w:val="none" w:sz="0" w:space="0" w:color="auto"/>
          </w:divBdr>
        </w:div>
        <w:div w:id="942609597">
          <w:marLeft w:val="480"/>
          <w:marRight w:val="0"/>
          <w:marTop w:val="0"/>
          <w:marBottom w:val="0"/>
          <w:divBdr>
            <w:top w:val="none" w:sz="0" w:space="0" w:color="auto"/>
            <w:left w:val="none" w:sz="0" w:space="0" w:color="auto"/>
            <w:bottom w:val="none" w:sz="0" w:space="0" w:color="auto"/>
            <w:right w:val="none" w:sz="0" w:space="0" w:color="auto"/>
          </w:divBdr>
        </w:div>
        <w:div w:id="958609931">
          <w:marLeft w:val="480"/>
          <w:marRight w:val="0"/>
          <w:marTop w:val="0"/>
          <w:marBottom w:val="0"/>
          <w:divBdr>
            <w:top w:val="none" w:sz="0" w:space="0" w:color="auto"/>
            <w:left w:val="none" w:sz="0" w:space="0" w:color="auto"/>
            <w:bottom w:val="none" w:sz="0" w:space="0" w:color="auto"/>
            <w:right w:val="none" w:sz="0" w:space="0" w:color="auto"/>
          </w:divBdr>
        </w:div>
        <w:div w:id="1075737703">
          <w:marLeft w:val="480"/>
          <w:marRight w:val="0"/>
          <w:marTop w:val="0"/>
          <w:marBottom w:val="0"/>
          <w:divBdr>
            <w:top w:val="none" w:sz="0" w:space="0" w:color="auto"/>
            <w:left w:val="none" w:sz="0" w:space="0" w:color="auto"/>
            <w:bottom w:val="none" w:sz="0" w:space="0" w:color="auto"/>
            <w:right w:val="none" w:sz="0" w:space="0" w:color="auto"/>
          </w:divBdr>
        </w:div>
        <w:div w:id="1098912145">
          <w:marLeft w:val="480"/>
          <w:marRight w:val="0"/>
          <w:marTop w:val="0"/>
          <w:marBottom w:val="0"/>
          <w:divBdr>
            <w:top w:val="none" w:sz="0" w:space="0" w:color="auto"/>
            <w:left w:val="none" w:sz="0" w:space="0" w:color="auto"/>
            <w:bottom w:val="none" w:sz="0" w:space="0" w:color="auto"/>
            <w:right w:val="none" w:sz="0" w:space="0" w:color="auto"/>
          </w:divBdr>
        </w:div>
        <w:div w:id="1122727910">
          <w:marLeft w:val="480"/>
          <w:marRight w:val="0"/>
          <w:marTop w:val="0"/>
          <w:marBottom w:val="0"/>
          <w:divBdr>
            <w:top w:val="none" w:sz="0" w:space="0" w:color="auto"/>
            <w:left w:val="none" w:sz="0" w:space="0" w:color="auto"/>
            <w:bottom w:val="none" w:sz="0" w:space="0" w:color="auto"/>
            <w:right w:val="none" w:sz="0" w:space="0" w:color="auto"/>
          </w:divBdr>
        </w:div>
        <w:div w:id="1124082453">
          <w:marLeft w:val="480"/>
          <w:marRight w:val="0"/>
          <w:marTop w:val="0"/>
          <w:marBottom w:val="0"/>
          <w:divBdr>
            <w:top w:val="none" w:sz="0" w:space="0" w:color="auto"/>
            <w:left w:val="none" w:sz="0" w:space="0" w:color="auto"/>
            <w:bottom w:val="none" w:sz="0" w:space="0" w:color="auto"/>
            <w:right w:val="none" w:sz="0" w:space="0" w:color="auto"/>
          </w:divBdr>
        </w:div>
        <w:div w:id="1144203975">
          <w:marLeft w:val="480"/>
          <w:marRight w:val="0"/>
          <w:marTop w:val="0"/>
          <w:marBottom w:val="0"/>
          <w:divBdr>
            <w:top w:val="none" w:sz="0" w:space="0" w:color="auto"/>
            <w:left w:val="none" w:sz="0" w:space="0" w:color="auto"/>
            <w:bottom w:val="none" w:sz="0" w:space="0" w:color="auto"/>
            <w:right w:val="none" w:sz="0" w:space="0" w:color="auto"/>
          </w:divBdr>
        </w:div>
        <w:div w:id="1187334351">
          <w:marLeft w:val="480"/>
          <w:marRight w:val="0"/>
          <w:marTop w:val="0"/>
          <w:marBottom w:val="0"/>
          <w:divBdr>
            <w:top w:val="none" w:sz="0" w:space="0" w:color="auto"/>
            <w:left w:val="none" w:sz="0" w:space="0" w:color="auto"/>
            <w:bottom w:val="none" w:sz="0" w:space="0" w:color="auto"/>
            <w:right w:val="none" w:sz="0" w:space="0" w:color="auto"/>
          </w:divBdr>
        </w:div>
        <w:div w:id="1197087427">
          <w:marLeft w:val="480"/>
          <w:marRight w:val="0"/>
          <w:marTop w:val="0"/>
          <w:marBottom w:val="0"/>
          <w:divBdr>
            <w:top w:val="none" w:sz="0" w:space="0" w:color="auto"/>
            <w:left w:val="none" w:sz="0" w:space="0" w:color="auto"/>
            <w:bottom w:val="none" w:sz="0" w:space="0" w:color="auto"/>
            <w:right w:val="none" w:sz="0" w:space="0" w:color="auto"/>
          </w:divBdr>
        </w:div>
        <w:div w:id="1442646678">
          <w:marLeft w:val="480"/>
          <w:marRight w:val="0"/>
          <w:marTop w:val="0"/>
          <w:marBottom w:val="0"/>
          <w:divBdr>
            <w:top w:val="none" w:sz="0" w:space="0" w:color="auto"/>
            <w:left w:val="none" w:sz="0" w:space="0" w:color="auto"/>
            <w:bottom w:val="none" w:sz="0" w:space="0" w:color="auto"/>
            <w:right w:val="none" w:sz="0" w:space="0" w:color="auto"/>
          </w:divBdr>
        </w:div>
        <w:div w:id="1484469684">
          <w:marLeft w:val="480"/>
          <w:marRight w:val="0"/>
          <w:marTop w:val="0"/>
          <w:marBottom w:val="0"/>
          <w:divBdr>
            <w:top w:val="none" w:sz="0" w:space="0" w:color="auto"/>
            <w:left w:val="none" w:sz="0" w:space="0" w:color="auto"/>
            <w:bottom w:val="none" w:sz="0" w:space="0" w:color="auto"/>
            <w:right w:val="none" w:sz="0" w:space="0" w:color="auto"/>
          </w:divBdr>
        </w:div>
        <w:div w:id="1517033698">
          <w:marLeft w:val="480"/>
          <w:marRight w:val="0"/>
          <w:marTop w:val="0"/>
          <w:marBottom w:val="0"/>
          <w:divBdr>
            <w:top w:val="none" w:sz="0" w:space="0" w:color="auto"/>
            <w:left w:val="none" w:sz="0" w:space="0" w:color="auto"/>
            <w:bottom w:val="none" w:sz="0" w:space="0" w:color="auto"/>
            <w:right w:val="none" w:sz="0" w:space="0" w:color="auto"/>
          </w:divBdr>
        </w:div>
        <w:div w:id="1666856307">
          <w:marLeft w:val="480"/>
          <w:marRight w:val="0"/>
          <w:marTop w:val="0"/>
          <w:marBottom w:val="0"/>
          <w:divBdr>
            <w:top w:val="none" w:sz="0" w:space="0" w:color="auto"/>
            <w:left w:val="none" w:sz="0" w:space="0" w:color="auto"/>
            <w:bottom w:val="none" w:sz="0" w:space="0" w:color="auto"/>
            <w:right w:val="none" w:sz="0" w:space="0" w:color="auto"/>
          </w:divBdr>
        </w:div>
        <w:div w:id="1897466797">
          <w:marLeft w:val="480"/>
          <w:marRight w:val="0"/>
          <w:marTop w:val="0"/>
          <w:marBottom w:val="0"/>
          <w:divBdr>
            <w:top w:val="none" w:sz="0" w:space="0" w:color="auto"/>
            <w:left w:val="none" w:sz="0" w:space="0" w:color="auto"/>
            <w:bottom w:val="none" w:sz="0" w:space="0" w:color="auto"/>
            <w:right w:val="none" w:sz="0" w:space="0" w:color="auto"/>
          </w:divBdr>
        </w:div>
        <w:div w:id="1959949273">
          <w:marLeft w:val="480"/>
          <w:marRight w:val="0"/>
          <w:marTop w:val="0"/>
          <w:marBottom w:val="0"/>
          <w:divBdr>
            <w:top w:val="none" w:sz="0" w:space="0" w:color="auto"/>
            <w:left w:val="none" w:sz="0" w:space="0" w:color="auto"/>
            <w:bottom w:val="none" w:sz="0" w:space="0" w:color="auto"/>
            <w:right w:val="none" w:sz="0" w:space="0" w:color="auto"/>
          </w:divBdr>
        </w:div>
        <w:div w:id="2113238258">
          <w:marLeft w:val="480"/>
          <w:marRight w:val="0"/>
          <w:marTop w:val="0"/>
          <w:marBottom w:val="0"/>
          <w:divBdr>
            <w:top w:val="none" w:sz="0" w:space="0" w:color="auto"/>
            <w:left w:val="none" w:sz="0" w:space="0" w:color="auto"/>
            <w:bottom w:val="none" w:sz="0" w:space="0" w:color="auto"/>
            <w:right w:val="none" w:sz="0" w:space="0" w:color="auto"/>
          </w:divBdr>
        </w:div>
      </w:divsChild>
    </w:div>
    <w:div w:id="534536789">
      <w:bodyDiv w:val="1"/>
      <w:marLeft w:val="0"/>
      <w:marRight w:val="0"/>
      <w:marTop w:val="0"/>
      <w:marBottom w:val="0"/>
      <w:divBdr>
        <w:top w:val="none" w:sz="0" w:space="0" w:color="auto"/>
        <w:left w:val="none" w:sz="0" w:space="0" w:color="auto"/>
        <w:bottom w:val="none" w:sz="0" w:space="0" w:color="auto"/>
        <w:right w:val="none" w:sz="0" w:space="0" w:color="auto"/>
      </w:divBdr>
    </w:div>
    <w:div w:id="537199940">
      <w:bodyDiv w:val="1"/>
      <w:marLeft w:val="0"/>
      <w:marRight w:val="0"/>
      <w:marTop w:val="0"/>
      <w:marBottom w:val="0"/>
      <w:divBdr>
        <w:top w:val="none" w:sz="0" w:space="0" w:color="auto"/>
        <w:left w:val="none" w:sz="0" w:space="0" w:color="auto"/>
        <w:bottom w:val="none" w:sz="0" w:space="0" w:color="auto"/>
        <w:right w:val="none" w:sz="0" w:space="0" w:color="auto"/>
      </w:divBdr>
      <w:divsChild>
        <w:div w:id="4483860">
          <w:marLeft w:val="480"/>
          <w:marRight w:val="0"/>
          <w:marTop w:val="0"/>
          <w:marBottom w:val="0"/>
          <w:divBdr>
            <w:top w:val="none" w:sz="0" w:space="0" w:color="auto"/>
            <w:left w:val="none" w:sz="0" w:space="0" w:color="auto"/>
            <w:bottom w:val="none" w:sz="0" w:space="0" w:color="auto"/>
            <w:right w:val="none" w:sz="0" w:space="0" w:color="auto"/>
          </w:divBdr>
        </w:div>
        <w:div w:id="230310527">
          <w:marLeft w:val="480"/>
          <w:marRight w:val="0"/>
          <w:marTop w:val="0"/>
          <w:marBottom w:val="0"/>
          <w:divBdr>
            <w:top w:val="none" w:sz="0" w:space="0" w:color="auto"/>
            <w:left w:val="none" w:sz="0" w:space="0" w:color="auto"/>
            <w:bottom w:val="none" w:sz="0" w:space="0" w:color="auto"/>
            <w:right w:val="none" w:sz="0" w:space="0" w:color="auto"/>
          </w:divBdr>
        </w:div>
        <w:div w:id="238713666">
          <w:marLeft w:val="480"/>
          <w:marRight w:val="0"/>
          <w:marTop w:val="0"/>
          <w:marBottom w:val="0"/>
          <w:divBdr>
            <w:top w:val="none" w:sz="0" w:space="0" w:color="auto"/>
            <w:left w:val="none" w:sz="0" w:space="0" w:color="auto"/>
            <w:bottom w:val="none" w:sz="0" w:space="0" w:color="auto"/>
            <w:right w:val="none" w:sz="0" w:space="0" w:color="auto"/>
          </w:divBdr>
        </w:div>
        <w:div w:id="297951942">
          <w:marLeft w:val="480"/>
          <w:marRight w:val="0"/>
          <w:marTop w:val="0"/>
          <w:marBottom w:val="0"/>
          <w:divBdr>
            <w:top w:val="none" w:sz="0" w:space="0" w:color="auto"/>
            <w:left w:val="none" w:sz="0" w:space="0" w:color="auto"/>
            <w:bottom w:val="none" w:sz="0" w:space="0" w:color="auto"/>
            <w:right w:val="none" w:sz="0" w:space="0" w:color="auto"/>
          </w:divBdr>
        </w:div>
        <w:div w:id="333144990">
          <w:marLeft w:val="480"/>
          <w:marRight w:val="0"/>
          <w:marTop w:val="0"/>
          <w:marBottom w:val="0"/>
          <w:divBdr>
            <w:top w:val="none" w:sz="0" w:space="0" w:color="auto"/>
            <w:left w:val="none" w:sz="0" w:space="0" w:color="auto"/>
            <w:bottom w:val="none" w:sz="0" w:space="0" w:color="auto"/>
            <w:right w:val="none" w:sz="0" w:space="0" w:color="auto"/>
          </w:divBdr>
        </w:div>
        <w:div w:id="345518983">
          <w:marLeft w:val="480"/>
          <w:marRight w:val="0"/>
          <w:marTop w:val="0"/>
          <w:marBottom w:val="0"/>
          <w:divBdr>
            <w:top w:val="none" w:sz="0" w:space="0" w:color="auto"/>
            <w:left w:val="none" w:sz="0" w:space="0" w:color="auto"/>
            <w:bottom w:val="none" w:sz="0" w:space="0" w:color="auto"/>
            <w:right w:val="none" w:sz="0" w:space="0" w:color="auto"/>
          </w:divBdr>
        </w:div>
        <w:div w:id="370301420">
          <w:marLeft w:val="480"/>
          <w:marRight w:val="0"/>
          <w:marTop w:val="0"/>
          <w:marBottom w:val="0"/>
          <w:divBdr>
            <w:top w:val="none" w:sz="0" w:space="0" w:color="auto"/>
            <w:left w:val="none" w:sz="0" w:space="0" w:color="auto"/>
            <w:bottom w:val="none" w:sz="0" w:space="0" w:color="auto"/>
            <w:right w:val="none" w:sz="0" w:space="0" w:color="auto"/>
          </w:divBdr>
        </w:div>
        <w:div w:id="531723105">
          <w:marLeft w:val="480"/>
          <w:marRight w:val="0"/>
          <w:marTop w:val="0"/>
          <w:marBottom w:val="0"/>
          <w:divBdr>
            <w:top w:val="none" w:sz="0" w:space="0" w:color="auto"/>
            <w:left w:val="none" w:sz="0" w:space="0" w:color="auto"/>
            <w:bottom w:val="none" w:sz="0" w:space="0" w:color="auto"/>
            <w:right w:val="none" w:sz="0" w:space="0" w:color="auto"/>
          </w:divBdr>
        </w:div>
        <w:div w:id="570962497">
          <w:marLeft w:val="480"/>
          <w:marRight w:val="0"/>
          <w:marTop w:val="0"/>
          <w:marBottom w:val="0"/>
          <w:divBdr>
            <w:top w:val="none" w:sz="0" w:space="0" w:color="auto"/>
            <w:left w:val="none" w:sz="0" w:space="0" w:color="auto"/>
            <w:bottom w:val="none" w:sz="0" w:space="0" w:color="auto"/>
            <w:right w:val="none" w:sz="0" w:space="0" w:color="auto"/>
          </w:divBdr>
        </w:div>
        <w:div w:id="591159255">
          <w:marLeft w:val="480"/>
          <w:marRight w:val="0"/>
          <w:marTop w:val="0"/>
          <w:marBottom w:val="0"/>
          <w:divBdr>
            <w:top w:val="none" w:sz="0" w:space="0" w:color="auto"/>
            <w:left w:val="none" w:sz="0" w:space="0" w:color="auto"/>
            <w:bottom w:val="none" w:sz="0" w:space="0" w:color="auto"/>
            <w:right w:val="none" w:sz="0" w:space="0" w:color="auto"/>
          </w:divBdr>
        </w:div>
        <w:div w:id="651716750">
          <w:marLeft w:val="480"/>
          <w:marRight w:val="0"/>
          <w:marTop w:val="0"/>
          <w:marBottom w:val="0"/>
          <w:divBdr>
            <w:top w:val="none" w:sz="0" w:space="0" w:color="auto"/>
            <w:left w:val="none" w:sz="0" w:space="0" w:color="auto"/>
            <w:bottom w:val="none" w:sz="0" w:space="0" w:color="auto"/>
            <w:right w:val="none" w:sz="0" w:space="0" w:color="auto"/>
          </w:divBdr>
        </w:div>
        <w:div w:id="658072716">
          <w:marLeft w:val="480"/>
          <w:marRight w:val="0"/>
          <w:marTop w:val="0"/>
          <w:marBottom w:val="0"/>
          <w:divBdr>
            <w:top w:val="none" w:sz="0" w:space="0" w:color="auto"/>
            <w:left w:val="none" w:sz="0" w:space="0" w:color="auto"/>
            <w:bottom w:val="none" w:sz="0" w:space="0" w:color="auto"/>
            <w:right w:val="none" w:sz="0" w:space="0" w:color="auto"/>
          </w:divBdr>
        </w:div>
        <w:div w:id="864758426">
          <w:marLeft w:val="480"/>
          <w:marRight w:val="0"/>
          <w:marTop w:val="0"/>
          <w:marBottom w:val="0"/>
          <w:divBdr>
            <w:top w:val="none" w:sz="0" w:space="0" w:color="auto"/>
            <w:left w:val="none" w:sz="0" w:space="0" w:color="auto"/>
            <w:bottom w:val="none" w:sz="0" w:space="0" w:color="auto"/>
            <w:right w:val="none" w:sz="0" w:space="0" w:color="auto"/>
          </w:divBdr>
        </w:div>
        <w:div w:id="909730597">
          <w:marLeft w:val="480"/>
          <w:marRight w:val="0"/>
          <w:marTop w:val="0"/>
          <w:marBottom w:val="0"/>
          <w:divBdr>
            <w:top w:val="none" w:sz="0" w:space="0" w:color="auto"/>
            <w:left w:val="none" w:sz="0" w:space="0" w:color="auto"/>
            <w:bottom w:val="none" w:sz="0" w:space="0" w:color="auto"/>
            <w:right w:val="none" w:sz="0" w:space="0" w:color="auto"/>
          </w:divBdr>
        </w:div>
        <w:div w:id="1270313783">
          <w:marLeft w:val="480"/>
          <w:marRight w:val="0"/>
          <w:marTop w:val="0"/>
          <w:marBottom w:val="0"/>
          <w:divBdr>
            <w:top w:val="none" w:sz="0" w:space="0" w:color="auto"/>
            <w:left w:val="none" w:sz="0" w:space="0" w:color="auto"/>
            <w:bottom w:val="none" w:sz="0" w:space="0" w:color="auto"/>
            <w:right w:val="none" w:sz="0" w:space="0" w:color="auto"/>
          </w:divBdr>
        </w:div>
        <w:div w:id="1272782157">
          <w:marLeft w:val="480"/>
          <w:marRight w:val="0"/>
          <w:marTop w:val="0"/>
          <w:marBottom w:val="0"/>
          <w:divBdr>
            <w:top w:val="none" w:sz="0" w:space="0" w:color="auto"/>
            <w:left w:val="none" w:sz="0" w:space="0" w:color="auto"/>
            <w:bottom w:val="none" w:sz="0" w:space="0" w:color="auto"/>
            <w:right w:val="none" w:sz="0" w:space="0" w:color="auto"/>
          </w:divBdr>
        </w:div>
        <w:div w:id="1343049881">
          <w:marLeft w:val="480"/>
          <w:marRight w:val="0"/>
          <w:marTop w:val="0"/>
          <w:marBottom w:val="0"/>
          <w:divBdr>
            <w:top w:val="none" w:sz="0" w:space="0" w:color="auto"/>
            <w:left w:val="none" w:sz="0" w:space="0" w:color="auto"/>
            <w:bottom w:val="none" w:sz="0" w:space="0" w:color="auto"/>
            <w:right w:val="none" w:sz="0" w:space="0" w:color="auto"/>
          </w:divBdr>
        </w:div>
        <w:div w:id="1514343163">
          <w:marLeft w:val="480"/>
          <w:marRight w:val="0"/>
          <w:marTop w:val="0"/>
          <w:marBottom w:val="0"/>
          <w:divBdr>
            <w:top w:val="none" w:sz="0" w:space="0" w:color="auto"/>
            <w:left w:val="none" w:sz="0" w:space="0" w:color="auto"/>
            <w:bottom w:val="none" w:sz="0" w:space="0" w:color="auto"/>
            <w:right w:val="none" w:sz="0" w:space="0" w:color="auto"/>
          </w:divBdr>
        </w:div>
        <w:div w:id="1643727182">
          <w:marLeft w:val="480"/>
          <w:marRight w:val="0"/>
          <w:marTop w:val="0"/>
          <w:marBottom w:val="0"/>
          <w:divBdr>
            <w:top w:val="none" w:sz="0" w:space="0" w:color="auto"/>
            <w:left w:val="none" w:sz="0" w:space="0" w:color="auto"/>
            <w:bottom w:val="none" w:sz="0" w:space="0" w:color="auto"/>
            <w:right w:val="none" w:sz="0" w:space="0" w:color="auto"/>
          </w:divBdr>
        </w:div>
        <w:div w:id="1737703600">
          <w:marLeft w:val="480"/>
          <w:marRight w:val="0"/>
          <w:marTop w:val="0"/>
          <w:marBottom w:val="0"/>
          <w:divBdr>
            <w:top w:val="none" w:sz="0" w:space="0" w:color="auto"/>
            <w:left w:val="none" w:sz="0" w:space="0" w:color="auto"/>
            <w:bottom w:val="none" w:sz="0" w:space="0" w:color="auto"/>
            <w:right w:val="none" w:sz="0" w:space="0" w:color="auto"/>
          </w:divBdr>
        </w:div>
        <w:div w:id="1853690847">
          <w:marLeft w:val="480"/>
          <w:marRight w:val="0"/>
          <w:marTop w:val="0"/>
          <w:marBottom w:val="0"/>
          <w:divBdr>
            <w:top w:val="none" w:sz="0" w:space="0" w:color="auto"/>
            <w:left w:val="none" w:sz="0" w:space="0" w:color="auto"/>
            <w:bottom w:val="none" w:sz="0" w:space="0" w:color="auto"/>
            <w:right w:val="none" w:sz="0" w:space="0" w:color="auto"/>
          </w:divBdr>
        </w:div>
        <w:div w:id="1857160499">
          <w:marLeft w:val="480"/>
          <w:marRight w:val="0"/>
          <w:marTop w:val="0"/>
          <w:marBottom w:val="0"/>
          <w:divBdr>
            <w:top w:val="none" w:sz="0" w:space="0" w:color="auto"/>
            <w:left w:val="none" w:sz="0" w:space="0" w:color="auto"/>
            <w:bottom w:val="none" w:sz="0" w:space="0" w:color="auto"/>
            <w:right w:val="none" w:sz="0" w:space="0" w:color="auto"/>
          </w:divBdr>
        </w:div>
        <w:div w:id="1902010874">
          <w:marLeft w:val="480"/>
          <w:marRight w:val="0"/>
          <w:marTop w:val="0"/>
          <w:marBottom w:val="0"/>
          <w:divBdr>
            <w:top w:val="none" w:sz="0" w:space="0" w:color="auto"/>
            <w:left w:val="none" w:sz="0" w:space="0" w:color="auto"/>
            <w:bottom w:val="none" w:sz="0" w:space="0" w:color="auto"/>
            <w:right w:val="none" w:sz="0" w:space="0" w:color="auto"/>
          </w:divBdr>
        </w:div>
        <w:div w:id="1925188100">
          <w:marLeft w:val="480"/>
          <w:marRight w:val="0"/>
          <w:marTop w:val="0"/>
          <w:marBottom w:val="0"/>
          <w:divBdr>
            <w:top w:val="none" w:sz="0" w:space="0" w:color="auto"/>
            <w:left w:val="none" w:sz="0" w:space="0" w:color="auto"/>
            <w:bottom w:val="none" w:sz="0" w:space="0" w:color="auto"/>
            <w:right w:val="none" w:sz="0" w:space="0" w:color="auto"/>
          </w:divBdr>
        </w:div>
        <w:div w:id="1989477678">
          <w:marLeft w:val="480"/>
          <w:marRight w:val="0"/>
          <w:marTop w:val="0"/>
          <w:marBottom w:val="0"/>
          <w:divBdr>
            <w:top w:val="none" w:sz="0" w:space="0" w:color="auto"/>
            <w:left w:val="none" w:sz="0" w:space="0" w:color="auto"/>
            <w:bottom w:val="none" w:sz="0" w:space="0" w:color="auto"/>
            <w:right w:val="none" w:sz="0" w:space="0" w:color="auto"/>
          </w:divBdr>
        </w:div>
        <w:div w:id="2037075114">
          <w:marLeft w:val="480"/>
          <w:marRight w:val="0"/>
          <w:marTop w:val="0"/>
          <w:marBottom w:val="0"/>
          <w:divBdr>
            <w:top w:val="none" w:sz="0" w:space="0" w:color="auto"/>
            <w:left w:val="none" w:sz="0" w:space="0" w:color="auto"/>
            <w:bottom w:val="none" w:sz="0" w:space="0" w:color="auto"/>
            <w:right w:val="none" w:sz="0" w:space="0" w:color="auto"/>
          </w:divBdr>
        </w:div>
        <w:div w:id="2059665721">
          <w:marLeft w:val="480"/>
          <w:marRight w:val="0"/>
          <w:marTop w:val="0"/>
          <w:marBottom w:val="0"/>
          <w:divBdr>
            <w:top w:val="none" w:sz="0" w:space="0" w:color="auto"/>
            <w:left w:val="none" w:sz="0" w:space="0" w:color="auto"/>
            <w:bottom w:val="none" w:sz="0" w:space="0" w:color="auto"/>
            <w:right w:val="none" w:sz="0" w:space="0" w:color="auto"/>
          </w:divBdr>
        </w:div>
        <w:div w:id="2087065651">
          <w:marLeft w:val="480"/>
          <w:marRight w:val="0"/>
          <w:marTop w:val="0"/>
          <w:marBottom w:val="0"/>
          <w:divBdr>
            <w:top w:val="none" w:sz="0" w:space="0" w:color="auto"/>
            <w:left w:val="none" w:sz="0" w:space="0" w:color="auto"/>
            <w:bottom w:val="none" w:sz="0" w:space="0" w:color="auto"/>
            <w:right w:val="none" w:sz="0" w:space="0" w:color="auto"/>
          </w:divBdr>
        </w:div>
        <w:div w:id="2112434330">
          <w:marLeft w:val="480"/>
          <w:marRight w:val="0"/>
          <w:marTop w:val="0"/>
          <w:marBottom w:val="0"/>
          <w:divBdr>
            <w:top w:val="none" w:sz="0" w:space="0" w:color="auto"/>
            <w:left w:val="none" w:sz="0" w:space="0" w:color="auto"/>
            <w:bottom w:val="none" w:sz="0" w:space="0" w:color="auto"/>
            <w:right w:val="none" w:sz="0" w:space="0" w:color="auto"/>
          </w:divBdr>
        </w:div>
      </w:divsChild>
    </w:div>
    <w:div w:id="537620035">
      <w:bodyDiv w:val="1"/>
      <w:marLeft w:val="0"/>
      <w:marRight w:val="0"/>
      <w:marTop w:val="0"/>
      <w:marBottom w:val="0"/>
      <w:divBdr>
        <w:top w:val="none" w:sz="0" w:space="0" w:color="auto"/>
        <w:left w:val="none" w:sz="0" w:space="0" w:color="auto"/>
        <w:bottom w:val="none" w:sz="0" w:space="0" w:color="auto"/>
        <w:right w:val="none" w:sz="0" w:space="0" w:color="auto"/>
      </w:divBdr>
      <w:divsChild>
        <w:div w:id="80419970">
          <w:marLeft w:val="640"/>
          <w:marRight w:val="0"/>
          <w:marTop w:val="0"/>
          <w:marBottom w:val="0"/>
          <w:divBdr>
            <w:top w:val="none" w:sz="0" w:space="0" w:color="auto"/>
            <w:left w:val="none" w:sz="0" w:space="0" w:color="auto"/>
            <w:bottom w:val="none" w:sz="0" w:space="0" w:color="auto"/>
            <w:right w:val="none" w:sz="0" w:space="0" w:color="auto"/>
          </w:divBdr>
        </w:div>
        <w:div w:id="127672198">
          <w:marLeft w:val="640"/>
          <w:marRight w:val="0"/>
          <w:marTop w:val="0"/>
          <w:marBottom w:val="0"/>
          <w:divBdr>
            <w:top w:val="none" w:sz="0" w:space="0" w:color="auto"/>
            <w:left w:val="none" w:sz="0" w:space="0" w:color="auto"/>
            <w:bottom w:val="none" w:sz="0" w:space="0" w:color="auto"/>
            <w:right w:val="none" w:sz="0" w:space="0" w:color="auto"/>
          </w:divBdr>
        </w:div>
        <w:div w:id="227766890">
          <w:marLeft w:val="640"/>
          <w:marRight w:val="0"/>
          <w:marTop w:val="0"/>
          <w:marBottom w:val="0"/>
          <w:divBdr>
            <w:top w:val="none" w:sz="0" w:space="0" w:color="auto"/>
            <w:left w:val="none" w:sz="0" w:space="0" w:color="auto"/>
            <w:bottom w:val="none" w:sz="0" w:space="0" w:color="auto"/>
            <w:right w:val="none" w:sz="0" w:space="0" w:color="auto"/>
          </w:divBdr>
        </w:div>
        <w:div w:id="237600189">
          <w:marLeft w:val="640"/>
          <w:marRight w:val="0"/>
          <w:marTop w:val="0"/>
          <w:marBottom w:val="0"/>
          <w:divBdr>
            <w:top w:val="none" w:sz="0" w:space="0" w:color="auto"/>
            <w:left w:val="none" w:sz="0" w:space="0" w:color="auto"/>
            <w:bottom w:val="none" w:sz="0" w:space="0" w:color="auto"/>
            <w:right w:val="none" w:sz="0" w:space="0" w:color="auto"/>
          </w:divBdr>
        </w:div>
        <w:div w:id="300891005">
          <w:marLeft w:val="640"/>
          <w:marRight w:val="0"/>
          <w:marTop w:val="0"/>
          <w:marBottom w:val="0"/>
          <w:divBdr>
            <w:top w:val="none" w:sz="0" w:space="0" w:color="auto"/>
            <w:left w:val="none" w:sz="0" w:space="0" w:color="auto"/>
            <w:bottom w:val="none" w:sz="0" w:space="0" w:color="auto"/>
            <w:right w:val="none" w:sz="0" w:space="0" w:color="auto"/>
          </w:divBdr>
        </w:div>
        <w:div w:id="329606318">
          <w:marLeft w:val="640"/>
          <w:marRight w:val="0"/>
          <w:marTop w:val="0"/>
          <w:marBottom w:val="0"/>
          <w:divBdr>
            <w:top w:val="none" w:sz="0" w:space="0" w:color="auto"/>
            <w:left w:val="none" w:sz="0" w:space="0" w:color="auto"/>
            <w:bottom w:val="none" w:sz="0" w:space="0" w:color="auto"/>
            <w:right w:val="none" w:sz="0" w:space="0" w:color="auto"/>
          </w:divBdr>
        </w:div>
        <w:div w:id="364597556">
          <w:marLeft w:val="640"/>
          <w:marRight w:val="0"/>
          <w:marTop w:val="0"/>
          <w:marBottom w:val="0"/>
          <w:divBdr>
            <w:top w:val="none" w:sz="0" w:space="0" w:color="auto"/>
            <w:left w:val="none" w:sz="0" w:space="0" w:color="auto"/>
            <w:bottom w:val="none" w:sz="0" w:space="0" w:color="auto"/>
            <w:right w:val="none" w:sz="0" w:space="0" w:color="auto"/>
          </w:divBdr>
        </w:div>
        <w:div w:id="404498315">
          <w:marLeft w:val="640"/>
          <w:marRight w:val="0"/>
          <w:marTop w:val="0"/>
          <w:marBottom w:val="0"/>
          <w:divBdr>
            <w:top w:val="none" w:sz="0" w:space="0" w:color="auto"/>
            <w:left w:val="none" w:sz="0" w:space="0" w:color="auto"/>
            <w:bottom w:val="none" w:sz="0" w:space="0" w:color="auto"/>
            <w:right w:val="none" w:sz="0" w:space="0" w:color="auto"/>
          </w:divBdr>
        </w:div>
        <w:div w:id="468090313">
          <w:marLeft w:val="640"/>
          <w:marRight w:val="0"/>
          <w:marTop w:val="0"/>
          <w:marBottom w:val="0"/>
          <w:divBdr>
            <w:top w:val="none" w:sz="0" w:space="0" w:color="auto"/>
            <w:left w:val="none" w:sz="0" w:space="0" w:color="auto"/>
            <w:bottom w:val="none" w:sz="0" w:space="0" w:color="auto"/>
            <w:right w:val="none" w:sz="0" w:space="0" w:color="auto"/>
          </w:divBdr>
        </w:div>
        <w:div w:id="534196865">
          <w:marLeft w:val="640"/>
          <w:marRight w:val="0"/>
          <w:marTop w:val="0"/>
          <w:marBottom w:val="0"/>
          <w:divBdr>
            <w:top w:val="none" w:sz="0" w:space="0" w:color="auto"/>
            <w:left w:val="none" w:sz="0" w:space="0" w:color="auto"/>
            <w:bottom w:val="none" w:sz="0" w:space="0" w:color="auto"/>
            <w:right w:val="none" w:sz="0" w:space="0" w:color="auto"/>
          </w:divBdr>
        </w:div>
        <w:div w:id="538510941">
          <w:marLeft w:val="640"/>
          <w:marRight w:val="0"/>
          <w:marTop w:val="0"/>
          <w:marBottom w:val="0"/>
          <w:divBdr>
            <w:top w:val="none" w:sz="0" w:space="0" w:color="auto"/>
            <w:left w:val="none" w:sz="0" w:space="0" w:color="auto"/>
            <w:bottom w:val="none" w:sz="0" w:space="0" w:color="auto"/>
            <w:right w:val="none" w:sz="0" w:space="0" w:color="auto"/>
          </w:divBdr>
        </w:div>
        <w:div w:id="614481777">
          <w:marLeft w:val="640"/>
          <w:marRight w:val="0"/>
          <w:marTop w:val="0"/>
          <w:marBottom w:val="0"/>
          <w:divBdr>
            <w:top w:val="none" w:sz="0" w:space="0" w:color="auto"/>
            <w:left w:val="none" w:sz="0" w:space="0" w:color="auto"/>
            <w:bottom w:val="none" w:sz="0" w:space="0" w:color="auto"/>
            <w:right w:val="none" w:sz="0" w:space="0" w:color="auto"/>
          </w:divBdr>
        </w:div>
        <w:div w:id="640304656">
          <w:marLeft w:val="640"/>
          <w:marRight w:val="0"/>
          <w:marTop w:val="0"/>
          <w:marBottom w:val="0"/>
          <w:divBdr>
            <w:top w:val="none" w:sz="0" w:space="0" w:color="auto"/>
            <w:left w:val="none" w:sz="0" w:space="0" w:color="auto"/>
            <w:bottom w:val="none" w:sz="0" w:space="0" w:color="auto"/>
            <w:right w:val="none" w:sz="0" w:space="0" w:color="auto"/>
          </w:divBdr>
        </w:div>
        <w:div w:id="811950380">
          <w:marLeft w:val="640"/>
          <w:marRight w:val="0"/>
          <w:marTop w:val="0"/>
          <w:marBottom w:val="0"/>
          <w:divBdr>
            <w:top w:val="none" w:sz="0" w:space="0" w:color="auto"/>
            <w:left w:val="none" w:sz="0" w:space="0" w:color="auto"/>
            <w:bottom w:val="none" w:sz="0" w:space="0" w:color="auto"/>
            <w:right w:val="none" w:sz="0" w:space="0" w:color="auto"/>
          </w:divBdr>
        </w:div>
        <w:div w:id="820854761">
          <w:marLeft w:val="640"/>
          <w:marRight w:val="0"/>
          <w:marTop w:val="0"/>
          <w:marBottom w:val="0"/>
          <w:divBdr>
            <w:top w:val="none" w:sz="0" w:space="0" w:color="auto"/>
            <w:left w:val="none" w:sz="0" w:space="0" w:color="auto"/>
            <w:bottom w:val="none" w:sz="0" w:space="0" w:color="auto"/>
            <w:right w:val="none" w:sz="0" w:space="0" w:color="auto"/>
          </w:divBdr>
        </w:div>
        <w:div w:id="1041133278">
          <w:marLeft w:val="640"/>
          <w:marRight w:val="0"/>
          <w:marTop w:val="0"/>
          <w:marBottom w:val="0"/>
          <w:divBdr>
            <w:top w:val="none" w:sz="0" w:space="0" w:color="auto"/>
            <w:left w:val="none" w:sz="0" w:space="0" w:color="auto"/>
            <w:bottom w:val="none" w:sz="0" w:space="0" w:color="auto"/>
            <w:right w:val="none" w:sz="0" w:space="0" w:color="auto"/>
          </w:divBdr>
        </w:div>
        <w:div w:id="1170606815">
          <w:marLeft w:val="640"/>
          <w:marRight w:val="0"/>
          <w:marTop w:val="0"/>
          <w:marBottom w:val="0"/>
          <w:divBdr>
            <w:top w:val="none" w:sz="0" w:space="0" w:color="auto"/>
            <w:left w:val="none" w:sz="0" w:space="0" w:color="auto"/>
            <w:bottom w:val="none" w:sz="0" w:space="0" w:color="auto"/>
            <w:right w:val="none" w:sz="0" w:space="0" w:color="auto"/>
          </w:divBdr>
        </w:div>
        <w:div w:id="1192918260">
          <w:marLeft w:val="640"/>
          <w:marRight w:val="0"/>
          <w:marTop w:val="0"/>
          <w:marBottom w:val="0"/>
          <w:divBdr>
            <w:top w:val="none" w:sz="0" w:space="0" w:color="auto"/>
            <w:left w:val="none" w:sz="0" w:space="0" w:color="auto"/>
            <w:bottom w:val="none" w:sz="0" w:space="0" w:color="auto"/>
            <w:right w:val="none" w:sz="0" w:space="0" w:color="auto"/>
          </w:divBdr>
        </w:div>
        <w:div w:id="1203250477">
          <w:marLeft w:val="640"/>
          <w:marRight w:val="0"/>
          <w:marTop w:val="0"/>
          <w:marBottom w:val="0"/>
          <w:divBdr>
            <w:top w:val="none" w:sz="0" w:space="0" w:color="auto"/>
            <w:left w:val="none" w:sz="0" w:space="0" w:color="auto"/>
            <w:bottom w:val="none" w:sz="0" w:space="0" w:color="auto"/>
            <w:right w:val="none" w:sz="0" w:space="0" w:color="auto"/>
          </w:divBdr>
        </w:div>
        <w:div w:id="1283657392">
          <w:marLeft w:val="640"/>
          <w:marRight w:val="0"/>
          <w:marTop w:val="0"/>
          <w:marBottom w:val="0"/>
          <w:divBdr>
            <w:top w:val="none" w:sz="0" w:space="0" w:color="auto"/>
            <w:left w:val="none" w:sz="0" w:space="0" w:color="auto"/>
            <w:bottom w:val="none" w:sz="0" w:space="0" w:color="auto"/>
            <w:right w:val="none" w:sz="0" w:space="0" w:color="auto"/>
          </w:divBdr>
        </w:div>
        <w:div w:id="1364329917">
          <w:marLeft w:val="640"/>
          <w:marRight w:val="0"/>
          <w:marTop w:val="0"/>
          <w:marBottom w:val="0"/>
          <w:divBdr>
            <w:top w:val="none" w:sz="0" w:space="0" w:color="auto"/>
            <w:left w:val="none" w:sz="0" w:space="0" w:color="auto"/>
            <w:bottom w:val="none" w:sz="0" w:space="0" w:color="auto"/>
            <w:right w:val="none" w:sz="0" w:space="0" w:color="auto"/>
          </w:divBdr>
        </w:div>
        <w:div w:id="1391927362">
          <w:marLeft w:val="640"/>
          <w:marRight w:val="0"/>
          <w:marTop w:val="0"/>
          <w:marBottom w:val="0"/>
          <w:divBdr>
            <w:top w:val="none" w:sz="0" w:space="0" w:color="auto"/>
            <w:left w:val="none" w:sz="0" w:space="0" w:color="auto"/>
            <w:bottom w:val="none" w:sz="0" w:space="0" w:color="auto"/>
            <w:right w:val="none" w:sz="0" w:space="0" w:color="auto"/>
          </w:divBdr>
        </w:div>
        <w:div w:id="1517575578">
          <w:marLeft w:val="640"/>
          <w:marRight w:val="0"/>
          <w:marTop w:val="0"/>
          <w:marBottom w:val="0"/>
          <w:divBdr>
            <w:top w:val="none" w:sz="0" w:space="0" w:color="auto"/>
            <w:left w:val="none" w:sz="0" w:space="0" w:color="auto"/>
            <w:bottom w:val="none" w:sz="0" w:space="0" w:color="auto"/>
            <w:right w:val="none" w:sz="0" w:space="0" w:color="auto"/>
          </w:divBdr>
        </w:div>
        <w:div w:id="1521628186">
          <w:marLeft w:val="640"/>
          <w:marRight w:val="0"/>
          <w:marTop w:val="0"/>
          <w:marBottom w:val="0"/>
          <w:divBdr>
            <w:top w:val="none" w:sz="0" w:space="0" w:color="auto"/>
            <w:left w:val="none" w:sz="0" w:space="0" w:color="auto"/>
            <w:bottom w:val="none" w:sz="0" w:space="0" w:color="auto"/>
            <w:right w:val="none" w:sz="0" w:space="0" w:color="auto"/>
          </w:divBdr>
        </w:div>
        <w:div w:id="1563251332">
          <w:marLeft w:val="640"/>
          <w:marRight w:val="0"/>
          <w:marTop w:val="0"/>
          <w:marBottom w:val="0"/>
          <w:divBdr>
            <w:top w:val="none" w:sz="0" w:space="0" w:color="auto"/>
            <w:left w:val="none" w:sz="0" w:space="0" w:color="auto"/>
            <w:bottom w:val="none" w:sz="0" w:space="0" w:color="auto"/>
            <w:right w:val="none" w:sz="0" w:space="0" w:color="auto"/>
          </w:divBdr>
        </w:div>
        <w:div w:id="1565986787">
          <w:marLeft w:val="640"/>
          <w:marRight w:val="0"/>
          <w:marTop w:val="0"/>
          <w:marBottom w:val="0"/>
          <w:divBdr>
            <w:top w:val="none" w:sz="0" w:space="0" w:color="auto"/>
            <w:left w:val="none" w:sz="0" w:space="0" w:color="auto"/>
            <w:bottom w:val="none" w:sz="0" w:space="0" w:color="auto"/>
            <w:right w:val="none" w:sz="0" w:space="0" w:color="auto"/>
          </w:divBdr>
        </w:div>
        <w:div w:id="1644001208">
          <w:marLeft w:val="640"/>
          <w:marRight w:val="0"/>
          <w:marTop w:val="0"/>
          <w:marBottom w:val="0"/>
          <w:divBdr>
            <w:top w:val="none" w:sz="0" w:space="0" w:color="auto"/>
            <w:left w:val="none" w:sz="0" w:space="0" w:color="auto"/>
            <w:bottom w:val="none" w:sz="0" w:space="0" w:color="auto"/>
            <w:right w:val="none" w:sz="0" w:space="0" w:color="auto"/>
          </w:divBdr>
        </w:div>
        <w:div w:id="1655530799">
          <w:marLeft w:val="640"/>
          <w:marRight w:val="0"/>
          <w:marTop w:val="0"/>
          <w:marBottom w:val="0"/>
          <w:divBdr>
            <w:top w:val="none" w:sz="0" w:space="0" w:color="auto"/>
            <w:left w:val="none" w:sz="0" w:space="0" w:color="auto"/>
            <w:bottom w:val="none" w:sz="0" w:space="0" w:color="auto"/>
            <w:right w:val="none" w:sz="0" w:space="0" w:color="auto"/>
          </w:divBdr>
        </w:div>
        <w:div w:id="1692413924">
          <w:marLeft w:val="640"/>
          <w:marRight w:val="0"/>
          <w:marTop w:val="0"/>
          <w:marBottom w:val="0"/>
          <w:divBdr>
            <w:top w:val="none" w:sz="0" w:space="0" w:color="auto"/>
            <w:left w:val="none" w:sz="0" w:space="0" w:color="auto"/>
            <w:bottom w:val="none" w:sz="0" w:space="0" w:color="auto"/>
            <w:right w:val="none" w:sz="0" w:space="0" w:color="auto"/>
          </w:divBdr>
        </w:div>
        <w:div w:id="1774549513">
          <w:marLeft w:val="640"/>
          <w:marRight w:val="0"/>
          <w:marTop w:val="0"/>
          <w:marBottom w:val="0"/>
          <w:divBdr>
            <w:top w:val="none" w:sz="0" w:space="0" w:color="auto"/>
            <w:left w:val="none" w:sz="0" w:space="0" w:color="auto"/>
            <w:bottom w:val="none" w:sz="0" w:space="0" w:color="auto"/>
            <w:right w:val="none" w:sz="0" w:space="0" w:color="auto"/>
          </w:divBdr>
        </w:div>
        <w:div w:id="1834877838">
          <w:marLeft w:val="640"/>
          <w:marRight w:val="0"/>
          <w:marTop w:val="0"/>
          <w:marBottom w:val="0"/>
          <w:divBdr>
            <w:top w:val="none" w:sz="0" w:space="0" w:color="auto"/>
            <w:left w:val="none" w:sz="0" w:space="0" w:color="auto"/>
            <w:bottom w:val="none" w:sz="0" w:space="0" w:color="auto"/>
            <w:right w:val="none" w:sz="0" w:space="0" w:color="auto"/>
          </w:divBdr>
        </w:div>
        <w:div w:id="1851328900">
          <w:marLeft w:val="640"/>
          <w:marRight w:val="0"/>
          <w:marTop w:val="0"/>
          <w:marBottom w:val="0"/>
          <w:divBdr>
            <w:top w:val="none" w:sz="0" w:space="0" w:color="auto"/>
            <w:left w:val="none" w:sz="0" w:space="0" w:color="auto"/>
            <w:bottom w:val="none" w:sz="0" w:space="0" w:color="auto"/>
            <w:right w:val="none" w:sz="0" w:space="0" w:color="auto"/>
          </w:divBdr>
        </w:div>
        <w:div w:id="1868252492">
          <w:marLeft w:val="640"/>
          <w:marRight w:val="0"/>
          <w:marTop w:val="0"/>
          <w:marBottom w:val="0"/>
          <w:divBdr>
            <w:top w:val="none" w:sz="0" w:space="0" w:color="auto"/>
            <w:left w:val="none" w:sz="0" w:space="0" w:color="auto"/>
            <w:bottom w:val="none" w:sz="0" w:space="0" w:color="auto"/>
            <w:right w:val="none" w:sz="0" w:space="0" w:color="auto"/>
          </w:divBdr>
        </w:div>
        <w:div w:id="1957133097">
          <w:marLeft w:val="640"/>
          <w:marRight w:val="0"/>
          <w:marTop w:val="0"/>
          <w:marBottom w:val="0"/>
          <w:divBdr>
            <w:top w:val="none" w:sz="0" w:space="0" w:color="auto"/>
            <w:left w:val="none" w:sz="0" w:space="0" w:color="auto"/>
            <w:bottom w:val="none" w:sz="0" w:space="0" w:color="auto"/>
            <w:right w:val="none" w:sz="0" w:space="0" w:color="auto"/>
          </w:divBdr>
        </w:div>
        <w:div w:id="2037121452">
          <w:marLeft w:val="640"/>
          <w:marRight w:val="0"/>
          <w:marTop w:val="0"/>
          <w:marBottom w:val="0"/>
          <w:divBdr>
            <w:top w:val="none" w:sz="0" w:space="0" w:color="auto"/>
            <w:left w:val="none" w:sz="0" w:space="0" w:color="auto"/>
            <w:bottom w:val="none" w:sz="0" w:space="0" w:color="auto"/>
            <w:right w:val="none" w:sz="0" w:space="0" w:color="auto"/>
          </w:divBdr>
        </w:div>
        <w:div w:id="2058775685">
          <w:marLeft w:val="640"/>
          <w:marRight w:val="0"/>
          <w:marTop w:val="0"/>
          <w:marBottom w:val="0"/>
          <w:divBdr>
            <w:top w:val="none" w:sz="0" w:space="0" w:color="auto"/>
            <w:left w:val="none" w:sz="0" w:space="0" w:color="auto"/>
            <w:bottom w:val="none" w:sz="0" w:space="0" w:color="auto"/>
            <w:right w:val="none" w:sz="0" w:space="0" w:color="auto"/>
          </w:divBdr>
        </w:div>
        <w:div w:id="2111460951">
          <w:marLeft w:val="640"/>
          <w:marRight w:val="0"/>
          <w:marTop w:val="0"/>
          <w:marBottom w:val="0"/>
          <w:divBdr>
            <w:top w:val="none" w:sz="0" w:space="0" w:color="auto"/>
            <w:left w:val="none" w:sz="0" w:space="0" w:color="auto"/>
            <w:bottom w:val="none" w:sz="0" w:space="0" w:color="auto"/>
            <w:right w:val="none" w:sz="0" w:space="0" w:color="auto"/>
          </w:divBdr>
        </w:div>
      </w:divsChild>
    </w:div>
    <w:div w:id="547306052">
      <w:bodyDiv w:val="1"/>
      <w:marLeft w:val="0"/>
      <w:marRight w:val="0"/>
      <w:marTop w:val="0"/>
      <w:marBottom w:val="0"/>
      <w:divBdr>
        <w:top w:val="none" w:sz="0" w:space="0" w:color="auto"/>
        <w:left w:val="none" w:sz="0" w:space="0" w:color="auto"/>
        <w:bottom w:val="none" w:sz="0" w:space="0" w:color="auto"/>
        <w:right w:val="none" w:sz="0" w:space="0" w:color="auto"/>
      </w:divBdr>
      <w:divsChild>
        <w:div w:id="89398790">
          <w:marLeft w:val="480"/>
          <w:marRight w:val="0"/>
          <w:marTop w:val="0"/>
          <w:marBottom w:val="0"/>
          <w:divBdr>
            <w:top w:val="none" w:sz="0" w:space="0" w:color="auto"/>
            <w:left w:val="none" w:sz="0" w:space="0" w:color="auto"/>
            <w:bottom w:val="none" w:sz="0" w:space="0" w:color="auto"/>
            <w:right w:val="none" w:sz="0" w:space="0" w:color="auto"/>
          </w:divBdr>
        </w:div>
        <w:div w:id="216672626">
          <w:marLeft w:val="480"/>
          <w:marRight w:val="0"/>
          <w:marTop w:val="0"/>
          <w:marBottom w:val="0"/>
          <w:divBdr>
            <w:top w:val="none" w:sz="0" w:space="0" w:color="auto"/>
            <w:left w:val="none" w:sz="0" w:space="0" w:color="auto"/>
            <w:bottom w:val="none" w:sz="0" w:space="0" w:color="auto"/>
            <w:right w:val="none" w:sz="0" w:space="0" w:color="auto"/>
          </w:divBdr>
        </w:div>
        <w:div w:id="243271699">
          <w:marLeft w:val="480"/>
          <w:marRight w:val="0"/>
          <w:marTop w:val="0"/>
          <w:marBottom w:val="0"/>
          <w:divBdr>
            <w:top w:val="none" w:sz="0" w:space="0" w:color="auto"/>
            <w:left w:val="none" w:sz="0" w:space="0" w:color="auto"/>
            <w:bottom w:val="none" w:sz="0" w:space="0" w:color="auto"/>
            <w:right w:val="none" w:sz="0" w:space="0" w:color="auto"/>
          </w:divBdr>
        </w:div>
        <w:div w:id="321004002">
          <w:marLeft w:val="480"/>
          <w:marRight w:val="0"/>
          <w:marTop w:val="0"/>
          <w:marBottom w:val="0"/>
          <w:divBdr>
            <w:top w:val="none" w:sz="0" w:space="0" w:color="auto"/>
            <w:left w:val="none" w:sz="0" w:space="0" w:color="auto"/>
            <w:bottom w:val="none" w:sz="0" w:space="0" w:color="auto"/>
            <w:right w:val="none" w:sz="0" w:space="0" w:color="auto"/>
          </w:divBdr>
        </w:div>
        <w:div w:id="456222478">
          <w:marLeft w:val="480"/>
          <w:marRight w:val="0"/>
          <w:marTop w:val="0"/>
          <w:marBottom w:val="0"/>
          <w:divBdr>
            <w:top w:val="none" w:sz="0" w:space="0" w:color="auto"/>
            <w:left w:val="none" w:sz="0" w:space="0" w:color="auto"/>
            <w:bottom w:val="none" w:sz="0" w:space="0" w:color="auto"/>
            <w:right w:val="none" w:sz="0" w:space="0" w:color="auto"/>
          </w:divBdr>
        </w:div>
        <w:div w:id="528959006">
          <w:marLeft w:val="480"/>
          <w:marRight w:val="0"/>
          <w:marTop w:val="0"/>
          <w:marBottom w:val="0"/>
          <w:divBdr>
            <w:top w:val="none" w:sz="0" w:space="0" w:color="auto"/>
            <w:left w:val="none" w:sz="0" w:space="0" w:color="auto"/>
            <w:bottom w:val="none" w:sz="0" w:space="0" w:color="auto"/>
            <w:right w:val="none" w:sz="0" w:space="0" w:color="auto"/>
          </w:divBdr>
        </w:div>
        <w:div w:id="535780851">
          <w:marLeft w:val="480"/>
          <w:marRight w:val="0"/>
          <w:marTop w:val="0"/>
          <w:marBottom w:val="0"/>
          <w:divBdr>
            <w:top w:val="none" w:sz="0" w:space="0" w:color="auto"/>
            <w:left w:val="none" w:sz="0" w:space="0" w:color="auto"/>
            <w:bottom w:val="none" w:sz="0" w:space="0" w:color="auto"/>
            <w:right w:val="none" w:sz="0" w:space="0" w:color="auto"/>
          </w:divBdr>
        </w:div>
        <w:div w:id="619606069">
          <w:marLeft w:val="480"/>
          <w:marRight w:val="0"/>
          <w:marTop w:val="0"/>
          <w:marBottom w:val="0"/>
          <w:divBdr>
            <w:top w:val="none" w:sz="0" w:space="0" w:color="auto"/>
            <w:left w:val="none" w:sz="0" w:space="0" w:color="auto"/>
            <w:bottom w:val="none" w:sz="0" w:space="0" w:color="auto"/>
            <w:right w:val="none" w:sz="0" w:space="0" w:color="auto"/>
          </w:divBdr>
        </w:div>
        <w:div w:id="650251936">
          <w:marLeft w:val="480"/>
          <w:marRight w:val="0"/>
          <w:marTop w:val="0"/>
          <w:marBottom w:val="0"/>
          <w:divBdr>
            <w:top w:val="none" w:sz="0" w:space="0" w:color="auto"/>
            <w:left w:val="none" w:sz="0" w:space="0" w:color="auto"/>
            <w:bottom w:val="none" w:sz="0" w:space="0" w:color="auto"/>
            <w:right w:val="none" w:sz="0" w:space="0" w:color="auto"/>
          </w:divBdr>
        </w:div>
        <w:div w:id="779880061">
          <w:marLeft w:val="480"/>
          <w:marRight w:val="0"/>
          <w:marTop w:val="0"/>
          <w:marBottom w:val="0"/>
          <w:divBdr>
            <w:top w:val="none" w:sz="0" w:space="0" w:color="auto"/>
            <w:left w:val="none" w:sz="0" w:space="0" w:color="auto"/>
            <w:bottom w:val="none" w:sz="0" w:space="0" w:color="auto"/>
            <w:right w:val="none" w:sz="0" w:space="0" w:color="auto"/>
          </w:divBdr>
        </w:div>
        <w:div w:id="836306189">
          <w:marLeft w:val="480"/>
          <w:marRight w:val="0"/>
          <w:marTop w:val="0"/>
          <w:marBottom w:val="0"/>
          <w:divBdr>
            <w:top w:val="none" w:sz="0" w:space="0" w:color="auto"/>
            <w:left w:val="none" w:sz="0" w:space="0" w:color="auto"/>
            <w:bottom w:val="none" w:sz="0" w:space="0" w:color="auto"/>
            <w:right w:val="none" w:sz="0" w:space="0" w:color="auto"/>
          </w:divBdr>
        </w:div>
        <w:div w:id="870609429">
          <w:marLeft w:val="480"/>
          <w:marRight w:val="0"/>
          <w:marTop w:val="0"/>
          <w:marBottom w:val="0"/>
          <w:divBdr>
            <w:top w:val="none" w:sz="0" w:space="0" w:color="auto"/>
            <w:left w:val="none" w:sz="0" w:space="0" w:color="auto"/>
            <w:bottom w:val="none" w:sz="0" w:space="0" w:color="auto"/>
            <w:right w:val="none" w:sz="0" w:space="0" w:color="auto"/>
          </w:divBdr>
        </w:div>
        <w:div w:id="905072908">
          <w:marLeft w:val="480"/>
          <w:marRight w:val="0"/>
          <w:marTop w:val="0"/>
          <w:marBottom w:val="0"/>
          <w:divBdr>
            <w:top w:val="none" w:sz="0" w:space="0" w:color="auto"/>
            <w:left w:val="none" w:sz="0" w:space="0" w:color="auto"/>
            <w:bottom w:val="none" w:sz="0" w:space="0" w:color="auto"/>
            <w:right w:val="none" w:sz="0" w:space="0" w:color="auto"/>
          </w:divBdr>
        </w:div>
        <w:div w:id="911888450">
          <w:marLeft w:val="480"/>
          <w:marRight w:val="0"/>
          <w:marTop w:val="0"/>
          <w:marBottom w:val="0"/>
          <w:divBdr>
            <w:top w:val="none" w:sz="0" w:space="0" w:color="auto"/>
            <w:left w:val="none" w:sz="0" w:space="0" w:color="auto"/>
            <w:bottom w:val="none" w:sz="0" w:space="0" w:color="auto"/>
            <w:right w:val="none" w:sz="0" w:space="0" w:color="auto"/>
          </w:divBdr>
        </w:div>
        <w:div w:id="946498816">
          <w:marLeft w:val="480"/>
          <w:marRight w:val="0"/>
          <w:marTop w:val="0"/>
          <w:marBottom w:val="0"/>
          <w:divBdr>
            <w:top w:val="none" w:sz="0" w:space="0" w:color="auto"/>
            <w:left w:val="none" w:sz="0" w:space="0" w:color="auto"/>
            <w:bottom w:val="none" w:sz="0" w:space="0" w:color="auto"/>
            <w:right w:val="none" w:sz="0" w:space="0" w:color="auto"/>
          </w:divBdr>
        </w:div>
        <w:div w:id="956522199">
          <w:marLeft w:val="480"/>
          <w:marRight w:val="0"/>
          <w:marTop w:val="0"/>
          <w:marBottom w:val="0"/>
          <w:divBdr>
            <w:top w:val="none" w:sz="0" w:space="0" w:color="auto"/>
            <w:left w:val="none" w:sz="0" w:space="0" w:color="auto"/>
            <w:bottom w:val="none" w:sz="0" w:space="0" w:color="auto"/>
            <w:right w:val="none" w:sz="0" w:space="0" w:color="auto"/>
          </w:divBdr>
        </w:div>
        <w:div w:id="969941635">
          <w:marLeft w:val="480"/>
          <w:marRight w:val="0"/>
          <w:marTop w:val="0"/>
          <w:marBottom w:val="0"/>
          <w:divBdr>
            <w:top w:val="none" w:sz="0" w:space="0" w:color="auto"/>
            <w:left w:val="none" w:sz="0" w:space="0" w:color="auto"/>
            <w:bottom w:val="none" w:sz="0" w:space="0" w:color="auto"/>
            <w:right w:val="none" w:sz="0" w:space="0" w:color="auto"/>
          </w:divBdr>
        </w:div>
        <w:div w:id="996960702">
          <w:marLeft w:val="480"/>
          <w:marRight w:val="0"/>
          <w:marTop w:val="0"/>
          <w:marBottom w:val="0"/>
          <w:divBdr>
            <w:top w:val="none" w:sz="0" w:space="0" w:color="auto"/>
            <w:left w:val="none" w:sz="0" w:space="0" w:color="auto"/>
            <w:bottom w:val="none" w:sz="0" w:space="0" w:color="auto"/>
            <w:right w:val="none" w:sz="0" w:space="0" w:color="auto"/>
          </w:divBdr>
        </w:div>
        <w:div w:id="1012605404">
          <w:marLeft w:val="480"/>
          <w:marRight w:val="0"/>
          <w:marTop w:val="0"/>
          <w:marBottom w:val="0"/>
          <w:divBdr>
            <w:top w:val="none" w:sz="0" w:space="0" w:color="auto"/>
            <w:left w:val="none" w:sz="0" w:space="0" w:color="auto"/>
            <w:bottom w:val="none" w:sz="0" w:space="0" w:color="auto"/>
            <w:right w:val="none" w:sz="0" w:space="0" w:color="auto"/>
          </w:divBdr>
        </w:div>
        <w:div w:id="1023749861">
          <w:marLeft w:val="480"/>
          <w:marRight w:val="0"/>
          <w:marTop w:val="0"/>
          <w:marBottom w:val="0"/>
          <w:divBdr>
            <w:top w:val="none" w:sz="0" w:space="0" w:color="auto"/>
            <w:left w:val="none" w:sz="0" w:space="0" w:color="auto"/>
            <w:bottom w:val="none" w:sz="0" w:space="0" w:color="auto"/>
            <w:right w:val="none" w:sz="0" w:space="0" w:color="auto"/>
          </w:divBdr>
        </w:div>
        <w:div w:id="1035690543">
          <w:marLeft w:val="480"/>
          <w:marRight w:val="0"/>
          <w:marTop w:val="0"/>
          <w:marBottom w:val="0"/>
          <w:divBdr>
            <w:top w:val="none" w:sz="0" w:space="0" w:color="auto"/>
            <w:left w:val="none" w:sz="0" w:space="0" w:color="auto"/>
            <w:bottom w:val="none" w:sz="0" w:space="0" w:color="auto"/>
            <w:right w:val="none" w:sz="0" w:space="0" w:color="auto"/>
          </w:divBdr>
        </w:div>
        <w:div w:id="1144350785">
          <w:marLeft w:val="480"/>
          <w:marRight w:val="0"/>
          <w:marTop w:val="0"/>
          <w:marBottom w:val="0"/>
          <w:divBdr>
            <w:top w:val="none" w:sz="0" w:space="0" w:color="auto"/>
            <w:left w:val="none" w:sz="0" w:space="0" w:color="auto"/>
            <w:bottom w:val="none" w:sz="0" w:space="0" w:color="auto"/>
            <w:right w:val="none" w:sz="0" w:space="0" w:color="auto"/>
          </w:divBdr>
        </w:div>
        <w:div w:id="1387685242">
          <w:marLeft w:val="480"/>
          <w:marRight w:val="0"/>
          <w:marTop w:val="0"/>
          <w:marBottom w:val="0"/>
          <w:divBdr>
            <w:top w:val="none" w:sz="0" w:space="0" w:color="auto"/>
            <w:left w:val="none" w:sz="0" w:space="0" w:color="auto"/>
            <w:bottom w:val="none" w:sz="0" w:space="0" w:color="auto"/>
            <w:right w:val="none" w:sz="0" w:space="0" w:color="auto"/>
          </w:divBdr>
        </w:div>
        <w:div w:id="1428965306">
          <w:marLeft w:val="480"/>
          <w:marRight w:val="0"/>
          <w:marTop w:val="0"/>
          <w:marBottom w:val="0"/>
          <w:divBdr>
            <w:top w:val="none" w:sz="0" w:space="0" w:color="auto"/>
            <w:left w:val="none" w:sz="0" w:space="0" w:color="auto"/>
            <w:bottom w:val="none" w:sz="0" w:space="0" w:color="auto"/>
            <w:right w:val="none" w:sz="0" w:space="0" w:color="auto"/>
          </w:divBdr>
        </w:div>
        <w:div w:id="1472286743">
          <w:marLeft w:val="480"/>
          <w:marRight w:val="0"/>
          <w:marTop w:val="0"/>
          <w:marBottom w:val="0"/>
          <w:divBdr>
            <w:top w:val="none" w:sz="0" w:space="0" w:color="auto"/>
            <w:left w:val="none" w:sz="0" w:space="0" w:color="auto"/>
            <w:bottom w:val="none" w:sz="0" w:space="0" w:color="auto"/>
            <w:right w:val="none" w:sz="0" w:space="0" w:color="auto"/>
          </w:divBdr>
        </w:div>
        <w:div w:id="1750343137">
          <w:marLeft w:val="480"/>
          <w:marRight w:val="0"/>
          <w:marTop w:val="0"/>
          <w:marBottom w:val="0"/>
          <w:divBdr>
            <w:top w:val="none" w:sz="0" w:space="0" w:color="auto"/>
            <w:left w:val="none" w:sz="0" w:space="0" w:color="auto"/>
            <w:bottom w:val="none" w:sz="0" w:space="0" w:color="auto"/>
            <w:right w:val="none" w:sz="0" w:space="0" w:color="auto"/>
          </w:divBdr>
        </w:div>
        <w:div w:id="1798067426">
          <w:marLeft w:val="480"/>
          <w:marRight w:val="0"/>
          <w:marTop w:val="0"/>
          <w:marBottom w:val="0"/>
          <w:divBdr>
            <w:top w:val="none" w:sz="0" w:space="0" w:color="auto"/>
            <w:left w:val="none" w:sz="0" w:space="0" w:color="auto"/>
            <w:bottom w:val="none" w:sz="0" w:space="0" w:color="auto"/>
            <w:right w:val="none" w:sz="0" w:space="0" w:color="auto"/>
          </w:divBdr>
        </w:div>
        <w:div w:id="1813793852">
          <w:marLeft w:val="480"/>
          <w:marRight w:val="0"/>
          <w:marTop w:val="0"/>
          <w:marBottom w:val="0"/>
          <w:divBdr>
            <w:top w:val="none" w:sz="0" w:space="0" w:color="auto"/>
            <w:left w:val="none" w:sz="0" w:space="0" w:color="auto"/>
            <w:bottom w:val="none" w:sz="0" w:space="0" w:color="auto"/>
            <w:right w:val="none" w:sz="0" w:space="0" w:color="auto"/>
          </w:divBdr>
        </w:div>
        <w:div w:id="1827626299">
          <w:marLeft w:val="480"/>
          <w:marRight w:val="0"/>
          <w:marTop w:val="0"/>
          <w:marBottom w:val="0"/>
          <w:divBdr>
            <w:top w:val="none" w:sz="0" w:space="0" w:color="auto"/>
            <w:left w:val="none" w:sz="0" w:space="0" w:color="auto"/>
            <w:bottom w:val="none" w:sz="0" w:space="0" w:color="auto"/>
            <w:right w:val="none" w:sz="0" w:space="0" w:color="auto"/>
          </w:divBdr>
        </w:div>
        <w:div w:id="1913155306">
          <w:marLeft w:val="480"/>
          <w:marRight w:val="0"/>
          <w:marTop w:val="0"/>
          <w:marBottom w:val="0"/>
          <w:divBdr>
            <w:top w:val="none" w:sz="0" w:space="0" w:color="auto"/>
            <w:left w:val="none" w:sz="0" w:space="0" w:color="auto"/>
            <w:bottom w:val="none" w:sz="0" w:space="0" w:color="auto"/>
            <w:right w:val="none" w:sz="0" w:space="0" w:color="auto"/>
          </w:divBdr>
        </w:div>
        <w:div w:id="1952275263">
          <w:marLeft w:val="480"/>
          <w:marRight w:val="0"/>
          <w:marTop w:val="0"/>
          <w:marBottom w:val="0"/>
          <w:divBdr>
            <w:top w:val="none" w:sz="0" w:space="0" w:color="auto"/>
            <w:left w:val="none" w:sz="0" w:space="0" w:color="auto"/>
            <w:bottom w:val="none" w:sz="0" w:space="0" w:color="auto"/>
            <w:right w:val="none" w:sz="0" w:space="0" w:color="auto"/>
          </w:divBdr>
        </w:div>
      </w:divsChild>
    </w:div>
    <w:div w:id="552272494">
      <w:bodyDiv w:val="1"/>
      <w:marLeft w:val="0"/>
      <w:marRight w:val="0"/>
      <w:marTop w:val="0"/>
      <w:marBottom w:val="0"/>
      <w:divBdr>
        <w:top w:val="none" w:sz="0" w:space="0" w:color="auto"/>
        <w:left w:val="none" w:sz="0" w:space="0" w:color="auto"/>
        <w:bottom w:val="none" w:sz="0" w:space="0" w:color="auto"/>
        <w:right w:val="none" w:sz="0" w:space="0" w:color="auto"/>
      </w:divBdr>
    </w:div>
    <w:div w:id="553857111">
      <w:bodyDiv w:val="1"/>
      <w:marLeft w:val="0"/>
      <w:marRight w:val="0"/>
      <w:marTop w:val="0"/>
      <w:marBottom w:val="0"/>
      <w:divBdr>
        <w:top w:val="none" w:sz="0" w:space="0" w:color="auto"/>
        <w:left w:val="none" w:sz="0" w:space="0" w:color="auto"/>
        <w:bottom w:val="none" w:sz="0" w:space="0" w:color="auto"/>
        <w:right w:val="none" w:sz="0" w:space="0" w:color="auto"/>
      </w:divBdr>
    </w:div>
    <w:div w:id="558712327">
      <w:bodyDiv w:val="1"/>
      <w:marLeft w:val="0"/>
      <w:marRight w:val="0"/>
      <w:marTop w:val="0"/>
      <w:marBottom w:val="0"/>
      <w:divBdr>
        <w:top w:val="none" w:sz="0" w:space="0" w:color="auto"/>
        <w:left w:val="none" w:sz="0" w:space="0" w:color="auto"/>
        <w:bottom w:val="none" w:sz="0" w:space="0" w:color="auto"/>
        <w:right w:val="none" w:sz="0" w:space="0" w:color="auto"/>
      </w:divBdr>
    </w:div>
    <w:div w:id="560600011">
      <w:bodyDiv w:val="1"/>
      <w:marLeft w:val="0"/>
      <w:marRight w:val="0"/>
      <w:marTop w:val="0"/>
      <w:marBottom w:val="0"/>
      <w:divBdr>
        <w:top w:val="none" w:sz="0" w:space="0" w:color="auto"/>
        <w:left w:val="none" w:sz="0" w:space="0" w:color="auto"/>
        <w:bottom w:val="none" w:sz="0" w:space="0" w:color="auto"/>
        <w:right w:val="none" w:sz="0" w:space="0" w:color="auto"/>
      </w:divBdr>
      <w:divsChild>
        <w:div w:id="24454155">
          <w:marLeft w:val="480"/>
          <w:marRight w:val="0"/>
          <w:marTop w:val="0"/>
          <w:marBottom w:val="0"/>
          <w:divBdr>
            <w:top w:val="none" w:sz="0" w:space="0" w:color="auto"/>
            <w:left w:val="none" w:sz="0" w:space="0" w:color="auto"/>
            <w:bottom w:val="none" w:sz="0" w:space="0" w:color="auto"/>
            <w:right w:val="none" w:sz="0" w:space="0" w:color="auto"/>
          </w:divBdr>
        </w:div>
        <w:div w:id="96415501">
          <w:marLeft w:val="480"/>
          <w:marRight w:val="0"/>
          <w:marTop w:val="0"/>
          <w:marBottom w:val="0"/>
          <w:divBdr>
            <w:top w:val="none" w:sz="0" w:space="0" w:color="auto"/>
            <w:left w:val="none" w:sz="0" w:space="0" w:color="auto"/>
            <w:bottom w:val="none" w:sz="0" w:space="0" w:color="auto"/>
            <w:right w:val="none" w:sz="0" w:space="0" w:color="auto"/>
          </w:divBdr>
        </w:div>
        <w:div w:id="283927970">
          <w:marLeft w:val="480"/>
          <w:marRight w:val="0"/>
          <w:marTop w:val="0"/>
          <w:marBottom w:val="0"/>
          <w:divBdr>
            <w:top w:val="none" w:sz="0" w:space="0" w:color="auto"/>
            <w:left w:val="none" w:sz="0" w:space="0" w:color="auto"/>
            <w:bottom w:val="none" w:sz="0" w:space="0" w:color="auto"/>
            <w:right w:val="none" w:sz="0" w:space="0" w:color="auto"/>
          </w:divBdr>
        </w:div>
        <w:div w:id="409736575">
          <w:marLeft w:val="480"/>
          <w:marRight w:val="0"/>
          <w:marTop w:val="0"/>
          <w:marBottom w:val="0"/>
          <w:divBdr>
            <w:top w:val="none" w:sz="0" w:space="0" w:color="auto"/>
            <w:left w:val="none" w:sz="0" w:space="0" w:color="auto"/>
            <w:bottom w:val="none" w:sz="0" w:space="0" w:color="auto"/>
            <w:right w:val="none" w:sz="0" w:space="0" w:color="auto"/>
          </w:divBdr>
        </w:div>
        <w:div w:id="451942836">
          <w:marLeft w:val="480"/>
          <w:marRight w:val="0"/>
          <w:marTop w:val="0"/>
          <w:marBottom w:val="0"/>
          <w:divBdr>
            <w:top w:val="none" w:sz="0" w:space="0" w:color="auto"/>
            <w:left w:val="none" w:sz="0" w:space="0" w:color="auto"/>
            <w:bottom w:val="none" w:sz="0" w:space="0" w:color="auto"/>
            <w:right w:val="none" w:sz="0" w:space="0" w:color="auto"/>
          </w:divBdr>
        </w:div>
        <w:div w:id="472526529">
          <w:marLeft w:val="480"/>
          <w:marRight w:val="0"/>
          <w:marTop w:val="0"/>
          <w:marBottom w:val="0"/>
          <w:divBdr>
            <w:top w:val="none" w:sz="0" w:space="0" w:color="auto"/>
            <w:left w:val="none" w:sz="0" w:space="0" w:color="auto"/>
            <w:bottom w:val="none" w:sz="0" w:space="0" w:color="auto"/>
            <w:right w:val="none" w:sz="0" w:space="0" w:color="auto"/>
          </w:divBdr>
        </w:div>
        <w:div w:id="654914309">
          <w:marLeft w:val="480"/>
          <w:marRight w:val="0"/>
          <w:marTop w:val="0"/>
          <w:marBottom w:val="0"/>
          <w:divBdr>
            <w:top w:val="none" w:sz="0" w:space="0" w:color="auto"/>
            <w:left w:val="none" w:sz="0" w:space="0" w:color="auto"/>
            <w:bottom w:val="none" w:sz="0" w:space="0" w:color="auto"/>
            <w:right w:val="none" w:sz="0" w:space="0" w:color="auto"/>
          </w:divBdr>
        </w:div>
        <w:div w:id="656348732">
          <w:marLeft w:val="480"/>
          <w:marRight w:val="0"/>
          <w:marTop w:val="0"/>
          <w:marBottom w:val="0"/>
          <w:divBdr>
            <w:top w:val="none" w:sz="0" w:space="0" w:color="auto"/>
            <w:left w:val="none" w:sz="0" w:space="0" w:color="auto"/>
            <w:bottom w:val="none" w:sz="0" w:space="0" w:color="auto"/>
            <w:right w:val="none" w:sz="0" w:space="0" w:color="auto"/>
          </w:divBdr>
        </w:div>
        <w:div w:id="678432739">
          <w:marLeft w:val="480"/>
          <w:marRight w:val="0"/>
          <w:marTop w:val="0"/>
          <w:marBottom w:val="0"/>
          <w:divBdr>
            <w:top w:val="none" w:sz="0" w:space="0" w:color="auto"/>
            <w:left w:val="none" w:sz="0" w:space="0" w:color="auto"/>
            <w:bottom w:val="none" w:sz="0" w:space="0" w:color="auto"/>
            <w:right w:val="none" w:sz="0" w:space="0" w:color="auto"/>
          </w:divBdr>
        </w:div>
        <w:div w:id="738551051">
          <w:marLeft w:val="480"/>
          <w:marRight w:val="0"/>
          <w:marTop w:val="0"/>
          <w:marBottom w:val="0"/>
          <w:divBdr>
            <w:top w:val="none" w:sz="0" w:space="0" w:color="auto"/>
            <w:left w:val="none" w:sz="0" w:space="0" w:color="auto"/>
            <w:bottom w:val="none" w:sz="0" w:space="0" w:color="auto"/>
            <w:right w:val="none" w:sz="0" w:space="0" w:color="auto"/>
          </w:divBdr>
        </w:div>
        <w:div w:id="880093267">
          <w:marLeft w:val="480"/>
          <w:marRight w:val="0"/>
          <w:marTop w:val="0"/>
          <w:marBottom w:val="0"/>
          <w:divBdr>
            <w:top w:val="none" w:sz="0" w:space="0" w:color="auto"/>
            <w:left w:val="none" w:sz="0" w:space="0" w:color="auto"/>
            <w:bottom w:val="none" w:sz="0" w:space="0" w:color="auto"/>
            <w:right w:val="none" w:sz="0" w:space="0" w:color="auto"/>
          </w:divBdr>
        </w:div>
        <w:div w:id="945502326">
          <w:marLeft w:val="480"/>
          <w:marRight w:val="0"/>
          <w:marTop w:val="0"/>
          <w:marBottom w:val="0"/>
          <w:divBdr>
            <w:top w:val="none" w:sz="0" w:space="0" w:color="auto"/>
            <w:left w:val="none" w:sz="0" w:space="0" w:color="auto"/>
            <w:bottom w:val="none" w:sz="0" w:space="0" w:color="auto"/>
            <w:right w:val="none" w:sz="0" w:space="0" w:color="auto"/>
          </w:divBdr>
        </w:div>
        <w:div w:id="1017853715">
          <w:marLeft w:val="480"/>
          <w:marRight w:val="0"/>
          <w:marTop w:val="0"/>
          <w:marBottom w:val="0"/>
          <w:divBdr>
            <w:top w:val="none" w:sz="0" w:space="0" w:color="auto"/>
            <w:left w:val="none" w:sz="0" w:space="0" w:color="auto"/>
            <w:bottom w:val="none" w:sz="0" w:space="0" w:color="auto"/>
            <w:right w:val="none" w:sz="0" w:space="0" w:color="auto"/>
          </w:divBdr>
        </w:div>
        <w:div w:id="1142842110">
          <w:marLeft w:val="480"/>
          <w:marRight w:val="0"/>
          <w:marTop w:val="0"/>
          <w:marBottom w:val="0"/>
          <w:divBdr>
            <w:top w:val="none" w:sz="0" w:space="0" w:color="auto"/>
            <w:left w:val="none" w:sz="0" w:space="0" w:color="auto"/>
            <w:bottom w:val="none" w:sz="0" w:space="0" w:color="auto"/>
            <w:right w:val="none" w:sz="0" w:space="0" w:color="auto"/>
          </w:divBdr>
        </w:div>
        <w:div w:id="1168785175">
          <w:marLeft w:val="480"/>
          <w:marRight w:val="0"/>
          <w:marTop w:val="0"/>
          <w:marBottom w:val="0"/>
          <w:divBdr>
            <w:top w:val="none" w:sz="0" w:space="0" w:color="auto"/>
            <w:left w:val="none" w:sz="0" w:space="0" w:color="auto"/>
            <w:bottom w:val="none" w:sz="0" w:space="0" w:color="auto"/>
            <w:right w:val="none" w:sz="0" w:space="0" w:color="auto"/>
          </w:divBdr>
        </w:div>
        <w:div w:id="1205824917">
          <w:marLeft w:val="480"/>
          <w:marRight w:val="0"/>
          <w:marTop w:val="0"/>
          <w:marBottom w:val="0"/>
          <w:divBdr>
            <w:top w:val="none" w:sz="0" w:space="0" w:color="auto"/>
            <w:left w:val="none" w:sz="0" w:space="0" w:color="auto"/>
            <w:bottom w:val="none" w:sz="0" w:space="0" w:color="auto"/>
            <w:right w:val="none" w:sz="0" w:space="0" w:color="auto"/>
          </w:divBdr>
        </w:div>
        <w:div w:id="1266772355">
          <w:marLeft w:val="480"/>
          <w:marRight w:val="0"/>
          <w:marTop w:val="0"/>
          <w:marBottom w:val="0"/>
          <w:divBdr>
            <w:top w:val="none" w:sz="0" w:space="0" w:color="auto"/>
            <w:left w:val="none" w:sz="0" w:space="0" w:color="auto"/>
            <w:bottom w:val="none" w:sz="0" w:space="0" w:color="auto"/>
            <w:right w:val="none" w:sz="0" w:space="0" w:color="auto"/>
          </w:divBdr>
        </w:div>
        <w:div w:id="1293095929">
          <w:marLeft w:val="480"/>
          <w:marRight w:val="0"/>
          <w:marTop w:val="0"/>
          <w:marBottom w:val="0"/>
          <w:divBdr>
            <w:top w:val="none" w:sz="0" w:space="0" w:color="auto"/>
            <w:left w:val="none" w:sz="0" w:space="0" w:color="auto"/>
            <w:bottom w:val="none" w:sz="0" w:space="0" w:color="auto"/>
            <w:right w:val="none" w:sz="0" w:space="0" w:color="auto"/>
          </w:divBdr>
        </w:div>
        <w:div w:id="1456943412">
          <w:marLeft w:val="480"/>
          <w:marRight w:val="0"/>
          <w:marTop w:val="0"/>
          <w:marBottom w:val="0"/>
          <w:divBdr>
            <w:top w:val="none" w:sz="0" w:space="0" w:color="auto"/>
            <w:left w:val="none" w:sz="0" w:space="0" w:color="auto"/>
            <w:bottom w:val="none" w:sz="0" w:space="0" w:color="auto"/>
            <w:right w:val="none" w:sz="0" w:space="0" w:color="auto"/>
          </w:divBdr>
        </w:div>
        <w:div w:id="1466505085">
          <w:marLeft w:val="480"/>
          <w:marRight w:val="0"/>
          <w:marTop w:val="0"/>
          <w:marBottom w:val="0"/>
          <w:divBdr>
            <w:top w:val="none" w:sz="0" w:space="0" w:color="auto"/>
            <w:left w:val="none" w:sz="0" w:space="0" w:color="auto"/>
            <w:bottom w:val="none" w:sz="0" w:space="0" w:color="auto"/>
            <w:right w:val="none" w:sz="0" w:space="0" w:color="auto"/>
          </w:divBdr>
        </w:div>
        <w:div w:id="1478839394">
          <w:marLeft w:val="480"/>
          <w:marRight w:val="0"/>
          <w:marTop w:val="0"/>
          <w:marBottom w:val="0"/>
          <w:divBdr>
            <w:top w:val="none" w:sz="0" w:space="0" w:color="auto"/>
            <w:left w:val="none" w:sz="0" w:space="0" w:color="auto"/>
            <w:bottom w:val="none" w:sz="0" w:space="0" w:color="auto"/>
            <w:right w:val="none" w:sz="0" w:space="0" w:color="auto"/>
          </w:divBdr>
        </w:div>
        <w:div w:id="1670668535">
          <w:marLeft w:val="480"/>
          <w:marRight w:val="0"/>
          <w:marTop w:val="0"/>
          <w:marBottom w:val="0"/>
          <w:divBdr>
            <w:top w:val="none" w:sz="0" w:space="0" w:color="auto"/>
            <w:left w:val="none" w:sz="0" w:space="0" w:color="auto"/>
            <w:bottom w:val="none" w:sz="0" w:space="0" w:color="auto"/>
            <w:right w:val="none" w:sz="0" w:space="0" w:color="auto"/>
          </w:divBdr>
        </w:div>
        <w:div w:id="1698970925">
          <w:marLeft w:val="480"/>
          <w:marRight w:val="0"/>
          <w:marTop w:val="0"/>
          <w:marBottom w:val="0"/>
          <w:divBdr>
            <w:top w:val="none" w:sz="0" w:space="0" w:color="auto"/>
            <w:left w:val="none" w:sz="0" w:space="0" w:color="auto"/>
            <w:bottom w:val="none" w:sz="0" w:space="0" w:color="auto"/>
            <w:right w:val="none" w:sz="0" w:space="0" w:color="auto"/>
          </w:divBdr>
        </w:div>
        <w:div w:id="1799176926">
          <w:marLeft w:val="480"/>
          <w:marRight w:val="0"/>
          <w:marTop w:val="0"/>
          <w:marBottom w:val="0"/>
          <w:divBdr>
            <w:top w:val="none" w:sz="0" w:space="0" w:color="auto"/>
            <w:left w:val="none" w:sz="0" w:space="0" w:color="auto"/>
            <w:bottom w:val="none" w:sz="0" w:space="0" w:color="auto"/>
            <w:right w:val="none" w:sz="0" w:space="0" w:color="auto"/>
          </w:divBdr>
        </w:div>
        <w:div w:id="1817188071">
          <w:marLeft w:val="480"/>
          <w:marRight w:val="0"/>
          <w:marTop w:val="0"/>
          <w:marBottom w:val="0"/>
          <w:divBdr>
            <w:top w:val="none" w:sz="0" w:space="0" w:color="auto"/>
            <w:left w:val="none" w:sz="0" w:space="0" w:color="auto"/>
            <w:bottom w:val="none" w:sz="0" w:space="0" w:color="auto"/>
            <w:right w:val="none" w:sz="0" w:space="0" w:color="auto"/>
          </w:divBdr>
        </w:div>
        <w:div w:id="1876695885">
          <w:marLeft w:val="480"/>
          <w:marRight w:val="0"/>
          <w:marTop w:val="0"/>
          <w:marBottom w:val="0"/>
          <w:divBdr>
            <w:top w:val="none" w:sz="0" w:space="0" w:color="auto"/>
            <w:left w:val="none" w:sz="0" w:space="0" w:color="auto"/>
            <w:bottom w:val="none" w:sz="0" w:space="0" w:color="auto"/>
            <w:right w:val="none" w:sz="0" w:space="0" w:color="auto"/>
          </w:divBdr>
        </w:div>
        <w:div w:id="1902060996">
          <w:marLeft w:val="480"/>
          <w:marRight w:val="0"/>
          <w:marTop w:val="0"/>
          <w:marBottom w:val="0"/>
          <w:divBdr>
            <w:top w:val="none" w:sz="0" w:space="0" w:color="auto"/>
            <w:left w:val="none" w:sz="0" w:space="0" w:color="auto"/>
            <w:bottom w:val="none" w:sz="0" w:space="0" w:color="auto"/>
            <w:right w:val="none" w:sz="0" w:space="0" w:color="auto"/>
          </w:divBdr>
        </w:div>
        <w:div w:id="1947500409">
          <w:marLeft w:val="480"/>
          <w:marRight w:val="0"/>
          <w:marTop w:val="0"/>
          <w:marBottom w:val="0"/>
          <w:divBdr>
            <w:top w:val="none" w:sz="0" w:space="0" w:color="auto"/>
            <w:left w:val="none" w:sz="0" w:space="0" w:color="auto"/>
            <w:bottom w:val="none" w:sz="0" w:space="0" w:color="auto"/>
            <w:right w:val="none" w:sz="0" w:space="0" w:color="auto"/>
          </w:divBdr>
        </w:div>
        <w:div w:id="1954365146">
          <w:marLeft w:val="480"/>
          <w:marRight w:val="0"/>
          <w:marTop w:val="0"/>
          <w:marBottom w:val="0"/>
          <w:divBdr>
            <w:top w:val="none" w:sz="0" w:space="0" w:color="auto"/>
            <w:left w:val="none" w:sz="0" w:space="0" w:color="auto"/>
            <w:bottom w:val="none" w:sz="0" w:space="0" w:color="auto"/>
            <w:right w:val="none" w:sz="0" w:space="0" w:color="auto"/>
          </w:divBdr>
        </w:div>
        <w:div w:id="1999337572">
          <w:marLeft w:val="480"/>
          <w:marRight w:val="0"/>
          <w:marTop w:val="0"/>
          <w:marBottom w:val="0"/>
          <w:divBdr>
            <w:top w:val="none" w:sz="0" w:space="0" w:color="auto"/>
            <w:left w:val="none" w:sz="0" w:space="0" w:color="auto"/>
            <w:bottom w:val="none" w:sz="0" w:space="0" w:color="auto"/>
            <w:right w:val="none" w:sz="0" w:space="0" w:color="auto"/>
          </w:divBdr>
        </w:div>
        <w:div w:id="2019885365">
          <w:marLeft w:val="480"/>
          <w:marRight w:val="0"/>
          <w:marTop w:val="0"/>
          <w:marBottom w:val="0"/>
          <w:divBdr>
            <w:top w:val="none" w:sz="0" w:space="0" w:color="auto"/>
            <w:left w:val="none" w:sz="0" w:space="0" w:color="auto"/>
            <w:bottom w:val="none" w:sz="0" w:space="0" w:color="auto"/>
            <w:right w:val="none" w:sz="0" w:space="0" w:color="auto"/>
          </w:divBdr>
        </w:div>
        <w:div w:id="2091661421">
          <w:marLeft w:val="480"/>
          <w:marRight w:val="0"/>
          <w:marTop w:val="0"/>
          <w:marBottom w:val="0"/>
          <w:divBdr>
            <w:top w:val="none" w:sz="0" w:space="0" w:color="auto"/>
            <w:left w:val="none" w:sz="0" w:space="0" w:color="auto"/>
            <w:bottom w:val="none" w:sz="0" w:space="0" w:color="auto"/>
            <w:right w:val="none" w:sz="0" w:space="0" w:color="auto"/>
          </w:divBdr>
        </w:div>
      </w:divsChild>
    </w:div>
    <w:div w:id="563300415">
      <w:bodyDiv w:val="1"/>
      <w:marLeft w:val="0"/>
      <w:marRight w:val="0"/>
      <w:marTop w:val="0"/>
      <w:marBottom w:val="0"/>
      <w:divBdr>
        <w:top w:val="none" w:sz="0" w:space="0" w:color="auto"/>
        <w:left w:val="none" w:sz="0" w:space="0" w:color="auto"/>
        <w:bottom w:val="none" w:sz="0" w:space="0" w:color="auto"/>
        <w:right w:val="none" w:sz="0" w:space="0" w:color="auto"/>
      </w:divBdr>
    </w:div>
    <w:div w:id="563376122">
      <w:bodyDiv w:val="1"/>
      <w:marLeft w:val="0"/>
      <w:marRight w:val="0"/>
      <w:marTop w:val="0"/>
      <w:marBottom w:val="0"/>
      <w:divBdr>
        <w:top w:val="none" w:sz="0" w:space="0" w:color="auto"/>
        <w:left w:val="none" w:sz="0" w:space="0" w:color="auto"/>
        <w:bottom w:val="none" w:sz="0" w:space="0" w:color="auto"/>
        <w:right w:val="none" w:sz="0" w:space="0" w:color="auto"/>
      </w:divBdr>
    </w:div>
    <w:div w:id="564755854">
      <w:bodyDiv w:val="1"/>
      <w:marLeft w:val="0"/>
      <w:marRight w:val="0"/>
      <w:marTop w:val="0"/>
      <w:marBottom w:val="0"/>
      <w:divBdr>
        <w:top w:val="none" w:sz="0" w:space="0" w:color="auto"/>
        <w:left w:val="none" w:sz="0" w:space="0" w:color="auto"/>
        <w:bottom w:val="none" w:sz="0" w:space="0" w:color="auto"/>
        <w:right w:val="none" w:sz="0" w:space="0" w:color="auto"/>
      </w:divBdr>
      <w:divsChild>
        <w:div w:id="21135308">
          <w:marLeft w:val="480"/>
          <w:marRight w:val="0"/>
          <w:marTop w:val="0"/>
          <w:marBottom w:val="0"/>
          <w:divBdr>
            <w:top w:val="none" w:sz="0" w:space="0" w:color="auto"/>
            <w:left w:val="none" w:sz="0" w:space="0" w:color="auto"/>
            <w:bottom w:val="none" w:sz="0" w:space="0" w:color="auto"/>
            <w:right w:val="none" w:sz="0" w:space="0" w:color="auto"/>
          </w:divBdr>
        </w:div>
        <w:div w:id="74280191">
          <w:marLeft w:val="480"/>
          <w:marRight w:val="0"/>
          <w:marTop w:val="0"/>
          <w:marBottom w:val="0"/>
          <w:divBdr>
            <w:top w:val="none" w:sz="0" w:space="0" w:color="auto"/>
            <w:left w:val="none" w:sz="0" w:space="0" w:color="auto"/>
            <w:bottom w:val="none" w:sz="0" w:space="0" w:color="auto"/>
            <w:right w:val="none" w:sz="0" w:space="0" w:color="auto"/>
          </w:divBdr>
        </w:div>
        <w:div w:id="126245849">
          <w:marLeft w:val="480"/>
          <w:marRight w:val="0"/>
          <w:marTop w:val="0"/>
          <w:marBottom w:val="0"/>
          <w:divBdr>
            <w:top w:val="none" w:sz="0" w:space="0" w:color="auto"/>
            <w:left w:val="none" w:sz="0" w:space="0" w:color="auto"/>
            <w:bottom w:val="none" w:sz="0" w:space="0" w:color="auto"/>
            <w:right w:val="none" w:sz="0" w:space="0" w:color="auto"/>
          </w:divBdr>
        </w:div>
        <w:div w:id="154146362">
          <w:marLeft w:val="480"/>
          <w:marRight w:val="0"/>
          <w:marTop w:val="0"/>
          <w:marBottom w:val="0"/>
          <w:divBdr>
            <w:top w:val="none" w:sz="0" w:space="0" w:color="auto"/>
            <w:left w:val="none" w:sz="0" w:space="0" w:color="auto"/>
            <w:bottom w:val="none" w:sz="0" w:space="0" w:color="auto"/>
            <w:right w:val="none" w:sz="0" w:space="0" w:color="auto"/>
          </w:divBdr>
        </w:div>
        <w:div w:id="187643680">
          <w:marLeft w:val="480"/>
          <w:marRight w:val="0"/>
          <w:marTop w:val="0"/>
          <w:marBottom w:val="0"/>
          <w:divBdr>
            <w:top w:val="none" w:sz="0" w:space="0" w:color="auto"/>
            <w:left w:val="none" w:sz="0" w:space="0" w:color="auto"/>
            <w:bottom w:val="none" w:sz="0" w:space="0" w:color="auto"/>
            <w:right w:val="none" w:sz="0" w:space="0" w:color="auto"/>
          </w:divBdr>
        </w:div>
        <w:div w:id="252668515">
          <w:marLeft w:val="480"/>
          <w:marRight w:val="0"/>
          <w:marTop w:val="0"/>
          <w:marBottom w:val="0"/>
          <w:divBdr>
            <w:top w:val="none" w:sz="0" w:space="0" w:color="auto"/>
            <w:left w:val="none" w:sz="0" w:space="0" w:color="auto"/>
            <w:bottom w:val="none" w:sz="0" w:space="0" w:color="auto"/>
            <w:right w:val="none" w:sz="0" w:space="0" w:color="auto"/>
          </w:divBdr>
        </w:div>
        <w:div w:id="254169191">
          <w:marLeft w:val="480"/>
          <w:marRight w:val="0"/>
          <w:marTop w:val="0"/>
          <w:marBottom w:val="0"/>
          <w:divBdr>
            <w:top w:val="none" w:sz="0" w:space="0" w:color="auto"/>
            <w:left w:val="none" w:sz="0" w:space="0" w:color="auto"/>
            <w:bottom w:val="none" w:sz="0" w:space="0" w:color="auto"/>
            <w:right w:val="none" w:sz="0" w:space="0" w:color="auto"/>
          </w:divBdr>
        </w:div>
        <w:div w:id="293175081">
          <w:marLeft w:val="480"/>
          <w:marRight w:val="0"/>
          <w:marTop w:val="0"/>
          <w:marBottom w:val="0"/>
          <w:divBdr>
            <w:top w:val="none" w:sz="0" w:space="0" w:color="auto"/>
            <w:left w:val="none" w:sz="0" w:space="0" w:color="auto"/>
            <w:bottom w:val="none" w:sz="0" w:space="0" w:color="auto"/>
            <w:right w:val="none" w:sz="0" w:space="0" w:color="auto"/>
          </w:divBdr>
        </w:div>
        <w:div w:id="374427810">
          <w:marLeft w:val="480"/>
          <w:marRight w:val="0"/>
          <w:marTop w:val="0"/>
          <w:marBottom w:val="0"/>
          <w:divBdr>
            <w:top w:val="none" w:sz="0" w:space="0" w:color="auto"/>
            <w:left w:val="none" w:sz="0" w:space="0" w:color="auto"/>
            <w:bottom w:val="none" w:sz="0" w:space="0" w:color="auto"/>
            <w:right w:val="none" w:sz="0" w:space="0" w:color="auto"/>
          </w:divBdr>
        </w:div>
        <w:div w:id="377709843">
          <w:marLeft w:val="480"/>
          <w:marRight w:val="0"/>
          <w:marTop w:val="0"/>
          <w:marBottom w:val="0"/>
          <w:divBdr>
            <w:top w:val="none" w:sz="0" w:space="0" w:color="auto"/>
            <w:left w:val="none" w:sz="0" w:space="0" w:color="auto"/>
            <w:bottom w:val="none" w:sz="0" w:space="0" w:color="auto"/>
            <w:right w:val="none" w:sz="0" w:space="0" w:color="auto"/>
          </w:divBdr>
        </w:div>
        <w:div w:id="392045839">
          <w:marLeft w:val="480"/>
          <w:marRight w:val="0"/>
          <w:marTop w:val="0"/>
          <w:marBottom w:val="0"/>
          <w:divBdr>
            <w:top w:val="none" w:sz="0" w:space="0" w:color="auto"/>
            <w:left w:val="none" w:sz="0" w:space="0" w:color="auto"/>
            <w:bottom w:val="none" w:sz="0" w:space="0" w:color="auto"/>
            <w:right w:val="none" w:sz="0" w:space="0" w:color="auto"/>
          </w:divBdr>
        </w:div>
        <w:div w:id="589974840">
          <w:marLeft w:val="480"/>
          <w:marRight w:val="0"/>
          <w:marTop w:val="0"/>
          <w:marBottom w:val="0"/>
          <w:divBdr>
            <w:top w:val="none" w:sz="0" w:space="0" w:color="auto"/>
            <w:left w:val="none" w:sz="0" w:space="0" w:color="auto"/>
            <w:bottom w:val="none" w:sz="0" w:space="0" w:color="auto"/>
            <w:right w:val="none" w:sz="0" w:space="0" w:color="auto"/>
          </w:divBdr>
        </w:div>
        <w:div w:id="708380918">
          <w:marLeft w:val="480"/>
          <w:marRight w:val="0"/>
          <w:marTop w:val="0"/>
          <w:marBottom w:val="0"/>
          <w:divBdr>
            <w:top w:val="none" w:sz="0" w:space="0" w:color="auto"/>
            <w:left w:val="none" w:sz="0" w:space="0" w:color="auto"/>
            <w:bottom w:val="none" w:sz="0" w:space="0" w:color="auto"/>
            <w:right w:val="none" w:sz="0" w:space="0" w:color="auto"/>
          </w:divBdr>
        </w:div>
        <w:div w:id="821775243">
          <w:marLeft w:val="480"/>
          <w:marRight w:val="0"/>
          <w:marTop w:val="0"/>
          <w:marBottom w:val="0"/>
          <w:divBdr>
            <w:top w:val="none" w:sz="0" w:space="0" w:color="auto"/>
            <w:left w:val="none" w:sz="0" w:space="0" w:color="auto"/>
            <w:bottom w:val="none" w:sz="0" w:space="0" w:color="auto"/>
            <w:right w:val="none" w:sz="0" w:space="0" w:color="auto"/>
          </w:divBdr>
        </w:div>
        <w:div w:id="872155799">
          <w:marLeft w:val="480"/>
          <w:marRight w:val="0"/>
          <w:marTop w:val="0"/>
          <w:marBottom w:val="0"/>
          <w:divBdr>
            <w:top w:val="none" w:sz="0" w:space="0" w:color="auto"/>
            <w:left w:val="none" w:sz="0" w:space="0" w:color="auto"/>
            <w:bottom w:val="none" w:sz="0" w:space="0" w:color="auto"/>
            <w:right w:val="none" w:sz="0" w:space="0" w:color="auto"/>
          </w:divBdr>
        </w:div>
        <w:div w:id="923223020">
          <w:marLeft w:val="480"/>
          <w:marRight w:val="0"/>
          <w:marTop w:val="0"/>
          <w:marBottom w:val="0"/>
          <w:divBdr>
            <w:top w:val="none" w:sz="0" w:space="0" w:color="auto"/>
            <w:left w:val="none" w:sz="0" w:space="0" w:color="auto"/>
            <w:bottom w:val="none" w:sz="0" w:space="0" w:color="auto"/>
            <w:right w:val="none" w:sz="0" w:space="0" w:color="auto"/>
          </w:divBdr>
        </w:div>
        <w:div w:id="963080394">
          <w:marLeft w:val="480"/>
          <w:marRight w:val="0"/>
          <w:marTop w:val="0"/>
          <w:marBottom w:val="0"/>
          <w:divBdr>
            <w:top w:val="none" w:sz="0" w:space="0" w:color="auto"/>
            <w:left w:val="none" w:sz="0" w:space="0" w:color="auto"/>
            <w:bottom w:val="none" w:sz="0" w:space="0" w:color="auto"/>
            <w:right w:val="none" w:sz="0" w:space="0" w:color="auto"/>
          </w:divBdr>
        </w:div>
        <w:div w:id="1023629517">
          <w:marLeft w:val="480"/>
          <w:marRight w:val="0"/>
          <w:marTop w:val="0"/>
          <w:marBottom w:val="0"/>
          <w:divBdr>
            <w:top w:val="none" w:sz="0" w:space="0" w:color="auto"/>
            <w:left w:val="none" w:sz="0" w:space="0" w:color="auto"/>
            <w:bottom w:val="none" w:sz="0" w:space="0" w:color="auto"/>
            <w:right w:val="none" w:sz="0" w:space="0" w:color="auto"/>
          </w:divBdr>
        </w:div>
        <w:div w:id="1082147108">
          <w:marLeft w:val="480"/>
          <w:marRight w:val="0"/>
          <w:marTop w:val="0"/>
          <w:marBottom w:val="0"/>
          <w:divBdr>
            <w:top w:val="none" w:sz="0" w:space="0" w:color="auto"/>
            <w:left w:val="none" w:sz="0" w:space="0" w:color="auto"/>
            <w:bottom w:val="none" w:sz="0" w:space="0" w:color="auto"/>
            <w:right w:val="none" w:sz="0" w:space="0" w:color="auto"/>
          </w:divBdr>
        </w:div>
        <w:div w:id="1092048675">
          <w:marLeft w:val="480"/>
          <w:marRight w:val="0"/>
          <w:marTop w:val="0"/>
          <w:marBottom w:val="0"/>
          <w:divBdr>
            <w:top w:val="none" w:sz="0" w:space="0" w:color="auto"/>
            <w:left w:val="none" w:sz="0" w:space="0" w:color="auto"/>
            <w:bottom w:val="none" w:sz="0" w:space="0" w:color="auto"/>
            <w:right w:val="none" w:sz="0" w:space="0" w:color="auto"/>
          </w:divBdr>
        </w:div>
        <w:div w:id="1117144712">
          <w:marLeft w:val="480"/>
          <w:marRight w:val="0"/>
          <w:marTop w:val="0"/>
          <w:marBottom w:val="0"/>
          <w:divBdr>
            <w:top w:val="none" w:sz="0" w:space="0" w:color="auto"/>
            <w:left w:val="none" w:sz="0" w:space="0" w:color="auto"/>
            <w:bottom w:val="none" w:sz="0" w:space="0" w:color="auto"/>
            <w:right w:val="none" w:sz="0" w:space="0" w:color="auto"/>
          </w:divBdr>
        </w:div>
        <w:div w:id="1288589538">
          <w:marLeft w:val="480"/>
          <w:marRight w:val="0"/>
          <w:marTop w:val="0"/>
          <w:marBottom w:val="0"/>
          <w:divBdr>
            <w:top w:val="none" w:sz="0" w:space="0" w:color="auto"/>
            <w:left w:val="none" w:sz="0" w:space="0" w:color="auto"/>
            <w:bottom w:val="none" w:sz="0" w:space="0" w:color="auto"/>
            <w:right w:val="none" w:sz="0" w:space="0" w:color="auto"/>
          </w:divBdr>
        </w:div>
        <w:div w:id="1298343515">
          <w:marLeft w:val="480"/>
          <w:marRight w:val="0"/>
          <w:marTop w:val="0"/>
          <w:marBottom w:val="0"/>
          <w:divBdr>
            <w:top w:val="none" w:sz="0" w:space="0" w:color="auto"/>
            <w:left w:val="none" w:sz="0" w:space="0" w:color="auto"/>
            <w:bottom w:val="none" w:sz="0" w:space="0" w:color="auto"/>
            <w:right w:val="none" w:sz="0" w:space="0" w:color="auto"/>
          </w:divBdr>
        </w:div>
        <w:div w:id="1356268913">
          <w:marLeft w:val="480"/>
          <w:marRight w:val="0"/>
          <w:marTop w:val="0"/>
          <w:marBottom w:val="0"/>
          <w:divBdr>
            <w:top w:val="none" w:sz="0" w:space="0" w:color="auto"/>
            <w:left w:val="none" w:sz="0" w:space="0" w:color="auto"/>
            <w:bottom w:val="none" w:sz="0" w:space="0" w:color="auto"/>
            <w:right w:val="none" w:sz="0" w:space="0" w:color="auto"/>
          </w:divBdr>
        </w:div>
        <w:div w:id="1523129053">
          <w:marLeft w:val="480"/>
          <w:marRight w:val="0"/>
          <w:marTop w:val="0"/>
          <w:marBottom w:val="0"/>
          <w:divBdr>
            <w:top w:val="none" w:sz="0" w:space="0" w:color="auto"/>
            <w:left w:val="none" w:sz="0" w:space="0" w:color="auto"/>
            <w:bottom w:val="none" w:sz="0" w:space="0" w:color="auto"/>
            <w:right w:val="none" w:sz="0" w:space="0" w:color="auto"/>
          </w:divBdr>
        </w:div>
        <w:div w:id="1696225189">
          <w:marLeft w:val="480"/>
          <w:marRight w:val="0"/>
          <w:marTop w:val="0"/>
          <w:marBottom w:val="0"/>
          <w:divBdr>
            <w:top w:val="none" w:sz="0" w:space="0" w:color="auto"/>
            <w:left w:val="none" w:sz="0" w:space="0" w:color="auto"/>
            <w:bottom w:val="none" w:sz="0" w:space="0" w:color="auto"/>
            <w:right w:val="none" w:sz="0" w:space="0" w:color="auto"/>
          </w:divBdr>
        </w:div>
        <w:div w:id="1711025886">
          <w:marLeft w:val="480"/>
          <w:marRight w:val="0"/>
          <w:marTop w:val="0"/>
          <w:marBottom w:val="0"/>
          <w:divBdr>
            <w:top w:val="none" w:sz="0" w:space="0" w:color="auto"/>
            <w:left w:val="none" w:sz="0" w:space="0" w:color="auto"/>
            <w:bottom w:val="none" w:sz="0" w:space="0" w:color="auto"/>
            <w:right w:val="none" w:sz="0" w:space="0" w:color="auto"/>
          </w:divBdr>
        </w:div>
        <w:div w:id="1815826783">
          <w:marLeft w:val="480"/>
          <w:marRight w:val="0"/>
          <w:marTop w:val="0"/>
          <w:marBottom w:val="0"/>
          <w:divBdr>
            <w:top w:val="none" w:sz="0" w:space="0" w:color="auto"/>
            <w:left w:val="none" w:sz="0" w:space="0" w:color="auto"/>
            <w:bottom w:val="none" w:sz="0" w:space="0" w:color="auto"/>
            <w:right w:val="none" w:sz="0" w:space="0" w:color="auto"/>
          </w:divBdr>
        </w:div>
        <w:div w:id="1819374874">
          <w:marLeft w:val="480"/>
          <w:marRight w:val="0"/>
          <w:marTop w:val="0"/>
          <w:marBottom w:val="0"/>
          <w:divBdr>
            <w:top w:val="none" w:sz="0" w:space="0" w:color="auto"/>
            <w:left w:val="none" w:sz="0" w:space="0" w:color="auto"/>
            <w:bottom w:val="none" w:sz="0" w:space="0" w:color="auto"/>
            <w:right w:val="none" w:sz="0" w:space="0" w:color="auto"/>
          </w:divBdr>
        </w:div>
        <w:div w:id="2140488343">
          <w:marLeft w:val="480"/>
          <w:marRight w:val="0"/>
          <w:marTop w:val="0"/>
          <w:marBottom w:val="0"/>
          <w:divBdr>
            <w:top w:val="none" w:sz="0" w:space="0" w:color="auto"/>
            <w:left w:val="none" w:sz="0" w:space="0" w:color="auto"/>
            <w:bottom w:val="none" w:sz="0" w:space="0" w:color="auto"/>
            <w:right w:val="none" w:sz="0" w:space="0" w:color="auto"/>
          </w:divBdr>
        </w:div>
      </w:divsChild>
    </w:div>
    <w:div w:id="565342478">
      <w:bodyDiv w:val="1"/>
      <w:marLeft w:val="0"/>
      <w:marRight w:val="0"/>
      <w:marTop w:val="0"/>
      <w:marBottom w:val="0"/>
      <w:divBdr>
        <w:top w:val="none" w:sz="0" w:space="0" w:color="auto"/>
        <w:left w:val="none" w:sz="0" w:space="0" w:color="auto"/>
        <w:bottom w:val="none" w:sz="0" w:space="0" w:color="auto"/>
        <w:right w:val="none" w:sz="0" w:space="0" w:color="auto"/>
      </w:divBdr>
    </w:div>
    <w:div w:id="567151346">
      <w:bodyDiv w:val="1"/>
      <w:marLeft w:val="0"/>
      <w:marRight w:val="0"/>
      <w:marTop w:val="0"/>
      <w:marBottom w:val="0"/>
      <w:divBdr>
        <w:top w:val="none" w:sz="0" w:space="0" w:color="auto"/>
        <w:left w:val="none" w:sz="0" w:space="0" w:color="auto"/>
        <w:bottom w:val="none" w:sz="0" w:space="0" w:color="auto"/>
        <w:right w:val="none" w:sz="0" w:space="0" w:color="auto"/>
      </w:divBdr>
    </w:div>
    <w:div w:id="570701468">
      <w:bodyDiv w:val="1"/>
      <w:marLeft w:val="0"/>
      <w:marRight w:val="0"/>
      <w:marTop w:val="0"/>
      <w:marBottom w:val="0"/>
      <w:divBdr>
        <w:top w:val="none" w:sz="0" w:space="0" w:color="auto"/>
        <w:left w:val="none" w:sz="0" w:space="0" w:color="auto"/>
        <w:bottom w:val="none" w:sz="0" w:space="0" w:color="auto"/>
        <w:right w:val="none" w:sz="0" w:space="0" w:color="auto"/>
      </w:divBdr>
    </w:div>
    <w:div w:id="575552493">
      <w:bodyDiv w:val="1"/>
      <w:marLeft w:val="0"/>
      <w:marRight w:val="0"/>
      <w:marTop w:val="0"/>
      <w:marBottom w:val="0"/>
      <w:divBdr>
        <w:top w:val="none" w:sz="0" w:space="0" w:color="auto"/>
        <w:left w:val="none" w:sz="0" w:space="0" w:color="auto"/>
        <w:bottom w:val="none" w:sz="0" w:space="0" w:color="auto"/>
        <w:right w:val="none" w:sz="0" w:space="0" w:color="auto"/>
      </w:divBdr>
    </w:div>
    <w:div w:id="576404836">
      <w:bodyDiv w:val="1"/>
      <w:marLeft w:val="0"/>
      <w:marRight w:val="0"/>
      <w:marTop w:val="0"/>
      <w:marBottom w:val="0"/>
      <w:divBdr>
        <w:top w:val="none" w:sz="0" w:space="0" w:color="auto"/>
        <w:left w:val="none" w:sz="0" w:space="0" w:color="auto"/>
        <w:bottom w:val="none" w:sz="0" w:space="0" w:color="auto"/>
        <w:right w:val="none" w:sz="0" w:space="0" w:color="auto"/>
      </w:divBdr>
    </w:div>
    <w:div w:id="579145969">
      <w:bodyDiv w:val="1"/>
      <w:marLeft w:val="0"/>
      <w:marRight w:val="0"/>
      <w:marTop w:val="0"/>
      <w:marBottom w:val="0"/>
      <w:divBdr>
        <w:top w:val="none" w:sz="0" w:space="0" w:color="auto"/>
        <w:left w:val="none" w:sz="0" w:space="0" w:color="auto"/>
        <w:bottom w:val="none" w:sz="0" w:space="0" w:color="auto"/>
        <w:right w:val="none" w:sz="0" w:space="0" w:color="auto"/>
      </w:divBdr>
    </w:div>
    <w:div w:id="580990434">
      <w:bodyDiv w:val="1"/>
      <w:marLeft w:val="0"/>
      <w:marRight w:val="0"/>
      <w:marTop w:val="0"/>
      <w:marBottom w:val="0"/>
      <w:divBdr>
        <w:top w:val="none" w:sz="0" w:space="0" w:color="auto"/>
        <w:left w:val="none" w:sz="0" w:space="0" w:color="auto"/>
        <w:bottom w:val="none" w:sz="0" w:space="0" w:color="auto"/>
        <w:right w:val="none" w:sz="0" w:space="0" w:color="auto"/>
      </w:divBdr>
    </w:div>
    <w:div w:id="583955696">
      <w:bodyDiv w:val="1"/>
      <w:marLeft w:val="0"/>
      <w:marRight w:val="0"/>
      <w:marTop w:val="0"/>
      <w:marBottom w:val="0"/>
      <w:divBdr>
        <w:top w:val="none" w:sz="0" w:space="0" w:color="auto"/>
        <w:left w:val="none" w:sz="0" w:space="0" w:color="auto"/>
        <w:bottom w:val="none" w:sz="0" w:space="0" w:color="auto"/>
        <w:right w:val="none" w:sz="0" w:space="0" w:color="auto"/>
      </w:divBdr>
    </w:div>
    <w:div w:id="585111206">
      <w:bodyDiv w:val="1"/>
      <w:marLeft w:val="0"/>
      <w:marRight w:val="0"/>
      <w:marTop w:val="0"/>
      <w:marBottom w:val="0"/>
      <w:divBdr>
        <w:top w:val="none" w:sz="0" w:space="0" w:color="auto"/>
        <w:left w:val="none" w:sz="0" w:space="0" w:color="auto"/>
        <w:bottom w:val="none" w:sz="0" w:space="0" w:color="auto"/>
        <w:right w:val="none" w:sz="0" w:space="0" w:color="auto"/>
      </w:divBdr>
    </w:div>
    <w:div w:id="587812501">
      <w:bodyDiv w:val="1"/>
      <w:marLeft w:val="0"/>
      <w:marRight w:val="0"/>
      <w:marTop w:val="0"/>
      <w:marBottom w:val="0"/>
      <w:divBdr>
        <w:top w:val="none" w:sz="0" w:space="0" w:color="auto"/>
        <w:left w:val="none" w:sz="0" w:space="0" w:color="auto"/>
        <w:bottom w:val="none" w:sz="0" w:space="0" w:color="auto"/>
        <w:right w:val="none" w:sz="0" w:space="0" w:color="auto"/>
      </w:divBdr>
      <w:divsChild>
        <w:div w:id="34038908">
          <w:marLeft w:val="480"/>
          <w:marRight w:val="0"/>
          <w:marTop w:val="0"/>
          <w:marBottom w:val="0"/>
          <w:divBdr>
            <w:top w:val="none" w:sz="0" w:space="0" w:color="auto"/>
            <w:left w:val="none" w:sz="0" w:space="0" w:color="auto"/>
            <w:bottom w:val="none" w:sz="0" w:space="0" w:color="auto"/>
            <w:right w:val="none" w:sz="0" w:space="0" w:color="auto"/>
          </w:divBdr>
        </w:div>
        <w:div w:id="42142749">
          <w:marLeft w:val="480"/>
          <w:marRight w:val="0"/>
          <w:marTop w:val="0"/>
          <w:marBottom w:val="0"/>
          <w:divBdr>
            <w:top w:val="none" w:sz="0" w:space="0" w:color="auto"/>
            <w:left w:val="none" w:sz="0" w:space="0" w:color="auto"/>
            <w:bottom w:val="none" w:sz="0" w:space="0" w:color="auto"/>
            <w:right w:val="none" w:sz="0" w:space="0" w:color="auto"/>
          </w:divBdr>
        </w:div>
        <w:div w:id="53697913">
          <w:marLeft w:val="480"/>
          <w:marRight w:val="0"/>
          <w:marTop w:val="0"/>
          <w:marBottom w:val="0"/>
          <w:divBdr>
            <w:top w:val="none" w:sz="0" w:space="0" w:color="auto"/>
            <w:left w:val="none" w:sz="0" w:space="0" w:color="auto"/>
            <w:bottom w:val="none" w:sz="0" w:space="0" w:color="auto"/>
            <w:right w:val="none" w:sz="0" w:space="0" w:color="auto"/>
          </w:divBdr>
        </w:div>
        <w:div w:id="80298170">
          <w:marLeft w:val="480"/>
          <w:marRight w:val="0"/>
          <w:marTop w:val="0"/>
          <w:marBottom w:val="0"/>
          <w:divBdr>
            <w:top w:val="none" w:sz="0" w:space="0" w:color="auto"/>
            <w:left w:val="none" w:sz="0" w:space="0" w:color="auto"/>
            <w:bottom w:val="none" w:sz="0" w:space="0" w:color="auto"/>
            <w:right w:val="none" w:sz="0" w:space="0" w:color="auto"/>
          </w:divBdr>
        </w:div>
        <w:div w:id="81537428">
          <w:marLeft w:val="480"/>
          <w:marRight w:val="0"/>
          <w:marTop w:val="0"/>
          <w:marBottom w:val="0"/>
          <w:divBdr>
            <w:top w:val="none" w:sz="0" w:space="0" w:color="auto"/>
            <w:left w:val="none" w:sz="0" w:space="0" w:color="auto"/>
            <w:bottom w:val="none" w:sz="0" w:space="0" w:color="auto"/>
            <w:right w:val="none" w:sz="0" w:space="0" w:color="auto"/>
          </w:divBdr>
        </w:div>
        <w:div w:id="103034885">
          <w:marLeft w:val="480"/>
          <w:marRight w:val="0"/>
          <w:marTop w:val="0"/>
          <w:marBottom w:val="0"/>
          <w:divBdr>
            <w:top w:val="none" w:sz="0" w:space="0" w:color="auto"/>
            <w:left w:val="none" w:sz="0" w:space="0" w:color="auto"/>
            <w:bottom w:val="none" w:sz="0" w:space="0" w:color="auto"/>
            <w:right w:val="none" w:sz="0" w:space="0" w:color="auto"/>
          </w:divBdr>
        </w:div>
        <w:div w:id="159852451">
          <w:marLeft w:val="480"/>
          <w:marRight w:val="0"/>
          <w:marTop w:val="0"/>
          <w:marBottom w:val="0"/>
          <w:divBdr>
            <w:top w:val="none" w:sz="0" w:space="0" w:color="auto"/>
            <w:left w:val="none" w:sz="0" w:space="0" w:color="auto"/>
            <w:bottom w:val="none" w:sz="0" w:space="0" w:color="auto"/>
            <w:right w:val="none" w:sz="0" w:space="0" w:color="auto"/>
          </w:divBdr>
        </w:div>
        <w:div w:id="212615952">
          <w:marLeft w:val="480"/>
          <w:marRight w:val="0"/>
          <w:marTop w:val="0"/>
          <w:marBottom w:val="0"/>
          <w:divBdr>
            <w:top w:val="none" w:sz="0" w:space="0" w:color="auto"/>
            <w:left w:val="none" w:sz="0" w:space="0" w:color="auto"/>
            <w:bottom w:val="none" w:sz="0" w:space="0" w:color="auto"/>
            <w:right w:val="none" w:sz="0" w:space="0" w:color="auto"/>
          </w:divBdr>
        </w:div>
        <w:div w:id="230972460">
          <w:marLeft w:val="480"/>
          <w:marRight w:val="0"/>
          <w:marTop w:val="0"/>
          <w:marBottom w:val="0"/>
          <w:divBdr>
            <w:top w:val="none" w:sz="0" w:space="0" w:color="auto"/>
            <w:left w:val="none" w:sz="0" w:space="0" w:color="auto"/>
            <w:bottom w:val="none" w:sz="0" w:space="0" w:color="auto"/>
            <w:right w:val="none" w:sz="0" w:space="0" w:color="auto"/>
          </w:divBdr>
        </w:div>
        <w:div w:id="341125450">
          <w:marLeft w:val="480"/>
          <w:marRight w:val="0"/>
          <w:marTop w:val="0"/>
          <w:marBottom w:val="0"/>
          <w:divBdr>
            <w:top w:val="none" w:sz="0" w:space="0" w:color="auto"/>
            <w:left w:val="none" w:sz="0" w:space="0" w:color="auto"/>
            <w:bottom w:val="none" w:sz="0" w:space="0" w:color="auto"/>
            <w:right w:val="none" w:sz="0" w:space="0" w:color="auto"/>
          </w:divBdr>
        </w:div>
        <w:div w:id="365637207">
          <w:marLeft w:val="480"/>
          <w:marRight w:val="0"/>
          <w:marTop w:val="0"/>
          <w:marBottom w:val="0"/>
          <w:divBdr>
            <w:top w:val="none" w:sz="0" w:space="0" w:color="auto"/>
            <w:left w:val="none" w:sz="0" w:space="0" w:color="auto"/>
            <w:bottom w:val="none" w:sz="0" w:space="0" w:color="auto"/>
            <w:right w:val="none" w:sz="0" w:space="0" w:color="auto"/>
          </w:divBdr>
        </w:div>
        <w:div w:id="537356446">
          <w:marLeft w:val="480"/>
          <w:marRight w:val="0"/>
          <w:marTop w:val="0"/>
          <w:marBottom w:val="0"/>
          <w:divBdr>
            <w:top w:val="none" w:sz="0" w:space="0" w:color="auto"/>
            <w:left w:val="none" w:sz="0" w:space="0" w:color="auto"/>
            <w:bottom w:val="none" w:sz="0" w:space="0" w:color="auto"/>
            <w:right w:val="none" w:sz="0" w:space="0" w:color="auto"/>
          </w:divBdr>
        </w:div>
        <w:div w:id="638996648">
          <w:marLeft w:val="480"/>
          <w:marRight w:val="0"/>
          <w:marTop w:val="0"/>
          <w:marBottom w:val="0"/>
          <w:divBdr>
            <w:top w:val="none" w:sz="0" w:space="0" w:color="auto"/>
            <w:left w:val="none" w:sz="0" w:space="0" w:color="auto"/>
            <w:bottom w:val="none" w:sz="0" w:space="0" w:color="auto"/>
            <w:right w:val="none" w:sz="0" w:space="0" w:color="auto"/>
          </w:divBdr>
        </w:div>
        <w:div w:id="927930733">
          <w:marLeft w:val="480"/>
          <w:marRight w:val="0"/>
          <w:marTop w:val="0"/>
          <w:marBottom w:val="0"/>
          <w:divBdr>
            <w:top w:val="none" w:sz="0" w:space="0" w:color="auto"/>
            <w:left w:val="none" w:sz="0" w:space="0" w:color="auto"/>
            <w:bottom w:val="none" w:sz="0" w:space="0" w:color="auto"/>
            <w:right w:val="none" w:sz="0" w:space="0" w:color="auto"/>
          </w:divBdr>
        </w:div>
        <w:div w:id="1133524467">
          <w:marLeft w:val="480"/>
          <w:marRight w:val="0"/>
          <w:marTop w:val="0"/>
          <w:marBottom w:val="0"/>
          <w:divBdr>
            <w:top w:val="none" w:sz="0" w:space="0" w:color="auto"/>
            <w:left w:val="none" w:sz="0" w:space="0" w:color="auto"/>
            <w:bottom w:val="none" w:sz="0" w:space="0" w:color="auto"/>
            <w:right w:val="none" w:sz="0" w:space="0" w:color="auto"/>
          </w:divBdr>
        </w:div>
        <w:div w:id="1175000650">
          <w:marLeft w:val="480"/>
          <w:marRight w:val="0"/>
          <w:marTop w:val="0"/>
          <w:marBottom w:val="0"/>
          <w:divBdr>
            <w:top w:val="none" w:sz="0" w:space="0" w:color="auto"/>
            <w:left w:val="none" w:sz="0" w:space="0" w:color="auto"/>
            <w:bottom w:val="none" w:sz="0" w:space="0" w:color="auto"/>
            <w:right w:val="none" w:sz="0" w:space="0" w:color="auto"/>
          </w:divBdr>
        </w:div>
        <w:div w:id="1185443476">
          <w:marLeft w:val="480"/>
          <w:marRight w:val="0"/>
          <w:marTop w:val="0"/>
          <w:marBottom w:val="0"/>
          <w:divBdr>
            <w:top w:val="none" w:sz="0" w:space="0" w:color="auto"/>
            <w:left w:val="none" w:sz="0" w:space="0" w:color="auto"/>
            <w:bottom w:val="none" w:sz="0" w:space="0" w:color="auto"/>
            <w:right w:val="none" w:sz="0" w:space="0" w:color="auto"/>
          </w:divBdr>
        </w:div>
        <w:div w:id="1189220099">
          <w:marLeft w:val="480"/>
          <w:marRight w:val="0"/>
          <w:marTop w:val="0"/>
          <w:marBottom w:val="0"/>
          <w:divBdr>
            <w:top w:val="none" w:sz="0" w:space="0" w:color="auto"/>
            <w:left w:val="none" w:sz="0" w:space="0" w:color="auto"/>
            <w:bottom w:val="none" w:sz="0" w:space="0" w:color="auto"/>
            <w:right w:val="none" w:sz="0" w:space="0" w:color="auto"/>
          </w:divBdr>
        </w:div>
        <w:div w:id="1190803961">
          <w:marLeft w:val="480"/>
          <w:marRight w:val="0"/>
          <w:marTop w:val="0"/>
          <w:marBottom w:val="0"/>
          <w:divBdr>
            <w:top w:val="none" w:sz="0" w:space="0" w:color="auto"/>
            <w:left w:val="none" w:sz="0" w:space="0" w:color="auto"/>
            <w:bottom w:val="none" w:sz="0" w:space="0" w:color="auto"/>
            <w:right w:val="none" w:sz="0" w:space="0" w:color="auto"/>
          </w:divBdr>
        </w:div>
        <w:div w:id="1272863171">
          <w:marLeft w:val="480"/>
          <w:marRight w:val="0"/>
          <w:marTop w:val="0"/>
          <w:marBottom w:val="0"/>
          <w:divBdr>
            <w:top w:val="none" w:sz="0" w:space="0" w:color="auto"/>
            <w:left w:val="none" w:sz="0" w:space="0" w:color="auto"/>
            <w:bottom w:val="none" w:sz="0" w:space="0" w:color="auto"/>
            <w:right w:val="none" w:sz="0" w:space="0" w:color="auto"/>
          </w:divBdr>
        </w:div>
        <w:div w:id="1320965357">
          <w:marLeft w:val="480"/>
          <w:marRight w:val="0"/>
          <w:marTop w:val="0"/>
          <w:marBottom w:val="0"/>
          <w:divBdr>
            <w:top w:val="none" w:sz="0" w:space="0" w:color="auto"/>
            <w:left w:val="none" w:sz="0" w:space="0" w:color="auto"/>
            <w:bottom w:val="none" w:sz="0" w:space="0" w:color="auto"/>
            <w:right w:val="none" w:sz="0" w:space="0" w:color="auto"/>
          </w:divBdr>
        </w:div>
        <w:div w:id="1389760543">
          <w:marLeft w:val="480"/>
          <w:marRight w:val="0"/>
          <w:marTop w:val="0"/>
          <w:marBottom w:val="0"/>
          <w:divBdr>
            <w:top w:val="none" w:sz="0" w:space="0" w:color="auto"/>
            <w:left w:val="none" w:sz="0" w:space="0" w:color="auto"/>
            <w:bottom w:val="none" w:sz="0" w:space="0" w:color="auto"/>
            <w:right w:val="none" w:sz="0" w:space="0" w:color="auto"/>
          </w:divBdr>
        </w:div>
        <w:div w:id="1395852200">
          <w:marLeft w:val="480"/>
          <w:marRight w:val="0"/>
          <w:marTop w:val="0"/>
          <w:marBottom w:val="0"/>
          <w:divBdr>
            <w:top w:val="none" w:sz="0" w:space="0" w:color="auto"/>
            <w:left w:val="none" w:sz="0" w:space="0" w:color="auto"/>
            <w:bottom w:val="none" w:sz="0" w:space="0" w:color="auto"/>
            <w:right w:val="none" w:sz="0" w:space="0" w:color="auto"/>
          </w:divBdr>
        </w:div>
        <w:div w:id="1550529418">
          <w:marLeft w:val="480"/>
          <w:marRight w:val="0"/>
          <w:marTop w:val="0"/>
          <w:marBottom w:val="0"/>
          <w:divBdr>
            <w:top w:val="none" w:sz="0" w:space="0" w:color="auto"/>
            <w:left w:val="none" w:sz="0" w:space="0" w:color="auto"/>
            <w:bottom w:val="none" w:sz="0" w:space="0" w:color="auto"/>
            <w:right w:val="none" w:sz="0" w:space="0" w:color="auto"/>
          </w:divBdr>
        </w:div>
        <w:div w:id="1766732952">
          <w:marLeft w:val="480"/>
          <w:marRight w:val="0"/>
          <w:marTop w:val="0"/>
          <w:marBottom w:val="0"/>
          <w:divBdr>
            <w:top w:val="none" w:sz="0" w:space="0" w:color="auto"/>
            <w:left w:val="none" w:sz="0" w:space="0" w:color="auto"/>
            <w:bottom w:val="none" w:sz="0" w:space="0" w:color="auto"/>
            <w:right w:val="none" w:sz="0" w:space="0" w:color="auto"/>
          </w:divBdr>
        </w:div>
        <w:div w:id="1795127414">
          <w:marLeft w:val="480"/>
          <w:marRight w:val="0"/>
          <w:marTop w:val="0"/>
          <w:marBottom w:val="0"/>
          <w:divBdr>
            <w:top w:val="none" w:sz="0" w:space="0" w:color="auto"/>
            <w:left w:val="none" w:sz="0" w:space="0" w:color="auto"/>
            <w:bottom w:val="none" w:sz="0" w:space="0" w:color="auto"/>
            <w:right w:val="none" w:sz="0" w:space="0" w:color="auto"/>
          </w:divBdr>
        </w:div>
        <w:div w:id="1939832400">
          <w:marLeft w:val="480"/>
          <w:marRight w:val="0"/>
          <w:marTop w:val="0"/>
          <w:marBottom w:val="0"/>
          <w:divBdr>
            <w:top w:val="none" w:sz="0" w:space="0" w:color="auto"/>
            <w:left w:val="none" w:sz="0" w:space="0" w:color="auto"/>
            <w:bottom w:val="none" w:sz="0" w:space="0" w:color="auto"/>
            <w:right w:val="none" w:sz="0" w:space="0" w:color="auto"/>
          </w:divBdr>
        </w:div>
        <w:div w:id="1968077614">
          <w:marLeft w:val="480"/>
          <w:marRight w:val="0"/>
          <w:marTop w:val="0"/>
          <w:marBottom w:val="0"/>
          <w:divBdr>
            <w:top w:val="none" w:sz="0" w:space="0" w:color="auto"/>
            <w:left w:val="none" w:sz="0" w:space="0" w:color="auto"/>
            <w:bottom w:val="none" w:sz="0" w:space="0" w:color="auto"/>
            <w:right w:val="none" w:sz="0" w:space="0" w:color="auto"/>
          </w:divBdr>
        </w:div>
        <w:div w:id="1969435011">
          <w:marLeft w:val="480"/>
          <w:marRight w:val="0"/>
          <w:marTop w:val="0"/>
          <w:marBottom w:val="0"/>
          <w:divBdr>
            <w:top w:val="none" w:sz="0" w:space="0" w:color="auto"/>
            <w:left w:val="none" w:sz="0" w:space="0" w:color="auto"/>
            <w:bottom w:val="none" w:sz="0" w:space="0" w:color="auto"/>
            <w:right w:val="none" w:sz="0" w:space="0" w:color="auto"/>
          </w:divBdr>
        </w:div>
      </w:divsChild>
    </w:div>
    <w:div w:id="589048036">
      <w:bodyDiv w:val="1"/>
      <w:marLeft w:val="0"/>
      <w:marRight w:val="0"/>
      <w:marTop w:val="0"/>
      <w:marBottom w:val="0"/>
      <w:divBdr>
        <w:top w:val="none" w:sz="0" w:space="0" w:color="auto"/>
        <w:left w:val="none" w:sz="0" w:space="0" w:color="auto"/>
        <w:bottom w:val="none" w:sz="0" w:space="0" w:color="auto"/>
        <w:right w:val="none" w:sz="0" w:space="0" w:color="auto"/>
      </w:divBdr>
    </w:div>
    <w:div w:id="596865884">
      <w:bodyDiv w:val="1"/>
      <w:marLeft w:val="0"/>
      <w:marRight w:val="0"/>
      <w:marTop w:val="0"/>
      <w:marBottom w:val="0"/>
      <w:divBdr>
        <w:top w:val="none" w:sz="0" w:space="0" w:color="auto"/>
        <w:left w:val="none" w:sz="0" w:space="0" w:color="auto"/>
        <w:bottom w:val="none" w:sz="0" w:space="0" w:color="auto"/>
        <w:right w:val="none" w:sz="0" w:space="0" w:color="auto"/>
      </w:divBdr>
    </w:div>
    <w:div w:id="603348704">
      <w:bodyDiv w:val="1"/>
      <w:marLeft w:val="0"/>
      <w:marRight w:val="0"/>
      <w:marTop w:val="0"/>
      <w:marBottom w:val="0"/>
      <w:divBdr>
        <w:top w:val="none" w:sz="0" w:space="0" w:color="auto"/>
        <w:left w:val="none" w:sz="0" w:space="0" w:color="auto"/>
        <w:bottom w:val="none" w:sz="0" w:space="0" w:color="auto"/>
        <w:right w:val="none" w:sz="0" w:space="0" w:color="auto"/>
      </w:divBdr>
    </w:div>
    <w:div w:id="607196005">
      <w:bodyDiv w:val="1"/>
      <w:marLeft w:val="0"/>
      <w:marRight w:val="0"/>
      <w:marTop w:val="0"/>
      <w:marBottom w:val="0"/>
      <w:divBdr>
        <w:top w:val="none" w:sz="0" w:space="0" w:color="auto"/>
        <w:left w:val="none" w:sz="0" w:space="0" w:color="auto"/>
        <w:bottom w:val="none" w:sz="0" w:space="0" w:color="auto"/>
        <w:right w:val="none" w:sz="0" w:space="0" w:color="auto"/>
      </w:divBdr>
    </w:div>
    <w:div w:id="621230042">
      <w:bodyDiv w:val="1"/>
      <w:marLeft w:val="0"/>
      <w:marRight w:val="0"/>
      <w:marTop w:val="0"/>
      <w:marBottom w:val="0"/>
      <w:divBdr>
        <w:top w:val="none" w:sz="0" w:space="0" w:color="auto"/>
        <w:left w:val="none" w:sz="0" w:space="0" w:color="auto"/>
        <w:bottom w:val="none" w:sz="0" w:space="0" w:color="auto"/>
        <w:right w:val="none" w:sz="0" w:space="0" w:color="auto"/>
      </w:divBdr>
      <w:divsChild>
        <w:div w:id="32117250">
          <w:marLeft w:val="480"/>
          <w:marRight w:val="0"/>
          <w:marTop w:val="0"/>
          <w:marBottom w:val="0"/>
          <w:divBdr>
            <w:top w:val="none" w:sz="0" w:space="0" w:color="auto"/>
            <w:left w:val="none" w:sz="0" w:space="0" w:color="auto"/>
            <w:bottom w:val="none" w:sz="0" w:space="0" w:color="auto"/>
            <w:right w:val="none" w:sz="0" w:space="0" w:color="auto"/>
          </w:divBdr>
        </w:div>
        <w:div w:id="137961539">
          <w:marLeft w:val="480"/>
          <w:marRight w:val="0"/>
          <w:marTop w:val="0"/>
          <w:marBottom w:val="0"/>
          <w:divBdr>
            <w:top w:val="none" w:sz="0" w:space="0" w:color="auto"/>
            <w:left w:val="none" w:sz="0" w:space="0" w:color="auto"/>
            <w:bottom w:val="none" w:sz="0" w:space="0" w:color="auto"/>
            <w:right w:val="none" w:sz="0" w:space="0" w:color="auto"/>
          </w:divBdr>
        </w:div>
        <w:div w:id="248857214">
          <w:marLeft w:val="480"/>
          <w:marRight w:val="0"/>
          <w:marTop w:val="0"/>
          <w:marBottom w:val="0"/>
          <w:divBdr>
            <w:top w:val="none" w:sz="0" w:space="0" w:color="auto"/>
            <w:left w:val="none" w:sz="0" w:space="0" w:color="auto"/>
            <w:bottom w:val="none" w:sz="0" w:space="0" w:color="auto"/>
            <w:right w:val="none" w:sz="0" w:space="0" w:color="auto"/>
          </w:divBdr>
        </w:div>
        <w:div w:id="368914565">
          <w:marLeft w:val="480"/>
          <w:marRight w:val="0"/>
          <w:marTop w:val="0"/>
          <w:marBottom w:val="0"/>
          <w:divBdr>
            <w:top w:val="none" w:sz="0" w:space="0" w:color="auto"/>
            <w:left w:val="none" w:sz="0" w:space="0" w:color="auto"/>
            <w:bottom w:val="none" w:sz="0" w:space="0" w:color="auto"/>
            <w:right w:val="none" w:sz="0" w:space="0" w:color="auto"/>
          </w:divBdr>
        </w:div>
        <w:div w:id="441074771">
          <w:marLeft w:val="480"/>
          <w:marRight w:val="0"/>
          <w:marTop w:val="0"/>
          <w:marBottom w:val="0"/>
          <w:divBdr>
            <w:top w:val="none" w:sz="0" w:space="0" w:color="auto"/>
            <w:left w:val="none" w:sz="0" w:space="0" w:color="auto"/>
            <w:bottom w:val="none" w:sz="0" w:space="0" w:color="auto"/>
            <w:right w:val="none" w:sz="0" w:space="0" w:color="auto"/>
          </w:divBdr>
        </w:div>
        <w:div w:id="463885961">
          <w:marLeft w:val="480"/>
          <w:marRight w:val="0"/>
          <w:marTop w:val="0"/>
          <w:marBottom w:val="0"/>
          <w:divBdr>
            <w:top w:val="none" w:sz="0" w:space="0" w:color="auto"/>
            <w:left w:val="none" w:sz="0" w:space="0" w:color="auto"/>
            <w:bottom w:val="none" w:sz="0" w:space="0" w:color="auto"/>
            <w:right w:val="none" w:sz="0" w:space="0" w:color="auto"/>
          </w:divBdr>
        </w:div>
        <w:div w:id="620650793">
          <w:marLeft w:val="480"/>
          <w:marRight w:val="0"/>
          <w:marTop w:val="0"/>
          <w:marBottom w:val="0"/>
          <w:divBdr>
            <w:top w:val="none" w:sz="0" w:space="0" w:color="auto"/>
            <w:left w:val="none" w:sz="0" w:space="0" w:color="auto"/>
            <w:bottom w:val="none" w:sz="0" w:space="0" w:color="auto"/>
            <w:right w:val="none" w:sz="0" w:space="0" w:color="auto"/>
          </w:divBdr>
        </w:div>
        <w:div w:id="640378560">
          <w:marLeft w:val="480"/>
          <w:marRight w:val="0"/>
          <w:marTop w:val="0"/>
          <w:marBottom w:val="0"/>
          <w:divBdr>
            <w:top w:val="none" w:sz="0" w:space="0" w:color="auto"/>
            <w:left w:val="none" w:sz="0" w:space="0" w:color="auto"/>
            <w:bottom w:val="none" w:sz="0" w:space="0" w:color="auto"/>
            <w:right w:val="none" w:sz="0" w:space="0" w:color="auto"/>
          </w:divBdr>
        </w:div>
        <w:div w:id="688724277">
          <w:marLeft w:val="480"/>
          <w:marRight w:val="0"/>
          <w:marTop w:val="0"/>
          <w:marBottom w:val="0"/>
          <w:divBdr>
            <w:top w:val="none" w:sz="0" w:space="0" w:color="auto"/>
            <w:left w:val="none" w:sz="0" w:space="0" w:color="auto"/>
            <w:bottom w:val="none" w:sz="0" w:space="0" w:color="auto"/>
            <w:right w:val="none" w:sz="0" w:space="0" w:color="auto"/>
          </w:divBdr>
        </w:div>
        <w:div w:id="758137787">
          <w:marLeft w:val="480"/>
          <w:marRight w:val="0"/>
          <w:marTop w:val="0"/>
          <w:marBottom w:val="0"/>
          <w:divBdr>
            <w:top w:val="none" w:sz="0" w:space="0" w:color="auto"/>
            <w:left w:val="none" w:sz="0" w:space="0" w:color="auto"/>
            <w:bottom w:val="none" w:sz="0" w:space="0" w:color="auto"/>
            <w:right w:val="none" w:sz="0" w:space="0" w:color="auto"/>
          </w:divBdr>
        </w:div>
        <w:div w:id="925920748">
          <w:marLeft w:val="480"/>
          <w:marRight w:val="0"/>
          <w:marTop w:val="0"/>
          <w:marBottom w:val="0"/>
          <w:divBdr>
            <w:top w:val="none" w:sz="0" w:space="0" w:color="auto"/>
            <w:left w:val="none" w:sz="0" w:space="0" w:color="auto"/>
            <w:bottom w:val="none" w:sz="0" w:space="0" w:color="auto"/>
            <w:right w:val="none" w:sz="0" w:space="0" w:color="auto"/>
          </w:divBdr>
        </w:div>
        <w:div w:id="988903689">
          <w:marLeft w:val="480"/>
          <w:marRight w:val="0"/>
          <w:marTop w:val="0"/>
          <w:marBottom w:val="0"/>
          <w:divBdr>
            <w:top w:val="none" w:sz="0" w:space="0" w:color="auto"/>
            <w:left w:val="none" w:sz="0" w:space="0" w:color="auto"/>
            <w:bottom w:val="none" w:sz="0" w:space="0" w:color="auto"/>
            <w:right w:val="none" w:sz="0" w:space="0" w:color="auto"/>
          </w:divBdr>
        </w:div>
        <w:div w:id="1203903099">
          <w:marLeft w:val="480"/>
          <w:marRight w:val="0"/>
          <w:marTop w:val="0"/>
          <w:marBottom w:val="0"/>
          <w:divBdr>
            <w:top w:val="none" w:sz="0" w:space="0" w:color="auto"/>
            <w:left w:val="none" w:sz="0" w:space="0" w:color="auto"/>
            <w:bottom w:val="none" w:sz="0" w:space="0" w:color="auto"/>
            <w:right w:val="none" w:sz="0" w:space="0" w:color="auto"/>
          </w:divBdr>
        </w:div>
        <w:div w:id="1209297178">
          <w:marLeft w:val="480"/>
          <w:marRight w:val="0"/>
          <w:marTop w:val="0"/>
          <w:marBottom w:val="0"/>
          <w:divBdr>
            <w:top w:val="none" w:sz="0" w:space="0" w:color="auto"/>
            <w:left w:val="none" w:sz="0" w:space="0" w:color="auto"/>
            <w:bottom w:val="none" w:sz="0" w:space="0" w:color="auto"/>
            <w:right w:val="none" w:sz="0" w:space="0" w:color="auto"/>
          </w:divBdr>
        </w:div>
        <w:div w:id="1213151805">
          <w:marLeft w:val="480"/>
          <w:marRight w:val="0"/>
          <w:marTop w:val="0"/>
          <w:marBottom w:val="0"/>
          <w:divBdr>
            <w:top w:val="none" w:sz="0" w:space="0" w:color="auto"/>
            <w:left w:val="none" w:sz="0" w:space="0" w:color="auto"/>
            <w:bottom w:val="none" w:sz="0" w:space="0" w:color="auto"/>
            <w:right w:val="none" w:sz="0" w:space="0" w:color="auto"/>
          </w:divBdr>
        </w:div>
        <w:div w:id="1262300119">
          <w:marLeft w:val="480"/>
          <w:marRight w:val="0"/>
          <w:marTop w:val="0"/>
          <w:marBottom w:val="0"/>
          <w:divBdr>
            <w:top w:val="none" w:sz="0" w:space="0" w:color="auto"/>
            <w:left w:val="none" w:sz="0" w:space="0" w:color="auto"/>
            <w:bottom w:val="none" w:sz="0" w:space="0" w:color="auto"/>
            <w:right w:val="none" w:sz="0" w:space="0" w:color="auto"/>
          </w:divBdr>
        </w:div>
        <w:div w:id="1263147014">
          <w:marLeft w:val="480"/>
          <w:marRight w:val="0"/>
          <w:marTop w:val="0"/>
          <w:marBottom w:val="0"/>
          <w:divBdr>
            <w:top w:val="none" w:sz="0" w:space="0" w:color="auto"/>
            <w:left w:val="none" w:sz="0" w:space="0" w:color="auto"/>
            <w:bottom w:val="none" w:sz="0" w:space="0" w:color="auto"/>
            <w:right w:val="none" w:sz="0" w:space="0" w:color="auto"/>
          </w:divBdr>
        </w:div>
        <w:div w:id="1324623656">
          <w:marLeft w:val="480"/>
          <w:marRight w:val="0"/>
          <w:marTop w:val="0"/>
          <w:marBottom w:val="0"/>
          <w:divBdr>
            <w:top w:val="none" w:sz="0" w:space="0" w:color="auto"/>
            <w:left w:val="none" w:sz="0" w:space="0" w:color="auto"/>
            <w:bottom w:val="none" w:sz="0" w:space="0" w:color="auto"/>
            <w:right w:val="none" w:sz="0" w:space="0" w:color="auto"/>
          </w:divBdr>
        </w:div>
        <w:div w:id="1440952244">
          <w:marLeft w:val="480"/>
          <w:marRight w:val="0"/>
          <w:marTop w:val="0"/>
          <w:marBottom w:val="0"/>
          <w:divBdr>
            <w:top w:val="none" w:sz="0" w:space="0" w:color="auto"/>
            <w:left w:val="none" w:sz="0" w:space="0" w:color="auto"/>
            <w:bottom w:val="none" w:sz="0" w:space="0" w:color="auto"/>
            <w:right w:val="none" w:sz="0" w:space="0" w:color="auto"/>
          </w:divBdr>
        </w:div>
        <w:div w:id="1455515618">
          <w:marLeft w:val="480"/>
          <w:marRight w:val="0"/>
          <w:marTop w:val="0"/>
          <w:marBottom w:val="0"/>
          <w:divBdr>
            <w:top w:val="none" w:sz="0" w:space="0" w:color="auto"/>
            <w:left w:val="none" w:sz="0" w:space="0" w:color="auto"/>
            <w:bottom w:val="none" w:sz="0" w:space="0" w:color="auto"/>
            <w:right w:val="none" w:sz="0" w:space="0" w:color="auto"/>
          </w:divBdr>
        </w:div>
        <w:div w:id="1561673742">
          <w:marLeft w:val="480"/>
          <w:marRight w:val="0"/>
          <w:marTop w:val="0"/>
          <w:marBottom w:val="0"/>
          <w:divBdr>
            <w:top w:val="none" w:sz="0" w:space="0" w:color="auto"/>
            <w:left w:val="none" w:sz="0" w:space="0" w:color="auto"/>
            <w:bottom w:val="none" w:sz="0" w:space="0" w:color="auto"/>
            <w:right w:val="none" w:sz="0" w:space="0" w:color="auto"/>
          </w:divBdr>
        </w:div>
        <w:div w:id="1568804731">
          <w:marLeft w:val="480"/>
          <w:marRight w:val="0"/>
          <w:marTop w:val="0"/>
          <w:marBottom w:val="0"/>
          <w:divBdr>
            <w:top w:val="none" w:sz="0" w:space="0" w:color="auto"/>
            <w:left w:val="none" w:sz="0" w:space="0" w:color="auto"/>
            <w:bottom w:val="none" w:sz="0" w:space="0" w:color="auto"/>
            <w:right w:val="none" w:sz="0" w:space="0" w:color="auto"/>
          </w:divBdr>
        </w:div>
        <w:div w:id="1585188469">
          <w:marLeft w:val="480"/>
          <w:marRight w:val="0"/>
          <w:marTop w:val="0"/>
          <w:marBottom w:val="0"/>
          <w:divBdr>
            <w:top w:val="none" w:sz="0" w:space="0" w:color="auto"/>
            <w:left w:val="none" w:sz="0" w:space="0" w:color="auto"/>
            <w:bottom w:val="none" w:sz="0" w:space="0" w:color="auto"/>
            <w:right w:val="none" w:sz="0" w:space="0" w:color="auto"/>
          </w:divBdr>
        </w:div>
        <w:div w:id="1670257196">
          <w:marLeft w:val="480"/>
          <w:marRight w:val="0"/>
          <w:marTop w:val="0"/>
          <w:marBottom w:val="0"/>
          <w:divBdr>
            <w:top w:val="none" w:sz="0" w:space="0" w:color="auto"/>
            <w:left w:val="none" w:sz="0" w:space="0" w:color="auto"/>
            <w:bottom w:val="none" w:sz="0" w:space="0" w:color="auto"/>
            <w:right w:val="none" w:sz="0" w:space="0" w:color="auto"/>
          </w:divBdr>
        </w:div>
        <w:div w:id="1682732644">
          <w:marLeft w:val="480"/>
          <w:marRight w:val="0"/>
          <w:marTop w:val="0"/>
          <w:marBottom w:val="0"/>
          <w:divBdr>
            <w:top w:val="none" w:sz="0" w:space="0" w:color="auto"/>
            <w:left w:val="none" w:sz="0" w:space="0" w:color="auto"/>
            <w:bottom w:val="none" w:sz="0" w:space="0" w:color="auto"/>
            <w:right w:val="none" w:sz="0" w:space="0" w:color="auto"/>
          </w:divBdr>
        </w:div>
        <w:div w:id="1685404322">
          <w:marLeft w:val="480"/>
          <w:marRight w:val="0"/>
          <w:marTop w:val="0"/>
          <w:marBottom w:val="0"/>
          <w:divBdr>
            <w:top w:val="none" w:sz="0" w:space="0" w:color="auto"/>
            <w:left w:val="none" w:sz="0" w:space="0" w:color="auto"/>
            <w:bottom w:val="none" w:sz="0" w:space="0" w:color="auto"/>
            <w:right w:val="none" w:sz="0" w:space="0" w:color="auto"/>
          </w:divBdr>
        </w:div>
        <w:div w:id="1705446113">
          <w:marLeft w:val="480"/>
          <w:marRight w:val="0"/>
          <w:marTop w:val="0"/>
          <w:marBottom w:val="0"/>
          <w:divBdr>
            <w:top w:val="none" w:sz="0" w:space="0" w:color="auto"/>
            <w:left w:val="none" w:sz="0" w:space="0" w:color="auto"/>
            <w:bottom w:val="none" w:sz="0" w:space="0" w:color="auto"/>
            <w:right w:val="none" w:sz="0" w:space="0" w:color="auto"/>
          </w:divBdr>
        </w:div>
        <w:div w:id="1728138230">
          <w:marLeft w:val="480"/>
          <w:marRight w:val="0"/>
          <w:marTop w:val="0"/>
          <w:marBottom w:val="0"/>
          <w:divBdr>
            <w:top w:val="none" w:sz="0" w:space="0" w:color="auto"/>
            <w:left w:val="none" w:sz="0" w:space="0" w:color="auto"/>
            <w:bottom w:val="none" w:sz="0" w:space="0" w:color="auto"/>
            <w:right w:val="none" w:sz="0" w:space="0" w:color="auto"/>
          </w:divBdr>
        </w:div>
        <w:div w:id="1755853681">
          <w:marLeft w:val="480"/>
          <w:marRight w:val="0"/>
          <w:marTop w:val="0"/>
          <w:marBottom w:val="0"/>
          <w:divBdr>
            <w:top w:val="none" w:sz="0" w:space="0" w:color="auto"/>
            <w:left w:val="none" w:sz="0" w:space="0" w:color="auto"/>
            <w:bottom w:val="none" w:sz="0" w:space="0" w:color="auto"/>
            <w:right w:val="none" w:sz="0" w:space="0" w:color="auto"/>
          </w:divBdr>
        </w:div>
        <w:div w:id="1768622629">
          <w:marLeft w:val="480"/>
          <w:marRight w:val="0"/>
          <w:marTop w:val="0"/>
          <w:marBottom w:val="0"/>
          <w:divBdr>
            <w:top w:val="none" w:sz="0" w:space="0" w:color="auto"/>
            <w:left w:val="none" w:sz="0" w:space="0" w:color="auto"/>
            <w:bottom w:val="none" w:sz="0" w:space="0" w:color="auto"/>
            <w:right w:val="none" w:sz="0" w:space="0" w:color="auto"/>
          </w:divBdr>
        </w:div>
        <w:div w:id="1772243880">
          <w:marLeft w:val="480"/>
          <w:marRight w:val="0"/>
          <w:marTop w:val="0"/>
          <w:marBottom w:val="0"/>
          <w:divBdr>
            <w:top w:val="none" w:sz="0" w:space="0" w:color="auto"/>
            <w:left w:val="none" w:sz="0" w:space="0" w:color="auto"/>
            <w:bottom w:val="none" w:sz="0" w:space="0" w:color="auto"/>
            <w:right w:val="none" w:sz="0" w:space="0" w:color="auto"/>
          </w:divBdr>
        </w:div>
        <w:div w:id="1902668616">
          <w:marLeft w:val="480"/>
          <w:marRight w:val="0"/>
          <w:marTop w:val="0"/>
          <w:marBottom w:val="0"/>
          <w:divBdr>
            <w:top w:val="none" w:sz="0" w:space="0" w:color="auto"/>
            <w:left w:val="none" w:sz="0" w:space="0" w:color="auto"/>
            <w:bottom w:val="none" w:sz="0" w:space="0" w:color="auto"/>
            <w:right w:val="none" w:sz="0" w:space="0" w:color="auto"/>
          </w:divBdr>
        </w:div>
        <w:div w:id="1914777990">
          <w:marLeft w:val="480"/>
          <w:marRight w:val="0"/>
          <w:marTop w:val="0"/>
          <w:marBottom w:val="0"/>
          <w:divBdr>
            <w:top w:val="none" w:sz="0" w:space="0" w:color="auto"/>
            <w:left w:val="none" w:sz="0" w:space="0" w:color="auto"/>
            <w:bottom w:val="none" w:sz="0" w:space="0" w:color="auto"/>
            <w:right w:val="none" w:sz="0" w:space="0" w:color="auto"/>
          </w:divBdr>
        </w:div>
        <w:div w:id="1928343800">
          <w:marLeft w:val="480"/>
          <w:marRight w:val="0"/>
          <w:marTop w:val="0"/>
          <w:marBottom w:val="0"/>
          <w:divBdr>
            <w:top w:val="none" w:sz="0" w:space="0" w:color="auto"/>
            <w:left w:val="none" w:sz="0" w:space="0" w:color="auto"/>
            <w:bottom w:val="none" w:sz="0" w:space="0" w:color="auto"/>
            <w:right w:val="none" w:sz="0" w:space="0" w:color="auto"/>
          </w:divBdr>
        </w:div>
        <w:div w:id="1949388576">
          <w:marLeft w:val="480"/>
          <w:marRight w:val="0"/>
          <w:marTop w:val="0"/>
          <w:marBottom w:val="0"/>
          <w:divBdr>
            <w:top w:val="none" w:sz="0" w:space="0" w:color="auto"/>
            <w:left w:val="none" w:sz="0" w:space="0" w:color="auto"/>
            <w:bottom w:val="none" w:sz="0" w:space="0" w:color="auto"/>
            <w:right w:val="none" w:sz="0" w:space="0" w:color="auto"/>
          </w:divBdr>
        </w:div>
        <w:div w:id="2016833810">
          <w:marLeft w:val="480"/>
          <w:marRight w:val="0"/>
          <w:marTop w:val="0"/>
          <w:marBottom w:val="0"/>
          <w:divBdr>
            <w:top w:val="none" w:sz="0" w:space="0" w:color="auto"/>
            <w:left w:val="none" w:sz="0" w:space="0" w:color="auto"/>
            <w:bottom w:val="none" w:sz="0" w:space="0" w:color="auto"/>
            <w:right w:val="none" w:sz="0" w:space="0" w:color="auto"/>
          </w:divBdr>
        </w:div>
        <w:div w:id="2050183266">
          <w:marLeft w:val="480"/>
          <w:marRight w:val="0"/>
          <w:marTop w:val="0"/>
          <w:marBottom w:val="0"/>
          <w:divBdr>
            <w:top w:val="none" w:sz="0" w:space="0" w:color="auto"/>
            <w:left w:val="none" w:sz="0" w:space="0" w:color="auto"/>
            <w:bottom w:val="none" w:sz="0" w:space="0" w:color="auto"/>
            <w:right w:val="none" w:sz="0" w:space="0" w:color="auto"/>
          </w:divBdr>
        </w:div>
      </w:divsChild>
    </w:div>
    <w:div w:id="623653568">
      <w:bodyDiv w:val="1"/>
      <w:marLeft w:val="0"/>
      <w:marRight w:val="0"/>
      <w:marTop w:val="0"/>
      <w:marBottom w:val="0"/>
      <w:divBdr>
        <w:top w:val="none" w:sz="0" w:space="0" w:color="auto"/>
        <w:left w:val="none" w:sz="0" w:space="0" w:color="auto"/>
        <w:bottom w:val="none" w:sz="0" w:space="0" w:color="auto"/>
        <w:right w:val="none" w:sz="0" w:space="0" w:color="auto"/>
      </w:divBdr>
    </w:div>
    <w:div w:id="625964682">
      <w:bodyDiv w:val="1"/>
      <w:marLeft w:val="0"/>
      <w:marRight w:val="0"/>
      <w:marTop w:val="0"/>
      <w:marBottom w:val="0"/>
      <w:divBdr>
        <w:top w:val="none" w:sz="0" w:space="0" w:color="auto"/>
        <w:left w:val="none" w:sz="0" w:space="0" w:color="auto"/>
        <w:bottom w:val="none" w:sz="0" w:space="0" w:color="auto"/>
        <w:right w:val="none" w:sz="0" w:space="0" w:color="auto"/>
      </w:divBdr>
      <w:divsChild>
        <w:div w:id="56319684">
          <w:marLeft w:val="480"/>
          <w:marRight w:val="0"/>
          <w:marTop w:val="0"/>
          <w:marBottom w:val="0"/>
          <w:divBdr>
            <w:top w:val="none" w:sz="0" w:space="0" w:color="auto"/>
            <w:left w:val="none" w:sz="0" w:space="0" w:color="auto"/>
            <w:bottom w:val="none" w:sz="0" w:space="0" w:color="auto"/>
            <w:right w:val="none" w:sz="0" w:space="0" w:color="auto"/>
          </w:divBdr>
        </w:div>
        <w:div w:id="79107660">
          <w:marLeft w:val="480"/>
          <w:marRight w:val="0"/>
          <w:marTop w:val="0"/>
          <w:marBottom w:val="0"/>
          <w:divBdr>
            <w:top w:val="none" w:sz="0" w:space="0" w:color="auto"/>
            <w:left w:val="none" w:sz="0" w:space="0" w:color="auto"/>
            <w:bottom w:val="none" w:sz="0" w:space="0" w:color="auto"/>
            <w:right w:val="none" w:sz="0" w:space="0" w:color="auto"/>
          </w:divBdr>
        </w:div>
        <w:div w:id="80682712">
          <w:marLeft w:val="480"/>
          <w:marRight w:val="0"/>
          <w:marTop w:val="0"/>
          <w:marBottom w:val="0"/>
          <w:divBdr>
            <w:top w:val="none" w:sz="0" w:space="0" w:color="auto"/>
            <w:left w:val="none" w:sz="0" w:space="0" w:color="auto"/>
            <w:bottom w:val="none" w:sz="0" w:space="0" w:color="auto"/>
            <w:right w:val="none" w:sz="0" w:space="0" w:color="auto"/>
          </w:divBdr>
        </w:div>
        <w:div w:id="137578303">
          <w:marLeft w:val="480"/>
          <w:marRight w:val="0"/>
          <w:marTop w:val="0"/>
          <w:marBottom w:val="0"/>
          <w:divBdr>
            <w:top w:val="none" w:sz="0" w:space="0" w:color="auto"/>
            <w:left w:val="none" w:sz="0" w:space="0" w:color="auto"/>
            <w:bottom w:val="none" w:sz="0" w:space="0" w:color="auto"/>
            <w:right w:val="none" w:sz="0" w:space="0" w:color="auto"/>
          </w:divBdr>
        </w:div>
        <w:div w:id="364404825">
          <w:marLeft w:val="480"/>
          <w:marRight w:val="0"/>
          <w:marTop w:val="0"/>
          <w:marBottom w:val="0"/>
          <w:divBdr>
            <w:top w:val="none" w:sz="0" w:space="0" w:color="auto"/>
            <w:left w:val="none" w:sz="0" w:space="0" w:color="auto"/>
            <w:bottom w:val="none" w:sz="0" w:space="0" w:color="auto"/>
            <w:right w:val="none" w:sz="0" w:space="0" w:color="auto"/>
          </w:divBdr>
        </w:div>
        <w:div w:id="527723604">
          <w:marLeft w:val="480"/>
          <w:marRight w:val="0"/>
          <w:marTop w:val="0"/>
          <w:marBottom w:val="0"/>
          <w:divBdr>
            <w:top w:val="none" w:sz="0" w:space="0" w:color="auto"/>
            <w:left w:val="none" w:sz="0" w:space="0" w:color="auto"/>
            <w:bottom w:val="none" w:sz="0" w:space="0" w:color="auto"/>
            <w:right w:val="none" w:sz="0" w:space="0" w:color="auto"/>
          </w:divBdr>
        </w:div>
        <w:div w:id="551312988">
          <w:marLeft w:val="480"/>
          <w:marRight w:val="0"/>
          <w:marTop w:val="0"/>
          <w:marBottom w:val="0"/>
          <w:divBdr>
            <w:top w:val="none" w:sz="0" w:space="0" w:color="auto"/>
            <w:left w:val="none" w:sz="0" w:space="0" w:color="auto"/>
            <w:bottom w:val="none" w:sz="0" w:space="0" w:color="auto"/>
            <w:right w:val="none" w:sz="0" w:space="0" w:color="auto"/>
          </w:divBdr>
        </w:div>
        <w:div w:id="618026073">
          <w:marLeft w:val="480"/>
          <w:marRight w:val="0"/>
          <w:marTop w:val="0"/>
          <w:marBottom w:val="0"/>
          <w:divBdr>
            <w:top w:val="none" w:sz="0" w:space="0" w:color="auto"/>
            <w:left w:val="none" w:sz="0" w:space="0" w:color="auto"/>
            <w:bottom w:val="none" w:sz="0" w:space="0" w:color="auto"/>
            <w:right w:val="none" w:sz="0" w:space="0" w:color="auto"/>
          </w:divBdr>
        </w:div>
        <w:div w:id="663356668">
          <w:marLeft w:val="480"/>
          <w:marRight w:val="0"/>
          <w:marTop w:val="0"/>
          <w:marBottom w:val="0"/>
          <w:divBdr>
            <w:top w:val="none" w:sz="0" w:space="0" w:color="auto"/>
            <w:left w:val="none" w:sz="0" w:space="0" w:color="auto"/>
            <w:bottom w:val="none" w:sz="0" w:space="0" w:color="auto"/>
            <w:right w:val="none" w:sz="0" w:space="0" w:color="auto"/>
          </w:divBdr>
        </w:div>
        <w:div w:id="709459720">
          <w:marLeft w:val="480"/>
          <w:marRight w:val="0"/>
          <w:marTop w:val="0"/>
          <w:marBottom w:val="0"/>
          <w:divBdr>
            <w:top w:val="none" w:sz="0" w:space="0" w:color="auto"/>
            <w:left w:val="none" w:sz="0" w:space="0" w:color="auto"/>
            <w:bottom w:val="none" w:sz="0" w:space="0" w:color="auto"/>
            <w:right w:val="none" w:sz="0" w:space="0" w:color="auto"/>
          </w:divBdr>
        </w:div>
        <w:div w:id="726144727">
          <w:marLeft w:val="480"/>
          <w:marRight w:val="0"/>
          <w:marTop w:val="0"/>
          <w:marBottom w:val="0"/>
          <w:divBdr>
            <w:top w:val="none" w:sz="0" w:space="0" w:color="auto"/>
            <w:left w:val="none" w:sz="0" w:space="0" w:color="auto"/>
            <w:bottom w:val="none" w:sz="0" w:space="0" w:color="auto"/>
            <w:right w:val="none" w:sz="0" w:space="0" w:color="auto"/>
          </w:divBdr>
        </w:div>
        <w:div w:id="749228524">
          <w:marLeft w:val="480"/>
          <w:marRight w:val="0"/>
          <w:marTop w:val="0"/>
          <w:marBottom w:val="0"/>
          <w:divBdr>
            <w:top w:val="none" w:sz="0" w:space="0" w:color="auto"/>
            <w:left w:val="none" w:sz="0" w:space="0" w:color="auto"/>
            <w:bottom w:val="none" w:sz="0" w:space="0" w:color="auto"/>
            <w:right w:val="none" w:sz="0" w:space="0" w:color="auto"/>
          </w:divBdr>
        </w:div>
        <w:div w:id="914781494">
          <w:marLeft w:val="480"/>
          <w:marRight w:val="0"/>
          <w:marTop w:val="0"/>
          <w:marBottom w:val="0"/>
          <w:divBdr>
            <w:top w:val="none" w:sz="0" w:space="0" w:color="auto"/>
            <w:left w:val="none" w:sz="0" w:space="0" w:color="auto"/>
            <w:bottom w:val="none" w:sz="0" w:space="0" w:color="auto"/>
            <w:right w:val="none" w:sz="0" w:space="0" w:color="auto"/>
          </w:divBdr>
        </w:div>
        <w:div w:id="957182570">
          <w:marLeft w:val="480"/>
          <w:marRight w:val="0"/>
          <w:marTop w:val="0"/>
          <w:marBottom w:val="0"/>
          <w:divBdr>
            <w:top w:val="none" w:sz="0" w:space="0" w:color="auto"/>
            <w:left w:val="none" w:sz="0" w:space="0" w:color="auto"/>
            <w:bottom w:val="none" w:sz="0" w:space="0" w:color="auto"/>
            <w:right w:val="none" w:sz="0" w:space="0" w:color="auto"/>
          </w:divBdr>
        </w:div>
        <w:div w:id="1007563914">
          <w:marLeft w:val="480"/>
          <w:marRight w:val="0"/>
          <w:marTop w:val="0"/>
          <w:marBottom w:val="0"/>
          <w:divBdr>
            <w:top w:val="none" w:sz="0" w:space="0" w:color="auto"/>
            <w:left w:val="none" w:sz="0" w:space="0" w:color="auto"/>
            <w:bottom w:val="none" w:sz="0" w:space="0" w:color="auto"/>
            <w:right w:val="none" w:sz="0" w:space="0" w:color="auto"/>
          </w:divBdr>
        </w:div>
        <w:div w:id="1074550217">
          <w:marLeft w:val="480"/>
          <w:marRight w:val="0"/>
          <w:marTop w:val="0"/>
          <w:marBottom w:val="0"/>
          <w:divBdr>
            <w:top w:val="none" w:sz="0" w:space="0" w:color="auto"/>
            <w:left w:val="none" w:sz="0" w:space="0" w:color="auto"/>
            <w:bottom w:val="none" w:sz="0" w:space="0" w:color="auto"/>
            <w:right w:val="none" w:sz="0" w:space="0" w:color="auto"/>
          </w:divBdr>
        </w:div>
        <w:div w:id="1305039905">
          <w:marLeft w:val="480"/>
          <w:marRight w:val="0"/>
          <w:marTop w:val="0"/>
          <w:marBottom w:val="0"/>
          <w:divBdr>
            <w:top w:val="none" w:sz="0" w:space="0" w:color="auto"/>
            <w:left w:val="none" w:sz="0" w:space="0" w:color="auto"/>
            <w:bottom w:val="none" w:sz="0" w:space="0" w:color="auto"/>
            <w:right w:val="none" w:sz="0" w:space="0" w:color="auto"/>
          </w:divBdr>
        </w:div>
        <w:div w:id="1377312349">
          <w:marLeft w:val="480"/>
          <w:marRight w:val="0"/>
          <w:marTop w:val="0"/>
          <w:marBottom w:val="0"/>
          <w:divBdr>
            <w:top w:val="none" w:sz="0" w:space="0" w:color="auto"/>
            <w:left w:val="none" w:sz="0" w:space="0" w:color="auto"/>
            <w:bottom w:val="none" w:sz="0" w:space="0" w:color="auto"/>
            <w:right w:val="none" w:sz="0" w:space="0" w:color="auto"/>
          </w:divBdr>
        </w:div>
        <w:div w:id="1465078685">
          <w:marLeft w:val="480"/>
          <w:marRight w:val="0"/>
          <w:marTop w:val="0"/>
          <w:marBottom w:val="0"/>
          <w:divBdr>
            <w:top w:val="none" w:sz="0" w:space="0" w:color="auto"/>
            <w:left w:val="none" w:sz="0" w:space="0" w:color="auto"/>
            <w:bottom w:val="none" w:sz="0" w:space="0" w:color="auto"/>
            <w:right w:val="none" w:sz="0" w:space="0" w:color="auto"/>
          </w:divBdr>
        </w:div>
        <w:div w:id="1539245608">
          <w:marLeft w:val="480"/>
          <w:marRight w:val="0"/>
          <w:marTop w:val="0"/>
          <w:marBottom w:val="0"/>
          <w:divBdr>
            <w:top w:val="none" w:sz="0" w:space="0" w:color="auto"/>
            <w:left w:val="none" w:sz="0" w:space="0" w:color="auto"/>
            <w:bottom w:val="none" w:sz="0" w:space="0" w:color="auto"/>
            <w:right w:val="none" w:sz="0" w:space="0" w:color="auto"/>
          </w:divBdr>
        </w:div>
        <w:div w:id="1541429923">
          <w:marLeft w:val="480"/>
          <w:marRight w:val="0"/>
          <w:marTop w:val="0"/>
          <w:marBottom w:val="0"/>
          <w:divBdr>
            <w:top w:val="none" w:sz="0" w:space="0" w:color="auto"/>
            <w:left w:val="none" w:sz="0" w:space="0" w:color="auto"/>
            <w:bottom w:val="none" w:sz="0" w:space="0" w:color="auto"/>
            <w:right w:val="none" w:sz="0" w:space="0" w:color="auto"/>
          </w:divBdr>
        </w:div>
        <w:div w:id="1629975060">
          <w:marLeft w:val="480"/>
          <w:marRight w:val="0"/>
          <w:marTop w:val="0"/>
          <w:marBottom w:val="0"/>
          <w:divBdr>
            <w:top w:val="none" w:sz="0" w:space="0" w:color="auto"/>
            <w:left w:val="none" w:sz="0" w:space="0" w:color="auto"/>
            <w:bottom w:val="none" w:sz="0" w:space="0" w:color="auto"/>
            <w:right w:val="none" w:sz="0" w:space="0" w:color="auto"/>
          </w:divBdr>
        </w:div>
        <w:div w:id="1696341496">
          <w:marLeft w:val="480"/>
          <w:marRight w:val="0"/>
          <w:marTop w:val="0"/>
          <w:marBottom w:val="0"/>
          <w:divBdr>
            <w:top w:val="none" w:sz="0" w:space="0" w:color="auto"/>
            <w:left w:val="none" w:sz="0" w:space="0" w:color="auto"/>
            <w:bottom w:val="none" w:sz="0" w:space="0" w:color="auto"/>
            <w:right w:val="none" w:sz="0" w:space="0" w:color="auto"/>
          </w:divBdr>
        </w:div>
        <w:div w:id="1742874544">
          <w:marLeft w:val="480"/>
          <w:marRight w:val="0"/>
          <w:marTop w:val="0"/>
          <w:marBottom w:val="0"/>
          <w:divBdr>
            <w:top w:val="none" w:sz="0" w:space="0" w:color="auto"/>
            <w:left w:val="none" w:sz="0" w:space="0" w:color="auto"/>
            <w:bottom w:val="none" w:sz="0" w:space="0" w:color="auto"/>
            <w:right w:val="none" w:sz="0" w:space="0" w:color="auto"/>
          </w:divBdr>
        </w:div>
        <w:div w:id="1760635331">
          <w:marLeft w:val="480"/>
          <w:marRight w:val="0"/>
          <w:marTop w:val="0"/>
          <w:marBottom w:val="0"/>
          <w:divBdr>
            <w:top w:val="none" w:sz="0" w:space="0" w:color="auto"/>
            <w:left w:val="none" w:sz="0" w:space="0" w:color="auto"/>
            <w:bottom w:val="none" w:sz="0" w:space="0" w:color="auto"/>
            <w:right w:val="none" w:sz="0" w:space="0" w:color="auto"/>
          </w:divBdr>
        </w:div>
        <w:div w:id="1805731021">
          <w:marLeft w:val="480"/>
          <w:marRight w:val="0"/>
          <w:marTop w:val="0"/>
          <w:marBottom w:val="0"/>
          <w:divBdr>
            <w:top w:val="none" w:sz="0" w:space="0" w:color="auto"/>
            <w:left w:val="none" w:sz="0" w:space="0" w:color="auto"/>
            <w:bottom w:val="none" w:sz="0" w:space="0" w:color="auto"/>
            <w:right w:val="none" w:sz="0" w:space="0" w:color="auto"/>
          </w:divBdr>
        </w:div>
        <w:div w:id="2092501979">
          <w:marLeft w:val="480"/>
          <w:marRight w:val="0"/>
          <w:marTop w:val="0"/>
          <w:marBottom w:val="0"/>
          <w:divBdr>
            <w:top w:val="none" w:sz="0" w:space="0" w:color="auto"/>
            <w:left w:val="none" w:sz="0" w:space="0" w:color="auto"/>
            <w:bottom w:val="none" w:sz="0" w:space="0" w:color="auto"/>
            <w:right w:val="none" w:sz="0" w:space="0" w:color="auto"/>
          </w:divBdr>
        </w:div>
        <w:div w:id="2132434070">
          <w:marLeft w:val="480"/>
          <w:marRight w:val="0"/>
          <w:marTop w:val="0"/>
          <w:marBottom w:val="0"/>
          <w:divBdr>
            <w:top w:val="none" w:sz="0" w:space="0" w:color="auto"/>
            <w:left w:val="none" w:sz="0" w:space="0" w:color="auto"/>
            <w:bottom w:val="none" w:sz="0" w:space="0" w:color="auto"/>
            <w:right w:val="none" w:sz="0" w:space="0" w:color="auto"/>
          </w:divBdr>
        </w:div>
        <w:div w:id="2136293794">
          <w:marLeft w:val="480"/>
          <w:marRight w:val="0"/>
          <w:marTop w:val="0"/>
          <w:marBottom w:val="0"/>
          <w:divBdr>
            <w:top w:val="none" w:sz="0" w:space="0" w:color="auto"/>
            <w:left w:val="none" w:sz="0" w:space="0" w:color="auto"/>
            <w:bottom w:val="none" w:sz="0" w:space="0" w:color="auto"/>
            <w:right w:val="none" w:sz="0" w:space="0" w:color="auto"/>
          </w:divBdr>
        </w:div>
      </w:divsChild>
    </w:div>
    <w:div w:id="626013391">
      <w:bodyDiv w:val="1"/>
      <w:marLeft w:val="0"/>
      <w:marRight w:val="0"/>
      <w:marTop w:val="0"/>
      <w:marBottom w:val="0"/>
      <w:divBdr>
        <w:top w:val="none" w:sz="0" w:space="0" w:color="auto"/>
        <w:left w:val="none" w:sz="0" w:space="0" w:color="auto"/>
        <w:bottom w:val="none" w:sz="0" w:space="0" w:color="auto"/>
        <w:right w:val="none" w:sz="0" w:space="0" w:color="auto"/>
      </w:divBdr>
    </w:div>
    <w:div w:id="631785744">
      <w:bodyDiv w:val="1"/>
      <w:marLeft w:val="0"/>
      <w:marRight w:val="0"/>
      <w:marTop w:val="0"/>
      <w:marBottom w:val="0"/>
      <w:divBdr>
        <w:top w:val="none" w:sz="0" w:space="0" w:color="auto"/>
        <w:left w:val="none" w:sz="0" w:space="0" w:color="auto"/>
        <w:bottom w:val="none" w:sz="0" w:space="0" w:color="auto"/>
        <w:right w:val="none" w:sz="0" w:space="0" w:color="auto"/>
      </w:divBdr>
    </w:div>
    <w:div w:id="636764985">
      <w:bodyDiv w:val="1"/>
      <w:marLeft w:val="0"/>
      <w:marRight w:val="0"/>
      <w:marTop w:val="0"/>
      <w:marBottom w:val="0"/>
      <w:divBdr>
        <w:top w:val="none" w:sz="0" w:space="0" w:color="auto"/>
        <w:left w:val="none" w:sz="0" w:space="0" w:color="auto"/>
        <w:bottom w:val="none" w:sz="0" w:space="0" w:color="auto"/>
        <w:right w:val="none" w:sz="0" w:space="0" w:color="auto"/>
      </w:divBdr>
    </w:div>
    <w:div w:id="646403454">
      <w:bodyDiv w:val="1"/>
      <w:marLeft w:val="0"/>
      <w:marRight w:val="0"/>
      <w:marTop w:val="0"/>
      <w:marBottom w:val="0"/>
      <w:divBdr>
        <w:top w:val="none" w:sz="0" w:space="0" w:color="auto"/>
        <w:left w:val="none" w:sz="0" w:space="0" w:color="auto"/>
        <w:bottom w:val="none" w:sz="0" w:space="0" w:color="auto"/>
        <w:right w:val="none" w:sz="0" w:space="0" w:color="auto"/>
      </w:divBdr>
    </w:div>
    <w:div w:id="649596597">
      <w:bodyDiv w:val="1"/>
      <w:marLeft w:val="0"/>
      <w:marRight w:val="0"/>
      <w:marTop w:val="0"/>
      <w:marBottom w:val="0"/>
      <w:divBdr>
        <w:top w:val="none" w:sz="0" w:space="0" w:color="auto"/>
        <w:left w:val="none" w:sz="0" w:space="0" w:color="auto"/>
        <w:bottom w:val="none" w:sz="0" w:space="0" w:color="auto"/>
        <w:right w:val="none" w:sz="0" w:space="0" w:color="auto"/>
      </w:divBdr>
    </w:div>
    <w:div w:id="653918508">
      <w:bodyDiv w:val="1"/>
      <w:marLeft w:val="0"/>
      <w:marRight w:val="0"/>
      <w:marTop w:val="0"/>
      <w:marBottom w:val="0"/>
      <w:divBdr>
        <w:top w:val="none" w:sz="0" w:space="0" w:color="auto"/>
        <w:left w:val="none" w:sz="0" w:space="0" w:color="auto"/>
        <w:bottom w:val="none" w:sz="0" w:space="0" w:color="auto"/>
        <w:right w:val="none" w:sz="0" w:space="0" w:color="auto"/>
      </w:divBdr>
    </w:div>
    <w:div w:id="662512592">
      <w:bodyDiv w:val="1"/>
      <w:marLeft w:val="0"/>
      <w:marRight w:val="0"/>
      <w:marTop w:val="0"/>
      <w:marBottom w:val="0"/>
      <w:divBdr>
        <w:top w:val="none" w:sz="0" w:space="0" w:color="auto"/>
        <w:left w:val="none" w:sz="0" w:space="0" w:color="auto"/>
        <w:bottom w:val="none" w:sz="0" w:space="0" w:color="auto"/>
        <w:right w:val="none" w:sz="0" w:space="0" w:color="auto"/>
      </w:divBdr>
    </w:div>
    <w:div w:id="662658276">
      <w:bodyDiv w:val="1"/>
      <w:marLeft w:val="0"/>
      <w:marRight w:val="0"/>
      <w:marTop w:val="0"/>
      <w:marBottom w:val="0"/>
      <w:divBdr>
        <w:top w:val="none" w:sz="0" w:space="0" w:color="auto"/>
        <w:left w:val="none" w:sz="0" w:space="0" w:color="auto"/>
        <w:bottom w:val="none" w:sz="0" w:space="0" w:color="auto"/>
        <w:right w:val="none" w:sz="0" w:space="0" w:color="auto"/>
      </w:divBdr>
    </w:div>
    <w:div w:id="662777104">
      <w:bodyDiv w:val="1"/>
      <w:marLeft w:val="0"/>
      <w:marRight w:val="0"/>
      <w:marTop w:val="0"/>
      <w:marBottom w:val="0"/>
      <w:divBdr>
        <w:top w:val="none" w:sz="0" w:space="0" w:color="auto"/>
        <w:left w:val="none" w:sz="0" w:space="0" w:color="auto"/>
        <w:bottom w:val="none" w:sz="0" w:space="0" w:color="auto"/>
        <w:right w:val="none" w:sz="0" w:space="0" w:color="auto"/>
      </w:divBdr>
      <w:divsChild>
        <w:div w:id="10646793">
          <w:marLeft w:val="480"/>
          <w:marRight w:val="0"/>
          <w:marTop w:val="0"/>
          <w:marBottom w:val="0"/>
          <w:divBdr>
            <w:top w:val="none" w:sz="0" w:space="0" w:color="auto"/>
            <w:left w:val="none" w:sz="0" w:space="0" w:color="auto"/>
            <w:bottom w:val="none" w:sz="0" w:space="0" w:color="auto"/>
            <w:right w:val="none" w:sz="0" w:space="0" w:color="auto"/>
          </w:divBdr>
        </w:div>
        <w:div w:id="126319640">
          <w:marLeft w:val="480"/>
          <w:marRight w:val="0"/>
          <w:marTop w:val="0"/>
          <w:marBottom w:val="0"/>
          <w:divBdr>
            <w:top w:val="none" w:sz="0" w:space="0" w:color="auto"/>
            <w:left w:val="none" w:sz="0" w:space="0" w:color="auto"/>
            <w:bottom w:val="none" w:sz="0" w:space="0" w:color="auto"/>
            <w:right w:val="none" w:sz="0" w:space="0" w:color="auto"/>
          </w:divBdr>
        </w:div>
        <w:div w:id="386074802">
          <w:marLeft w:val="480"/>
          <w:marRight w:val="0"/>
          <w:marTop w:val="0"/>
          <w:marBottom w:val="0"/>
          <w:divBdr>
            <w:top w:val="none" w:sz="0" w:space="0" w:color="auto"/>
            <w:left w:val="none" w:sz="0" w:space="0" w:color="auto"/>
            <w:bottom w:val="none" w:sz="0" w:space="0" w:color="auto"/>
            <w:right w:val="none" w:sz="0" w:space="0" w:color="auto"/>
          </w:divBdr>
        </w:div>
        <w:div w:id="402486575">
          <w:marLeft w:val="480"/>
          <w:marRight w:val="0"/>
          <w:marTop w:val="0"/>
          <w:marBottom w:val="0"/>
          <w:divBdr>
            <w:top w:val="none" w:sz="0" w:space="0" w:color="auto"/>
            <w:left w:val="none" w:sz="0" w:space="0" w:color="auto"/>
            <w:bottom w:val="none" w:sz="0" w:space="0" w:color="auto"/>
            <w:right w:val="none" w:sz="0" w:space="0" w:color="auto"/>
          </w:divBdr>
        </w:div>
        <w:div w:id="511997882">
          <w:marLeft w:val="480"/>
          <w:marRight w:val="0"/>
          <w:marTop w:val="0"/>
          <w:marBottom w:val="0"/>
          <w:divBdr>
            <w:top w:val="none" w:sz="0" w:space="0" w:color="auto"/>
            <w:left w:val="none" w:sz="0" w:space="0" w:color="auto"/>
            <w:bottom w:val="none" w:sz="0" w:space="0" w:color="auto"/>
            <w:right w:val="none" w:sz="0" w:space="0" w:color="auto"/>
          </w:divBdr>
        </w:div>
        <w:div w:id="529732649">
          <w:marLeft w:val="480"/>
          <w:marRight w:val="0"/>
          <w:marTop w:val="0"/>
          <w:marBottom w:val="0"/>
          <w:divBdr>
            <w:top w:val="none" w:sz="0" w:space="0" w:color="auto"/>
            <w:left w:val="none" w:sz="0" w:space="0" w:color="auto"/>
            <w:bottom w:val="none" w:sz="0" w:space="0" w:color="auto"/>
            <w:right w:val="none" w:sz="0" w:space="0" w:color="auto"/>
          </w:divBdr>
        </w:div>
        <w:div w:id="580219201">
          <w:marLeft w:val="480"/>
          <w:marRight w:val="0"/>
          <w:marTop w:val="0"/>
          <w:marBottom w:val="0"/>
          <w:divBdr>
            <w:top w:val="none" w:sz="0" w:space="0" w:color="auto"/>
            <w:left w:val="none" w:sz="0" w:space="0" w:color="auto"/>
            <w:bottom w:val="none" w:sz="0" w:space="0" w:color="auto"/>
            <w:right w:val="none" w:sz="0" w:space="0" w:color="auto"/>
          </w:divBdr>
        </w:div>
        <w:div w:id="622077988">
          <w:marLeft w:val="480"/>
          <w:marRight w:val="0"/>
          <w:marTop w:val="0"/>
          <w:marBottom w:val="0"/>
          <w:divBdr>
            <w:top w:val="none" w:sz="0" w:space="0" w:color="auto"/>
            <w:left w:val="none" w:sz="0" w:space="0" w:color="auto"/>
            <w:bottom w:val="none" w:sz="0" w:space="0" w:color="auto"/>
            <w:right w:val="none" w:sz="0" w:space="0" w:color="auto"/>
          </w:divBdr>
        </w:div>
        <w:div w:id="686907266">
          <w:marLeft w:val="480"/>
          <w:marRight w:val="0"/>
          <w:marTop w:val="0"/>
          <w:marBottom w:val="0"/>
          <w:divBdr>
            <w:top w:val="none" w:sz="0" w:space="0" w:color="auto"/>
            <w:left w:val="none" w:sz="0" w:space="0" w:color="auto"/>
            <w:bottom w:val="none" w:sz="0" w:space="0" w:color="auto"/>
            <w:right w:val="none" w:sz="0" w:space="0" w:color="auto"/>
          </w:divBdr>
        </w:div>
        <w:div w:id="713894408">
          <w:marLeft w:val="480"/>
          <w:marRight w:val="0"/>
          <w:marTop w:val="0"/>
          <w:marBottom w:val="0"/>
          <w:divBdr>
            <w:top w:val="none" w:sz="0" w:space="0" w:color="auto"/>
            <w:left w:val="none" w:sz="0" w:space="0" w:color="auto"/>
            <w:bottom w:val="none" w:sz="0" w:space="0" w:color="auto"/>
            <w:right w:val="none" w:sz="0" w:space="0" w:color="auto"/>
          </w:divBdr>
        </w:div>
        <w:div w:id="758135597">
          <w:marLeft w:val="480"/>
          <w:marRight w:val="0"/>
          <w:marTop w:val="0"/>
          <w:marBottom w:val="0"/>
          <w:divBdr>
            <w:top w:val="none" w:sz="0" w:space="0" w:color="auto"/>
            <w:left w:val="none" w:sz="0" w:space="0" w:color="auto"/>
            <w:bottom w:val="none" w:sz="0" w:space="0" w:color="auto"/>
            <w:right w:val="none" w:sz="0" w:space="0" w:color="auto"/>
          </w:divBdr>
        </w:div>
        <w:div w:id="903756654">
          <w:marLeft w:val="480"/>
          <w:marRight w:val="0"/>
          <w:marTop w:val="0"/>
          <w:marBottom w:val="0"/>
          <w:divBdr>
            <w:top w:val="none" w:sz="0" w:space="0" w:color="auto"/>
            <w:left w:val="none" w:sz="0" w:space="0" w:color="auto"/>
            <w:bottom w:val="none" w:sz="0" w:space="0" w:color="auto"/>
            <w:right w:val="none" w:sz="0" w:space="0" w:color="auto"/>
          </w:divBdr>
        </w:div>
        <w:div w:id="949120180">
          <w:marLeft w:val="480"/>
          <w:marRight w:val="0"/>
          <w:marTop w:val="0"/>
          <w:marBottom w:val="0"/>
          <w:divBdr>
            <w:top w:val="none" w:sz="0" w:space="0" w:color="auto"/>
            <w:left w:val="none" w:sz="0" w:space="0" w:color="auto"/>
            <w:bottom w:val="none" w:sz="0" w:space="0" w:color="auto"/>
            <w:right w:val="none" w:sz="0" w:space="0" w:color="auto"/>
          </w:divBdr>
        </w:div>
        <w:div w:id="974993425">
          <w:marLeft w:val="480"/>
          <w:marRight w:val="0"/>
          <w:marTop w:val="0"/>
          <w:marBottom w:val="0"/>
          <w:divBdr>
            <w:top w:val="none" w:sz="0" w:space="0" w:color="auto"/>
            <w:left w:val="none" w:sz="0" w:space="0" w:color="auto"/>
            <w:bottom w:val="none" w:sz="0" w:space="0" w:color="auto"/>
            <w:right w:val="none" w:sz="0" w:space="0" w:color="auto"/>
          </w:divBdr>
        </w:div>
        <w:div w:id="1206795063">
          <w:marLeft w:val="480"/>
          <w:marRight w:val="0"/>
          <w:marTop w:val="0"/>
          <w:marBottom w:val="0"/>
          <w:divBdr>
            <w:top w:val="none" w:sz="0" w:space="0" w:color="auto"/>
            <w:left w:val="none" w:sz="0" w:space="0" w:color="auto"/>
            <w:bottom w:val="none" w:sz="0" w:space="0" w:color="auto"/>
            <w:right w:val="none" w:sz="0" w:space="0" w:color="auto"/>
          </w:divBdr>
        </w:div>
        <w:div w:id="1238244904">
          <w:marLeft w:val="480"/>
          <w:marRight w:val="0"/>
          <w:marTop w:val="0"/>
          <w:marBottom w:val="0"/>
          <w:divBdr>
            <w:top w:val="none" w:sz="0" w:space="0" w:color="auto"/>
            <w:left w:val="none" w:sz="0" w:space="0" w:color="auto"/>
            <w:bottom w:val="none" w:sz="0" w:space="0" w:color="auto"/>
            <w:right w:val="none" w:sz="0" w:space="0" w:color="auto"/>
          </w:divBdr>
        </w:div>
        <w:div w:id="1281961355">
          <w:marLeft w:val="480"/>
          <w:marRight w:val="0"/>
          <w:marTop w:val="0"/>
          <w:marBottom w:val="0"/>
          <w:divBdr>
            <w:top w:val="none" w:sz="0" w:space="0" w:color="auto"/>
            <w:left w:val="none" w:sz="0" w:space="0" w:color="auto"/>
            <w:bottom w:val="none" w:sz="0" w:space="0" w:color="auto"/>
            <w:right w:val="none" w:sz="0" w:space="0" w:color="auto"/>
          </w:divBdr>
        </w:div>
        <w:div w:id="1293096694">
          <w:marLeft w:val="480"/>
          <w:marRight w:val="0"/>
          <w:marTop w:val="0"/>
          <w:marBottom w:val="0"/>
          <w:divBdr>
            <w:top w:val="none" w:sz="0" w:space="0" w:color="auto"/>
            <w:left w:val="none" w:sz="0" w:space="0" w:color="auto"/>
            <w:bottom w:val="none" w:sz="0" w:space="0" w:color="auto"/>
            <w:right w:val="none" w:sz="0" w:space="0" w:color="auto"/>
          </w:divBdr>
        </w:div>
        <w:div w:id="1297565534">
          <w:marLeft w:val="480"/>
          <w:marRight w:val="0"/>
          <w:marTop w:val="0"/>
          <w:marBottom w:val="0"/>
          <w:divBdr>
            <w:top w:val="none" w:sz="0" w:space="0" w:color="auto"/>
            <w:left w:val="none" w:sz="0" w:space="0" w:color="auto"/>
            <w:bottom w:val="none" w:sz="0" w:space="0" w:color="auto"/>
            <w:right w:val="none" w:sz="0" w:space="0" w:color="auto"/>
          </w:divBdr>
        </w:div>
        <w:div w:id="1397244290">
          <w:marLeft w:val="480"/>
          <w:marRight w:val="0"/>
          <w:marTop w:val="0"/>
          <w:marBottom w:val="0"/>
          <w:divBdr>
            <w:top w:val="none" w:sz="0" w:space="0" w:color="auto"/>
            <w:left w:val="none" w:sz="0" w:space="0" w:color="auto"/>
            <w:bottom w:val="none" w:sz="0" w:space="0" w:color="auto"/>
            <w:right w:val="none" w:sz="0" w:space="0" w:color="auto"/>
          </w:divBdr>
        </w:div>
        <w:div w:id="1530289903">
          <w:marLeft w:val="480"/>
          <w:marRight w:val="0"/>
          <w:marTop w:val="0"/>
          <w:marBottom w:val="0"/>
          <w:divBdr>
            <w:top w:val="none" w:sz="0" w:space="0" w:color="auto"/>
            <w:left w:val="none" w:sz="0" w:space="0" w:color="auto"/>
            <w:bottom w:val="none" w:sz="0" w:space="0" w:color="auto"/>
            <w:right w:val="none" w:sz="0" w:space="0" w:color="auto"/>
          </w:divBdr>
        </w:div>
        <w:div w:id="1608731635">
          <w:marLeft w:val="480"/>
          <w:marRight w:val="0"/>
          <w:marTop w:val="0"/>
          <w:marBottom w:val="0"/>
          <w:divBdr>
            <w:top w:val="none" w:sz="0" w:space="0" w:color="auto"/>
            <w:left w:val="none" w:sz="0" w:space="0" w:color="auto"/>
            <w:bottom w:val="none" w:sz="0" w:space="0" w:color="auto"/>
            <w:right w:val="none" w:sz="0" w:space="0" w:color="auto"/>
          </w:divBdr>
        </w:div>
        <w:div w:id="1609703503">
          <w:marLeft w:val="480"/>
          <w:marRight w:val="0"/>
          <w:marTop w:val="0"/>
          <w:marBottom w:val="0"/>
          <w:divBdr>
            <w:top w:val="none" w:sz="0" w:space="0" w:color="auto"/>
            <w:left w:val="none" w:sz="0" w:space="0" w:color="auto"/>
            <w:bottom w:val="none" w:sz="0" w:space="0" w:color="auto"/>
            <w:right w:val="none" w:sz="0" w:space="0" w:color="auto"/>
          </w:divBdr>
        </w:div>
        <w:div w:id="1760712275">
          <w:marLeft w:val="480"/>
          <w:marRight w:val="0"/>
          <w:marTop w:val="0"/>
          <w:marBottom w:val="0"/>
          <w:divBdr>
            <w:top w:val="none" w:sz="0" w:space="0" w:color="auto"/>
            <w:left w:val="none" w:sz="0" w:space="0" w:color="auto"/>
            <w:bottom w:val="none" w:sz="0" w:space="0" w:color="auto"/>
            <w:right w:val="none" w:sz="0" w:space="0" w:color="auto"/>
          </w:divBdr>
        </w:div>
        <w:div w:id="1879588620">
          <w:marLeft w:val="480"/>
          <w:marRight w:val="0"/>
          <w:marTop w:val="0"/>
          <w:marBottom w:val="0"/>
          <w:divBdr>
            <w:top w:val="none" w:sz="0" w:space="0" w:color="auto"/>
            <w:left w:val="none" w:sz="0" w:space="0" w:color="auto"/>
            <w:bottom w:val="none" w:sz="0" w:space="0" w:color="auto"/>
            <w:right w:val="none" w:sz="0" w:space="0" w:color="auto"/>
          </w:divBdr>
        </w:div>
        <w:div w:id="2036811571">
          <w:marLeft w:val="480"/>
          <w:marRight w:val="0"/>
          <w:marTop w:val="0"/>
          <w:marBottom w:val="0"/>
          <w:divBdr>
            <w:top w:val="none" w:sz="0" w:space="0" w:color="auto"/>
            <w:left w:val="none" w:sz="0" w:space="0" w:color="auto"/>
            <w:bottom w:val="none" w:sz="0" w:space="0" w:color="auto"/>
            <w:right w:val="none" w:sz="0" w:space="0" w:color="auto"/>
          </w:divBdr>
        </w:div>
        <w:div w:id="2109041665">
          <w:marLeft w:val="480"/>
          <w:marRight w:val="0"/>
          <w:marTop w:val="0"/>
          <w:marBottom w:val="0"/>
          <w:divBdr>
            <w:top w:val="none" w:sz="0" w:space="0" w:color="auto"/>
            <w:left w:val="none" w:sz="0" w:space="0" w:color="auto"/>
            <w:bottom w:val="none" w:sz="0" w:space="0" w:color="auto"/>
            <w:right w:val="none" w:sz="0" w:space="0" w:color="auto"/>
          </w:divBdr>
        </w:div>
        <w:div w:id="2123721222">
          <w:marLeft w:val="480"/>
          <w:marRight w:val="0"/>
          <w:marTop w:val="0"/>
          <w:marBottom w:val="0"/>
          <w:divBdr>
            <w:top w:val="none" w:sz="0" w:space="0" w:color="auto"/>
            <w:left w:val="none" w:sz="0" w:space="0" w:color="auto"/>
            <w:bottom w:val="none" w:sz="0" w:space="0" w:color="auto"/>
            <w:right w:val="none" w:sz="0" w:space="0" w:color="auto"/>
          </w:divBdr>
        </w:div>
      </w:divsChild>
    </w:div>
    <w:div w:id="672533869">
      <w:bodyDiv w:val="1"/>
      <w:marLeft w:val="0"/>
      <w:marRight w:val="0"/>
      <w:marTop w:val="0"/>
      <w:marBottom w:val="0"/>
      <w:divBdr>
        <w:top w:val="none" w:sz="0" w:space="0" w:color="auto"/>
        <w:left w:val="none" w:sz="0" w:space="0" w:color="auto"/>
        <w:bottom w:val="none" w:sz="0" w:space="0" w:color="auto"/>
        <w:right w:val="none" w:sz="0" w:space="0" w:color="auto"/>
      </w:divBdr>
      <w:divsChild>
        <w:div w:id="13314580">
          <w:marLeft w:val="480"/>
          <w:marRight w:val="0"/>
          <w:marTop w:val="0"/>
          <w:marBottom w:val="0"/>
          <w:divBdr>
            <w:top w:val="none" w:sz="0" w:space="0" w:color="auto"/>
            <w:left w:val="none" w:sz="0" w:space="0" w:color="auto"/>
            <w:bottom w:val="none" w:sz="0" w:space="0" w:color="auto"/>
            <w:right w:val="none" w:sz="0" w:space="0" w:color="auto"/>
          </w:divBdr>
        </w:div>
        <w:div w:id="29306747">
          <w:marLeft w:val="480"/>
          <w:marRight w:val="0"/>
          <w:marTop w:val="0"/>
          <w:marBottom w:val="0"/>
          <w:divBdr>
            <w:top w:val="none" w:sz="0" w:space="0" w:color="auto"/>
            <w:left w:val="none" w:sz="0" w:space="0" w:color="auto"/>
            <w:bottom w:val="none" w:sz="0" w:space="0" w:color="auto"/>
            <w:right w:val="none" w:sz="0" w:space="0" w:color="auto"/>
          </w:divBdr>
        </w:div>
        <w:div w:id="132842187">
          <w:marLeft w:val="480"/>
          <w:marRight w:val="0"/>
          <w:marTop w:val="0"/>
          <w:marBottom w:val="0"/>
          <w:divBdr>
            <w:top w:val="none" w:sz="0" w:space="0" w:color="auto"/>
            <w:left w:val="none" w:sz="0" w:space="0" w:color="auto"/>
            <w:bottom w:val="none" w:sz="0" w:space="0" w:color="auto"/>
            <w:right w:val="none" w:sz="0" w:space="0" w:color="auto"/>
          </w:divBdr>
        </w:div>
        <w:div w:id="145559617">
          <w:marLeft w:val="480"/>
          <w:marRight w:val="0"/>
          <w:marTop w:val="0"/>
          <w:marBottom w:val="0"/>
          <w:divBdr>
            <w:top w:val="none" w:sz="0" w:space="0" w:color="auto"/>
            <w:left w:val="none" w:sz="0" w:space="0" w:color="auto"/>
            <w:bottom w:val="none" w:sz="0" w:space="0" w:color="auto"/>
            <w:right w:val="none" w:sz="0" w:space="0" w:color="auto"/>
          </w:divBdr>
        </w:div>
        <w:div w:id="152915884">
          <w:marLeft w:val="480"/>
          <w:marRight w:val="0"/>
          <w:marTop w:val="0"/>
          <w:marBottom w:val="0"/>
          <w:divBdr>
            <w:top w:val="none" w:sz="0" w:space="0" w:color="auto"/>
            <w:left w:val="none" w:sz="0" w:space="0" w:color="auto"/>
            <w:bottom w:val="none" w:sz="0" w:space="0" w:color="auto"/>
            <w:right w:val="none" w:sz="0" w:space="0" w:color="auto"/>
          </w:divBdr>
        </w:div>
        <w:div w:id="171647764">
          <w:marLeft w:val="480"/>
          <w:marRight w:val="0"/>
          <w:marTop w:val="0"/>
          <w:marBottom w:val="0"/>
          <w:divBdr>
            <w:top w:val="none" w:sz="0" w:space="0" w:color="auto"/>
            <w:left w:val="none" w:sz="0" w:space="0" w:color="auto"/>
            <w:bottom w:val="none" w:sz="0" w:space="0" w:color="auto"/>
            <w:right w:val="none" w:sz="0" w:space="0" w:color="auto"/>
          </w:divBdr>
        </w:div>
        <w:div w:id="428086948">
          <w:marLeft w:val="480"/>
          <w:marRight w:val="0"/>
          <w:marTop w:val="0"/>
          <w:marBottom w:val="0"/>
          <w:divBdr>
            <w:top w:val="none" w:sz="0" w:space="0" w:color="auto"/>
            <w:left w:val="none" w:sz="0" w:space="0" w:color="auto"/>
            <w:bottom w:val="none" w:sz="0" w:space="0" w:color="auto"/>
            <w:right w:val="none" w:sz="0" w:space="0" w:color="auto"/>
          </w:divBdr>
        </w:div>
        <w:div w:id="769398751">
          <w:marLeft w:val="480"/>
          <w:marRight w:val="0"/>
          <w:marTop w:val="0"/>
          <w:marBottom w:val="0"/>
          <w:divBdr>
            <w:top w:val="none" w:sz="0" w:space="0" w:color="auto"/>
            <w:left w:val="none" w:sz="0" w:space="0" w:color="auto"/>
            <w:bottom w:val="none" w:sz="0" w:space="0" w:color="auto"/>
            <w:right w:val="none" w:sz="0" w:space="0" w:color="auto"/>
          </w:divBdr>
        </w:div>
        <w:div w:id="877090744">
          <w:marLeft w:val="480"/>
          <w:marRight w:val="0"/>
          <w:marTop w:val="0"/>
          <w:marBottom w:val="0"/>
          <w:divBdr>
            <w:top w:val="none" w:sz="0" w:space="0" w:color="auto"/>
            <w:left w:val="none" w:sz="0" w:space="0" w:color="auto"/>
            <w:bottom w:val="none" w:sz="0" w:space="0" w:color="auto"/>
            <w:right w:val="none" w:sz="0" w:space="0" w:color="auto"/>
          </w:divBdr>
        </w:div>
        <w:div w:id="956136414">
          <w:marLeft w:val="480"/>
          <w:marRight w:val="0"/>
          <w:marTop w:val="0"/>
          <w:marBottom w:val="0"/>
          <w:divBdr>
            <w:top w:val="none" w:sz="0" w:space="0" w:color="auto"/>
            <w:left w:val="none" w:sz="0" w:space="0" w:color="auto"/>
            <w:bottom w:val="none" w:sz="0" w:space="0" w:color="auto"/>
            <w:right w:val="none" w:sz="0" w:space="0" w:color="auto"/>
          </w:divBdr>
        </w:div>
        <w:div w:id="967668699">
          <w:marLeft w:val="480"/>
          <w:marRight w:val="0"/>
          <w:marTop w:val="0"/>
          <w:marBottom w:val="0"/>
          <w:divBdr>
            <w:top w:val="none" w:sz="0" w:space="0" w:color="auto"/>
            <w:left w:val="none" w:sz="0" w:space="0" w:color="auto"/>
            <w:bottom w:val="none" w:sz="0" w:space="0" w:color="auto"/>
            <w:right w:val="none" w:sz="0" w:space="0" w:color="auto"/>
          </w:divBdr>
        </w:div>
        <w:div w:id="1007251217">
          <w:marLeft w:val="480"/>
          <w:marRight w:val="0"/>
          <w:marTop w:val="0"/>
          <w:marBottom w:val="0"/>
          <w:divBdr>
            <w:top w:val="none" w:sz="0" w:space="0" w:color="auto"/>
            <w:left w:val="none" w:sz="0" w:space="0" w:color="auto"/>
            <w:bottom w:val="none" w:sz="0" w:space="0" w:color="auto"/>
            <w:right w:val="none" w:sz="0" w:space="0" w:color="auto"/>
          </w:divBdr>
        </w:div>
        <w:div w:id="1037242607">
          <w:marLeft w:val="480"/>
          <w:marRight w:val="0"/>
          <w:marTop w:val="0"/>
          <w:marBottom w:val="0"/>
          <w:divBdr>
            <w:top w:val="none" w:sz="0" w:space="0" w:color="auto"/>
            <w:left w:val="none" w:sz="0" w:space="0" w:color="auto"/>
            <w:bottom w:val="none" w:sz="0" w:space="0" w:color="auto"/>
            <w:right w:val="none" w:sz="0" w:space="0" w:color="auto"/>
          </w:divBdr>
        </w:div>
        <w:div w:id="1065909145">
          <w:marLeft w:val="480"/>
          <w:marRight w:val="0"/>
          <w:marTop w:val="0"/>
          <w:marBottom w:val="0"/>
          <w:divBdr>
            <w:top w:val="none" w:sz="0" w:space="0" w:color="auto"/>
            <w:left w:val="none" w:sz="0" w:space="0" w:color="auto"/>
            <w:bottom w:val="none" w:sz="0" w:space="0" w:color="auto"/>
            <w:right w:val="none" w:sz="0" w:space="0" w:color="auto"/>
          </w:divBdr>
        </w:div>
        <w:div w:id="1073164973">
          <w:marLeft w:val="480"/>
          <w:marRight w:val="0"/>
          <w:marTop w:val="0"/>
          <w:marBottom w:val="0"/>
          <w:divBdr>
            <w:top w:val="none" w:sz="0" w:space="0" w:color="auto"/>
            <w:left w:val="none" w:sz="0" w:space="0" w:color="auto"/>
            <w:bottom w:val="none" w:sz="0" w:space="0" w:color="auto"/>
            <w:right w:val="none" w:sz="0" w:space="0" w:color="auto"/>
          </w:divBdr>
        </w:div>
        <w:div w:id="1094781525">
          <w:marLeft w:val="480"/>
          <w:marRight w:val="0"/>
          <w:marTop w:val="0"/>
          <w:marBottom w:val="0"/>
          <w:divBdr>
            <w:top w:val="none" w:sz="0" w:space="0" w:color="auto"/>
            <w:left w:val="none" w:sz="0" w:space="0" w:color="auto"/>
            <w:bottom w:val="none" w:sz="0" w:space="0" w:color="auto"/>
            <w:right w:val="none" w:sz="0" w:space="0" w:color="auto"/>
          </w:divBdr>
        </w:div>
        <w:div w:id="1101805655">
          <w:marLeft w:val="480"/>
          <w:marRight w:val="0"/>
          <w:marTop w:val="0"/>
          <w:marBottom w:val="0"/>
          <w:divBdr>
            <w:top w:val="none" w:sz="0" w:space="0" w:color="auto"/>
            <w:left w:val="none" w:sz="0" w:space="0" w:color="auto"/>
            <w:bottom w:val="none" w:sz="0" w:space="0" w:color="auto"/>
            <w:right w:val="none" w:sz="0" w:space="0" w:color="auto"/>
          </w:divBdr>
        </w:div>
        <w:div w:id="1159614917">
          <w:marLeft w:val="480"/>
          <w:marRight w:val="0"/>
          <w:marTop w:val="0"/>
          <w:marBottom w:val="0"/>
          <w:divBdr>
            <w:top w:val="none" w:sz="0" w:space="0" w:color="auto"/>
            <w:left w:val="none" w:sz="0" w:space="0" w:color="auto"/>
            <w:bottom w:val="none" w:sz="0" w:space="0" w:color="auto"/>
            <w:right w:val="none" w:sz="0" w:space="0" w:color="auto"/>
          </w:divBdr>
        </w:div>
        <w:div w:id="1218005213">
          <w:marLeft w:val="480"/>
          <w:marRight w:val="0"/>
          <w:marTop w:val="0"/>
          <w:marBottom w:val="0"/>
          <w:divBdr>
            <w:top w:val="none" w:sz="0" w:space="0" w:color="auto"/>
            <w:left w:val="none" w:sz="0" w:space="0" w:color="auto"/>
            <w:bottom w:val="none" w:sz="0" w:space="0" w:color="auto"/>
            <w:right w:val="none" w:sz="0" w:space="0" w:color="auto"/>
          </w:divBdr>
        </w:div>
        <w:div w:id="1234199576">
          <w:marLeft w:val="480"/>
          <w:marRight w:val="0"/>
          <w:marTop w:val="0"/>
          <w:marBottom w:val="0"/>
          <w:divBdr>
            <w:top w:val="none" w:sz="0" w:space="0" w:color="auto"/>
            <w:left w:val="none" w:sz="0" w:space="0" w:color="auto"/>
            <w:bottom w:val="none" w:sz="0" w:space="0" w:color="auto"/>
            <w:right w:val="none" w:sz="0" w:space="0" w:color="auto"/>
          </w:divBdr>
        </w:div>
        <w:div w:id="1242259181">
          <w:marLeft w:val="480"/>
          <w:marRight w:val="0"/>
          <w:marTop w:val="0"/>
          <w:marBottom w:val="0"/>
          <w:divBdr>
            <w:top w:val="none" w:sz="0" w:space="0" w:color="auto"/>
            <w:left w:val="none" w:sz="0" w:space="0" w:color="auto"/>
            <w:bottom w:val="none" w:sz="0" w:space="0" w:color="auto"/>
            <w:right w:val="none" w:sz="0" w:space="0" w:color="auto"/>
          </w:divBdr>
        </w:div>
        <w:div w:id="1313679316">
          <w:marLeft w:val="480"/>
          <w:marRight w:val="0"/>
          <w:marTop w:val="0"/>
          <w:marBottom w:val="0"/>
          <w:divBdr>
            <w:top w:val="none" w:sz="0" w:space="0" w:color="auto"/>
            <w:left w:val="none" w:sz="0" w:space="0" w:color="auto"/>
            <w:bottom w:val="none" w:sz="0" w:space="0" w:color="auto"/>
            <w:right w:val="none" w:sz="0" w:space="0" w:color="auto"/>
          </w:divBdr>
        </w:div>
        <w:div w:id="1381050617">
          <w:marLeft w:val="480"/>
          <w:marRight w:val="0"/>
          <w:marTop w:val="0"/>
          <w:marBottom w:val="0"/>
          <w:divBdr>
            <w:top w:val="none" w:sz="0" w:space="0" w:color="auto"/>
            <w:left w:val="none" w:sz="0" w:space="0" w:color="auto"/>
            <w:bottom w:val="none" w:sz="0" w:space="0" w:color="auto"/>
            <w:right w:val="none" w:sz="0" w:space="0" w:color="auto"/>
          </w:divBdr>
        </w:div>
        <w:div w:id="1496461015">
          <w:marLeft w:val="480"/>
          <w:marRight w:val="0"/>
          <w:marTop w:val="0"/>
          <w:marBottom w:val="0"/>
          <w:divBdr>
            <w:top w:val="none" w:sz="0" w:space="0" w:color="auto"/>
            <w:left w:val="none" w:sz="0" w:space="0" w:color="auto"/>
            <w:bottom w:val="none" w:sz="0" w:space="0" w:color="auto"/>
            <w:right w:val="none" w:sz="0" w:space="0" w:color="auto"/>
          </w:divBdr>
        </w:div>
        <w:div w:id="1625456241">
          <w:marLeft w:val="480"/>
          <w:marRight w:val="0"/>
          <w:marTop w:val="0"/>
          <w:marBottom w:val="0"/>
          <w:divBdr>
            <w:top w:val="none" w:sz="0" w:space="0" w:color="auto"/>
            <w:left w:val="none" w:sz="0" w:space="0" w:color="auto"/>
            <w:bottom w:val="none" w:sz="0" w:space="0" w:color="auto"/>
            <w:right w:val="none" w:sz="0" w:space="0" w:color="auto"/>
          </w:divBdr>
        </w:div>
        <w:div w:id="1664775828">
          <w:marLeft w:val="480"/>
          <w:marRight w:val="0"/>
          <w:marTop w:val="0"/>
          <w:marBottom w:val="0"/>
          <w:divBdr>
            <w:top w:val="none" w:sz="0" w:space="0" w:color="auto"/>
            <w:left w:val="none" w:sz="0" w:space="0" w:color="auto"/>
            <w:bottom w:val="none" w:sz="0" w:space="0" w:color="auto"/>
            <w:right w:val="none" w:sz="0" w:space="0" w:color="auto"/>
          </w:divBdr>
        </w:div>
        <w:div w:id="1786655253">
          <w:marLeft w:val="480"/>
          <w:marRight w:val="0"/>
          <w:marTop w:val="0"/>
          <w:marBottom w:val="0"/>
          <w:divBdr>
            <w:top w:val="none" w:sz="0" w:space="0" w:color="auto"/>
            <w:left w:val="none" w:sz="0" w:space="0" w:color="auto"/>
            <w:bottom w:val="none" w:sz="0" w:space="0" w:color="auto"/>
            <w:right w:val="none" w:sz="0" w:space="0" w:color="auto"/>
          </w:divBdr>
        </w:div>
        <w:div w:id="1925911872">
          <w:marLeft w:val="480"/>
          <w:marRight w:val="0"/>
          <w:marTop w:val="0"/>
          <w:marBottom w:val="0"/>
          <w:divBdr>
            <w:top w:val="none" w:sz="0" w:space="0" w:color="auto"/>
            <w:left w:val="none" w:sz="0" w:space="0" w:color="auto"/>
            <w:bottom w:val="none" w:sz="0" w:space="0" w:color="auto"/>
            <w:right w:val="none" w:sz="0" w:space="0" w:color="auto"/>
          </w:divBdr>
        </w:div>
        <w:div w:id="1969505757">
          <w:marLeft w:val="480"/>
          <w:marRight w:val="0"/>
          <w:marTop w:val="0"/>
          <w:marBottom w:val="0"/>
          <w:divBdr>
            <w:top w:val="none" w:sz="0" w:space="0" w:color="auto"/>
            <w:left w:val="none" w:sz="0" w:space="0" w:color="auto"/>
            <w:bottom w:val="none" w:sz="0" w:space="0" w:color="auto"/>
            <w:right w:val="none" w:sz="0" w:space="0" w:color="auto"/>
          </w:divBdr>
        </w:div>
        <w:div w:id="2022581724">
          <w:marLeft w:val="480"/>
          <w:marRight w:val="0"/>
          <w:marTop w:val="0"/>
          <w:marBottom w:val="0"/>
          <w:divBdr>
            <w:top w:val="none" w:sz="0" w:space="0" w:color="auto"/>
            <w:left w:val="none" w:sz="0" w:space="0" w:color="auto"/>
            <w:bottom w:val="none" w:sz="0" w:space="0" w:color="auto"/>
            <w:right w:val="none" w:sz="0" w:space="0" w:color="auto"/>
          </w:divBdr>
        </w:div>
      </w:divsChild>
    </w:div>
    <w:div w:id="679162955">
      <w:bodyDiv w:val="1"/>
      <w:marLeft w:val="0"/>
      <w:marRight w:val="0"/>
      <w:marTop w:val="0"/>
      <w:marBottom w:val="0"/>
      <w:divBdr>
        <w:top w:val="none" w:sz="0" w:space="0" w:color="auto"/>
        <w:left w:val="none" w:sz="0" w:space="0" w:color="auto"/>
        <w:bottom w:val="none" w:sz="0" w:space="0" w:color="auto"/>
        <w:right w:val="none" w:sz="0" w:space="0" w:color="auto"/>
      </w:divBdr>
    </w:div>
    <w:div w:id="679621522">
      <w:bodyDiv w:val="1"/>
      <w:marLeft w:val="0"/>
      <w:marRight w:val="0"/>
      <w:marTop w:val="0"/>
      <w:marBottom w:val="0"/>
      <w:divBdr>
        <w:top w:val="none" w:sz="0" w:space="0" w:color="auto"/>
        <w:left w:val="none" w:sz="0" w:space="0" w:color="auto"/>
        <w:bottom w:val="none" w:sz="0" w:space="0" w:color="auto"/>
        <w:right w:val="none" w:sz="0" w:space="0" w:color="auto"/>
      </w:divBdr>
    </w:div>
    <w:div w:id="686637861">
      <w:bodyDiv w:val="1"/>
      <w:marLeft w:val="0"/>
      <w:marRight w:val="0"/>
      <w:marTop w:val="0"/>
      <w:marBottom w:val="0"/>
      <w:divBdr>
        <w:top w:val="none" w:sz="0" w:space="0" w:color="auto"/>
        <w:left w:val="none" w:sz="0" w:space="0" w:color="auto"/>
        <w:bottom w:val="none" w:sz="0" w:space="0" w:color="auto"/>
        <w:right w:val="none" w:sz="0" w:space="0" w:color="auto"/>
      </w:divBdr>
    </w:div>
    <w:div w:id="691686323">
      <w:bodyDiv w:val="1"/>
      <w:marLeft w:val="0"/>
      <w:marRight w:val="0"/>
      <w:marTop w:val="0"/>
      <w:marBottom w:val="0"/>
      <w:divBdr>
        <w:top w:val="none" w:sz="0" w:space="0" w:color="auto"/>
        <w:left w:val="none" w:sz="0" w:space="0" w:color="auto"/>
        <w:bottom w:val="none" w:sz="0" w:space="0" w:color="auto"/>
        <w:right w:val="none" w:sz="0" w:space="0" w:color="auto"/>
      </w:divBdr>
    </w:div>
    <w:div w:id="693465001">
      <w:bodyDiv w:val="1"/>
      <w:marLeft w:val="0"/>
      <w:marRight w:val="0"/>
      <w:marTop w:val="0"/>
      <w:marBottom w:val="0"/>
      <w:divBdr>
        <w:top w:val="none" w:sz="0" w:space="0" w:color="auto"/>
        <w:left w:val="none" w:sz="0" w:space="0" w:color="auto"/>
        <w:bottom w:val="none" w:sz="0" w:space="0" w:color="auto"/>
        <w:right w:val="none" w:sz="0" w:space="0" w:color="auto"/>
      </w:divBdr>
    </w:div>
    <w:div w:id="703596631">
      <w:bodyDiv w:val="1"/>
      <w:marLeft w:val="0"/>
      <w:marRight w:val="0"/>
      <w:marTop w:val="0"/>
      <w:marBottom w:val="0"/>
      <w:divBdr>
        <w:top w:val="none" w:sz="0" w:space="0" w:color="auto"/>
        <w:left w:val="none" w:sz="0" w:space="0" w:color="auto"/>
        <w:bottom w:val="none" w:sz="0" w:space="0" w:color="auto"/>
        <w:right w:val="none" w:sz="0" w:space="0" w:color="auto"/>
      </w:divBdr>
      <w:divsChild>
        <w:div w:id="11759912">
          <w:marLeft w:val="480"/>
          <w:marRight w:val="0"/>
          <w:marTop w:val="0"/>
          <w:marBottom w:val="0"/>
          <w:divBdr>
            <w:top w:val="none" w:sz="0" w:space="0" w:color="auto"/>
            <w:left w:val="none" w:sz="0" w:space="0" w:color="auto"/>
            <w:bottom w:val="none" w:sz="0" w:space="0" w:color="auto"/>
            <w:right w:val="none" w:sz="0" w:space="0" w:color="auto"/>
          </w:divBdr>
        </w:div>
        <w:div w:id="115028062">
          <w:marLeft w:val="480"/>
          <w:marRight w:val="0"/>
          <w:marTop w:val="0"/>
          <w:marBottom w:val="0"/>
          <w:divBdr>
            <w:top w:val="none" w:sz="0" w:space="0" w:color="auto"/>
            <w:left w:val="none" w:sz="0" w:space="0" w:color="auto"/>
            <w:bottom w:val="none" w:sz="0" w:space="0" w:color="auto"/>
            <w:right w:val="none" w:sz="0" w:space="0" w:color="auto"/>
          </w:divBdr>
        </w:div>
        <w:div w:id="259878008">
          <w:marLeft w:val="480"/>
          <w:marRight w:val="0"/>
          <w:marTop w:val="0"/>
          <w:marBottom w:val="0"/>
          <w:divBdr>
            <w:top w:val="none" w:sz="0" w:space="0" w:color="auto"/>
            <w:left w:val="none" w:sz="0" w:space="0" w:color="auto"/>
            <w:bottom w:val="none" w:sz="0" w:space="0" w:color="auto"/>
            <w:right w:val="none" w:sz="0" w:space="0" w:color="auto"/>
          </w:divBdr>
        </w:div>
        <w:div w:id="263002808">
          <w:marLeft w:val="480"/>
          <w:marRight w:val="0"/>
          <w:marTop w:val="0"/>
          <w:marBottom w:val="0"/>
          <w:divBdr>
            <w:top w:val="none" w:sz="0" w:space="0" w:color="auto"/>
            <w:left w:val="none" w:sz="0" w:space="0" w:color="auto"/>
            <w:bottom w:val="none" w:sz="0" w:space="0" w:color="auto"/>
            <w:right w:val="none" w:sz="0" w:space="0" w:color="auto"/>
          </w:divBdr>
        </w:div>
        <w:div w:id="346098036">
          <w:marLeft w:val="480"/>
          <w:marRight w:val="0"/>
          <w:marTop w:val="0"/>
          <w:marBottom w:val="0"/>
          <w:divBdr>
            <w:top w:val="none" w:sz="0" w:space="0" w:color="auto"/>
            <w:left w:val="none" w:sz="0" w:space="0" w:color="auto"/>
            <w:bottom w:val="none" w:sz="0" w:space="0" w:color="auto"/>
            <w:right w:val="none" w:sz="0" w:space="0" w:color="auto"/>
          </w:divBdr>
        </w:div>
        <w:div w:id="378669621">
          <w:marLeft w:val="480"/>
          <w:marRight w:val="0"/>
          <w:marTop w:val="0"/>
          <w:marBottom w:val="0"/>
          <w:divBdr>
            <w:top w:val="none" w:sz="0" w:space="0" w:color="auto"/>
            <w:left w:val="none" w:sz="0" w:space="0" w:color="auto"/>
            <w:bottom w:val="none" w:sz="0" w:space="0" w:color="auto"/>
            <w:right w:val="none" w:sz="0" w:space="0" w:color="auto"/>
          </w:divBdr>
        </w:div>
        <w:div w:id="481584683">
          <w:marLeft w:val="480"/>
          <w:marRight w:val="0"/>
          <w:marTop w:val="0"/>
          <w:marBottom w:val="0"/>
          <w:divBdr>
            <w:top w:val="none" w:sz="0" w:space="0" w:color="auto"/>
            <w:left w:val="none" w:sz="0" w:space="0" w:color="auto"/>
            <w:bottom w:val="none" w:sz="0" w:space="0" w:color="auto"/>
            <w:right w:val="none" w:sz="0" w:space="0" w:color="auto"/>
          </w:divBdr>
        </w:div>
        <w:div w:id="510949687">
          <w:marLeft w:val="480"/>
          <w:marRight w:val="0"/>
          <w:marTop w:val="0"/>
          <w:marBottom w:val="0"/>
          <w:divBdr>
            <w:top w:val="none" w:sz="0" w:space="0" w:color="auto"/>
            <w:left w:val="none" w:sz="0" w:space="0" w:color="auto"/>
            <w:bottom w:val="none" w:sz="0" w:space="0" w:color="auto"/>
            <w:right w:val="none" w:sz="0" w:space="0" w:color="auto"/>
          </w:divBdr>
        </w:div>
        <w:div w:id="605162515">
          <w:marLeft w:val="480"/>
          <w:marRight w:val="0"/>
          <w:marTop w:val="0"/>
          <w:marBottom w:val="0"/>
          <w:divBdr>
            <w:top w:val="none" w:sz="0" w:space="0" w:color="auto"/>
            <w:left w:val="none" w:sz="0" w:space="0" w:color="auto"/>
            <w:bottom w:val="none" w:sz="0" w:space="0" w:color="auto"/>
            <w:right w:val="none" w:sz="0" w:space="0" w:color="auto"/>
          </w:divBdr>
        </w:div>
        <w:div w:id="735861208">
          <w:marLeft w:val="480"/>
          <w:marRight w:val="0"/>
          <w:marTop w:val="0"/>
          <w:marBottom w:val="0"/>
          <w:divBdr>
            <w:top w:val="none" w:sz="0" w:space="0" w:color="auto"/>
            <w:left w:val="none" w:sz="0" w:space="0" w:color="auto"/>
            <w:bottom w:val="none" w:sz="0" w:space="0" w:color="auto"/>
            <w:right w:val="none" w:sz="0" w:space="0" w:color="auto"/>
          </w:divBdr>
        </w:div>
        <w:div w:id="829174107">
          <w:marLeft w:val="480"/>
          <w:marRight w:val="0"/>
          <w:marTop w:val="0"/>
          <w:marBottom w:val="0"/>
          <w:divBdr>
            <w:top w:val="none" w:sz="0" w:space="0" w:color="auto"/>
            <w:left w:val="none" w:sz="0" w:space="0" w:color="auto"/>
            <w:bottom w:val="none" w:sz="0" w:space="0" w:color="auto"/>
            <w:right w:val="none" w:sz="0" w:space="0" w:color="auto"/>
          </w:divBdr>
        </w:div>
        <w:div w:id="935288263">
          <w:marLeft w:val="480"/>
          <w:marRight w:val="0"/>
          <w:marTop w:val="0"/>
          <w:marBottom w:val="0"/>
          <w:divBdr>
            <w:top w:val="none" w:sz="0" w:space="0" w:color="auto"/>
            <w:left w:val="none" w:sz="0" w:space="0" w:color="auto"/>
            <w:bottom w:val="none" w:sz="0" w:space="0" w:color="auto"/>
            <w:right w:val="none" w:sz="0" w:space="0" w:color="auto"/>
          </w:divBdr>
        </w:div>
        <w:div w:id="942803312">
          <w:marLeft w:val="480"/>
          <w:marRight w:val="0"/>
          <w:marTop w:val="0"/>
          <w:marBottom w:val="0"/>
          <w:divBdr>
            <w:top w:val="none" w:sz="0" w:space="0" w:color="auto"/>
            <w:left w:val="none" w:sz="0" w:space="0" w:color="auto"/>
            <w:bottom w:val="none" w:sz="0" w:space="0" w:color="auto"/>
            <w:right w:val="none" w:sz="0" w:space="0" w:color="auto"/>
          </w:divBdr>
        </w:div>
        <w:div w:id="945650562">
          <w:marLeft w:val="480"/>
          <w:marRight w:val="0"/>
          <w:marTop w:val="0"/>
          <w:marBottom w:val="0"/>
          <w:divBdr>
            <w:top w:val="none" w:sz="0" w:space="0" w:color="auto"/>
            <w:left w:val="none" w:sz="0" w:space="0" w:color="auto"/>
            <w:bottom w:val="none" w:sz="0" w:space="0" w:color="auto"/>
            <w:right w:val="none" w:sz="0" w:space="0" w:color="auto"/>
          </w:divBdr>
        </w:div>
        <w:div w:id="1098209611">
          <w:marLeft w:val="480"/>
          <w:marRight w:val="0"/>
          <w:marTop w:val="0"/>
          <w:marBottom w:val="0"/>
          <w:divBdr>
            <w:top w:val="none" w:sz="0" w:space="0" w:color="auto"/>
            <w:left w:val="none" w:sz="0" w:space="0" w:color="auto"/>
            <w:bottom w:val="none" w:sz="0" w:space="0" w:color="auto"/>
            <w:right w:val="none" w:sz="0" w:space="0" w:color="auto"/>
          </w:divBdr>
        </w:div>
        <w:div w:id="1214459980">
          <w:marLeft w:val="480"/>
          <w:marRight w:val="0"/>
          <w:marTop w:val="0"/>
          <w:marBottom w:val="0"/>
          <w:divBdr>
            <w:top w:val="none" w:sz="0" w:space="0" w:color="auto"/>
            <w:left w:val="none" w:sz="0" w:space="0" w:color="auto"/>
            <w:bottom w:val="none" w:sz="0" w:space="0" w:color="auto"/>
            <w:right w:val="none" w:sz="0" w:space="0" w:color="auto"/>
          </w:divBdr>
        </w:div>
        <w:div w:id="1296253535">
          <w:marLeft w:val="480"/>
          <w:marRight w:val="0"/>
          <w:marTop w:val="0"/>
          <w:marBottom w:val="0"/>
          <w:divBdr>
            <w:top w:val="none" w:sz="0" w:space="0" w:color="auto"/>
            <w:left w:val="none" w:sz="0" w:space="0" w:color="auto"/>
            <w:bottom w:val="none" w:sz="0" w:space="0" w:color="auto"/>
            <w:right w:val="none" w:sz="0" w:space="0" w:color="auto"/>
          </w:divBdr>
        </w:div>
        <w:div w:id="1408529002">
          <w:marLeft w:val="480"/>
          <w:marRight w:val="0"/>
          <w:marTop w:val="0"/>
          <w:marBottom w:val="0"/>
          <w:divBdr>
            <w:top w:val="none" w:sz="0" w:space="0" w:color="auto"/>
            <w:left w:val="none" w:sz="0" w:space="0" w:color="auto"/>
            <w:bottom w:val="none" w:sz="0" w:space="0" w:color="auto"/>
            <w:right w:val="none" w:sz="0" w:space="0" w:color="auto"/>
          </w:divBdr>
        </w:div>
        <w:div w:id="1482116147">
          <w:marLeft w:val="480"/>
          <w:marRight w:val="0"/>
          <w:marTop w:val="0"/>
          <w:marBottom w:val="0"/>
          <w:divBdr>
            <w:top w:val="none" w:sz="0" w:space="0" w:color="auto"/>
            <w:left w:val="none" w:sz="0" w:space="0" w:color="auto"/>
            <w:bottom w:val="none" w:sz="0" w:space="0" w:color="auto"/>
            <w:right w:val="none" w:sz="0" w:space="0" w:color="auto"/>
          </w:divBdr>
        </w:div>
        <w:div w:id="1524513567">
          <w:marLeft w:val="480"/>
          <w:marRight w:val="0"/>
          <w:marTop w:val="0"/>
          <w:marBottom w:val="0"/>
          <w:divBdr>
            <w:top w:val="none" w:sz="0" w:space="0" w:color="auto"/>
            <w:left w:val="none" w:sz="0" w:space="0" w:color="auto"/>
            <w:bottom w:val="none" w:sz="0" w:space="0" w:color="auto"/>
            <w:right w:val="none" w:sz="0" w:space="0" w:color="auto"/>
          </w:divBdr>
        </w:div>
        <w:div w:id="1641381508">
          <w:marLeft w:val="480"/>
          <w:marRight w:val="0"/>
          <w:marTop w:val="0"/>
          <w:marBottom w:val="0"/>
          <w:divBdr>
            <w:top w:val="none" w:sz="0" w:space="0" w:color="auto"/>
            <w:left w:val="none" w:sz="0" w:space="0" w:color="auto"/>
            <w:bottom w:val="none" w:sz="0" w:space="0" w:color="auto"/>
            <w:right w:val="none" w:sz="0" w:space="0" w:color="auto"/>
          </w:divBdr>
        </w:div>
        <w:div w:id="1655262203">
          <w:marLeft w:val="480"/>
          <w:marRight w:val="0"/>
          <w:marTop w:val="0"/>
          <w:marBottom w:val="0"/>
          <w:divBdr>
            <w:top w:val="none" w:sz="0" w:space="0" w:color="auto"/>
            <w:left w:val="none" w:sz="0" w:space="0" w:color="auto"/>
            <w:bottom w:val="none" w:sz="0" w:space="0" w:color="auto"/>
            <w:right w:val="none" w:sz="0" w:space="0" w:color="auto"/>
          </w:divBdr>
        </w:div>
        <w:div w:id="1663316242">
          <w:marLeft w:val="480"/>
          <w:marRight w:val="0"/>
          <w:marTop w:val="0"/>
          <w:marBottom w:val="0"/>
          <w:divBdr>
            <w:top w:val="none" w:sz="0" w:space="0" w:color="auto"/>
            <w:left w:val="none" w:sz="0" w:space="0" w:color="auto"/>
            <w:bottom w:val="none" w:sz="0" w:space="0" w:color="auto"/>
            <w:right w:val="none" w:sz="0" w:space="0" w:color="auto"/>
          </w:divBdr>
        </w:div>
        <w:div w:id="1702508534">
          <w:marLeft w:val="480"/>
          <w:marRight w:val="0"/>
          <w:marTop w:val="0"/>
          <w:marBottom w:val="0"/>
          <w:divBdr>
            <w:top w:val="none" w:sz="0" w:space="0" w:color="auto"/>
            <w:left w:val="none" w:sz="0" w:space="0" w:color="auto"/>
            <w:bottom w:val="none" w:sz="0" w:space="0" w:color="auto"/>
            <w:right w:val="none" w:sz="0" w:space="0" w:color="auto"/>
          </w:divBdr>
        </w:div>
        <w:div w:id="1786122285">
          <w:marLeft w:val="480"/>
          <w:marRight w:val="0"/>
          <w:marTop w:val="0"/>
          <w:marBottom w:val="0"/>
          <w:divBdr>
            <w:top w:val="none" w:sz="0" w:space="0" w:color="auto"/>
            <w:left w:val="none" w:sz="0" w:space="0" w:color="auto"/>
            <w:bottom w:val="none" w:sz="0" w:space="0" w:color="auto"/>
            <w:right w:val="none" w:sz="0" w:space="0" w:color="auto"/>
          </w:divBdr>
        </w:div>
        <w:div w:id="1827286113">
          <w:marLeft w:val="480"/>
          <w:marRight w:val="0"/>
          <w:marTop w:val="0"/>
          <w:marBottom w:val="0"/>
          <w:divBdr>
            <w:top w:val="none" w:sz="0" w:space="0" w:color="auto"/>
            <w:left w:val="none" w:sz="0" w:space="0" w:color="auto"/>
            <w:bottom w:val="none" w:sz="0" w:space="0" w:color="auto"/>
            <w:right w:val="none" w:sz="0" w:space="0" w:color="auto"/>
          </w:divBdr>
        </w:div>
        <w:div w:id="1996447973">
          <w:marLeft w:val="480"/>
          <w:marRight w:val="0"/>
          <w:marTop w:val="0"/>
          <w:marBottom w:val="0"/>
          <w:divBdr>
            <w:top w:val="none" w:sz="0" w:space="0" w:color="auto"/>
            <w:left w:val="none" w:sz="0" w:space="0" w:color="auto"/>
            <w:bottom w:val="none" w:sz="0" w:space="0" w:color="auto"/>
            <w:right w:val="none" w:sz="0" w:space="0" w:color="auto"/>
          </w:divBdr>
        </w:div>
        <w:div w:id="2028410868">
          <w:marLeft w:val="480"/>
          <w:marRight w:val="0"/>
          <w:marTop w:val="0"/>
          <w:marBottom w:val="0"/>
          <w:divBdr>
            <w:top w:val="none" w:sz="0" w:space="0" w:color="auto"/>
            <w:left w:val="none" w:sz="0" w:space="0" w:color="auto"/>
            <w:bottom w:val="none" w:sz="0" w:space="0" w:color="auto"/>
            <w:right w:val="none" w:sz="0" w:space="0" w:color="auto"/>
          </w:divBdr>
        </w:div>
        <w:div w:id="2029062984">
          <w:marLeft w:val="480"/>
          <w:marRight w:val="0"/>
          <w:marTop w:val="0"/>
          <w:marBottom w:val="0"/>
          <w:divBdr>
            <w:top w:val="none" w:sz="0" w:space="0" w:color="auto"/>
            <w:left w:val="none" w:sz="0" w:space="0" w:color="auto"/>
            <w:bottom w:val="none" w:sz="0" w:space="0" w:color="auto"/>
            <w:right w:val="none" w:sz="0" w:space="0" w:color="auto"/>
          </w:divBdr>
        </w:div>
      </w:divsChild>
    </w:div>
    <w:div w:id="704795918">
      <w:bodyDiv w:val="1"/>
      <w:marLeft w:val="0"/>
      <w:marRight w:val="0"/>
      <w:marTop w:val="0"/>
      <w:marBottom w:val="0"/>
      <w:divBdr>
        <w:top w:val="none" w:sz="0" w:space="0" w:color="auto"/>
        <w:left w:val="none" w:sz="0" w:space="0" w:color="auto"/>
        <w:bottom w:val="none" w:sz="0" w:space="0" w:color="auto"/>
        <w:right w:val="none" w:sz="0" w:space="0" w:color="auto"/>
      </w:divBdr>
    </w:div>
    <w:div w:id="705566847">
      <w:bodyDiv w:val="1"/>
      <w:marLeft w:val="0"/>
      <w:marRight w:val="0"/>
      <w:marTop w:val="0"/>
      <w:marBottom w:val="0"/>
      <w:divBdr>
        <w:top w:val="none" w:sz="0" w:space="0" w:color="auto"/>
        <w:left w:val="none" w:sz="0" w:space="0" w:color="auto"/>
        <w:bottom w:val="none" w:sz="0" w:space="0" w:color="auto"/>
        <w:right w:val="none" w:sz="0" w:space="0" w:color="auto"/>
      </w:divBdr>
      <w:divsChild>
        <w:div w:id="59712020">
          <w:marLeft w:val="480"/>
          <w:marRight w:val="0"/>
          <w:marTop w:val="0"/>
          <w:marBottom w:val="0"/>
          <w:divBdr>
            <w:top w:val="none" w:sz="0" w:space="0" w:color="auto"/>
            <w:left w:val="none" w:sz="0" w:space="0" w:color="auto"/>
            <w:bottom w:val="none" w:sz="0" w:space="0" w:color="auto"/>
            <w:right w:val="none" w:sz="0" w:space="0" w:color="auto"/>
          </w:divBdr>
        </w:div>
        <w:div w:id="91361173">
          <w:marLeft w:val="480"/>
          <w:marRight w:val="0"/>
          <w:marTop w:val="0"/>
          <w:marBottom w:val="0"/>
          <w:divBdr>
            <w:top w:val="none" w:sz="0" w:space="0" w:color="auto"/>
            <w:left w:val="none" w:sz="0" w:space="0" w:color="auto"/>
            <w:bottom w:val="none" w:sz="0" w:space="0" w:color="auto"/>
            <w:right w:val="none" w:sz="0" w:space="0" w:color="auto"/>
          </w:divBdr>
        </w:div>
        <w:div w:id="93945083">
          <w:marLeft w:val="480"/>
          <w:marRight w:val="0"/>
          <w:marTop w:val="0"/>
          <w:marBottom w:val="0"/>
          <w:divBdr>
            <w:top w:val="none" w:sz="0" w:space="0" w:color="auto"/>
            <w:left w:val="none" w:sz="0" w:space="0" w:color="auto"/>
            <w:bottom w:val="none" w:sz="0" w:space="0" w:color="auto"/>
            <w:right w:val="none" w:sz="0" w:space="0" w:color="auto"/>
          </w:divBdr>
        </w:div>
        <w:div w:id="107892955">
          <w:marLeft w:val="480"/>
          <w:marRight w:val="0"/>
          <w:marTop w:val="0"/>
          <w:marBottom w:val="0"/>
          <w:divBdr>
            <w:top w:val="none" w:sz="0" w:space="0" w:color="auto"/>
            <w:left w:val="none" w:sz="0" w:space="0" w:color="auto"/>
            <w:bottom w:val="none" w:sz="0" w:space="0" w:color="auto"/>
            <w:right w:val="none" w:sz="0" w:space="0" w:color="auto"/>
          </w:divBdr>
        </w:div>
        <w:div w:id="238830255">
          <w:marLeft w:val="480"/>
          <w:marRight w:val="0"/>
          <w:marTop w:val="0"/>
          <w:marBottom w:val="0"/>
          <w:divBdr>
            <w:top w:val="none" w:sz="0" w:space="0" w:color="auto"/>
            <w:left w:val="none" w:sz="0" w:space="0" w:color="auto"/>
            <w:bottom w:val="none" w:sz="0" w:space="0" w:color="auto"/>
            <w:right w:val="none" w:sz="0" w:space="0" w:color="auto"/>
          </w:divBdr>
        </w:div>
        <w:div w:id="270476398">
          <w:marLeft w:val="480"/>
          <w:marRight w:val="0"/>
          <w:marTop w:val="0"/>
          <w:marBottom w:val="0"/>
          <w:divBdr>
            <w:top w:val="none" w:sz="0" w:space="0" w:color="auto"/>
            <w:left w:val="none" w:sz="0" w:space="0" w:color="auto"/>
            <w:bottom w:val="none" w:sz="0" w:space="0" w:color="auto"/>
            <w:right w:val="none" w:sz="0" w:space="0" w:color="auto"/>
          </w:divBdr>
        </w:div>
        <w:div w:id="341124190">
          <w:marLeft w:val="480"/>
          <w:marRight w:val="0"/>
          <w:marTop w:val="0"/>
          <w:marBottom w:val="0"/>
          <w:divBdr>
            <w:top w:val="none" w:sz="0" w:space="0" w:color="auto"/>
            <w:left w:val="none" w:sz="0" w:space="0" w:color="auto"/>
            <w:bottom w:val="none" w:sz="0" w:space="0" w:color="auto"/>
            <w:right w:val="none" w:sz="0" w:space="0" w:color="auto"/>
          </w:divBdr>
        </w:div>
        <w:div w:id="355666555">
          <w:marLeft w:val="480"/>
          <w:marRight w:val="0"/>
          <w:marTop w:val="0"/>
          <w:marBottom w:val="0"/>
          <w:divBdr>
            <w:top w:val="none" w:sz="0" w:space="0" w:color="auto"/>
            <w:left w:val="none" w:sz="0" w:space="0" w:color="auto"/>
            <w:bottom w:val="none" w:sz="0" w:space="0" w:color="auto"/>
            <w:right w:val="none" w:sz="0" w:space="0" w:color="auto"/>
          </w:divBdr>
        </w:div>
        <w:div w:id="387219316">
          <w:marLeft w:val="480"/>
          <w:marRight w:val="0"/>
          <w:marTop w:val="0"/>
          <w:marBottom w:val="0"/>
          <w:divBdr>
            <w:top w:val="none" w:sz="0" w:space="0" w:color="auto"/>
            <w:left w:val="none" w:sz="0" w:space="0" w:color="auto"/>
            <w:bottom w:val="none" w:sz="0" w:space="0" w:color="auto"/>
            <w:right w:val="none" w:sz="0" w:space="0" w:color="auto"/>
          </w:divBdr>
        </w:div>
        <w:div w:id="655304283">
          <w:marLeft w:val="480"/>
          <w:marRight w:val="0"/>
          <w:marTop w:val="0"/>
          <w:marBottom w:val="0"/>
          <w:divBdr>
            <w:top w:val="none" w:sz="0" w:space="0" w:color="auto"/>
            <w:left w:val="none" w:sz="0" w:space="0" w:color="auto"/>
            <w:bottom w:val="none" w:sz="0" w:space="0" w:color="auto"/>
            <w:right w:val="none" w:sz="0" w:space="0" w:color="auto"/>
          </w:divBdr>
        </w:div>
        <w:div w:id="697509344">
          <w:marLeft w:val="480"/>
          <w:marRight w:val="0"/>
          <w:marTop w:val="0"/>
          <w:marBottom w:val="0"/>
          <w:divBdr>
            <w:top w:val="none" w:sz="0" w:space="0" w:color="auto"/>
            <w:left w:val="none" w:sz="0" w:space="0" w:color="auto"/>
            <w:bottom w:val="none" w:sz="0" w:space="0" w:color="auto"/>
            <w:right w:val="none" w:sz="0" w:space="0" w:color="auto"/>
          </w:divBdr>
        </w:div>
        <w:div w:id="810169418">
          <w:marLeft w:val="480"/>
          <w:marRight w:val="0"/>
          <w:marTop w:val="0"/>
          <w:marBottom w:val="0"/>
          <w:divBdr>
            <w:top w:val="none" w:sz="0" w:space="0" w:color="auto"/>
            <w:left w:val="none" w:sz="0" w:space="0" w:color="auto"/>
            <w:bottom w:val="none" w:sz="0" w:space="0" w:color="auto"/>
            <w:right w:val="none" w:sz="0" w:space="0" w:color="auto"/>
          </w:divBdr>
        </w:div>
        <w:div w:id="834149788">
          <w:marLeft w:val="480"/>
          <w:marRight w:val="0"/>
          <w:marTop w:val="0"/>
          <w:marBottom w:val="0"/>
          <w:divBdr>
            <w:top w:val="none" w:sz="0" w:space="0" w:color="auto"/>
            <w:left w:val="none" w:sz="0" w:space="0" w:color="auto"/>
            <w:bottom w:val="none" w:sz="0" w:space="0" w:color="auto"/>
            <w:right w:val="none" w:sz="0" w:space="0" w:color="auto"/>
          </w:divBdr>
        </w:div>
        <w:div w:id="876353664">
          <w:marLeft w:val="480"/>
          <w:marRight w:val="0"/>
          <w:marTop w:val="0"/>
          <w:marBottom w:val="0"/>
          <w:divBdr>
            <w:top w:val="none" w:sz="0" w:space="0" w:color="auto"/>
            <w:left w:val="none" w:sz="0" w:space="0" w:color="auto"/>
            <w:bottom w:val="none" w:sz="0" w:space="0" w:color="auto"/>
            <w:right w:val="none" w:sz="0" w:space="0" w:color="auto"/>
          </w:divBdr>
        </w:div>
        <w:div w:id="942373482">
          <w:marLeft w:val="480"/>
          <w:marRight w:val="0"/>
          <w:marTop w:val="0"/>
          <w:marBottom w:val="0"/>
          <w:divBdr>
            <w:top w:val="none" w:sz="0" w:space="0" w:color="auto"/>
            <w:left w:val="none" w:sz="0" w:space="0" w:color="auto"/>
            <w:bottom w:val="none" w:sz="0" w:space="0" w:color="auto"/>
            <w:right w:val="none" w:sz="0" w:space="0" w:color="auto"/>
          </w:divBdr>
        </w:div>
        <w:div w:id="958803583">
          <w:marLeft w:val="480"/>
          <w:marRight w:val="0"/>
          <w:marTop w:val="0"/>
          <w:marBottom w:val="0"/>
          <w:divBdr>
            <w:top w:val="none" w:sz="0" w:space="0" w:color="auto"/>
            <w:left w:val="none" w:sz="0" w:space="0" w:color="auto"/>
            <w:bottom w:val="none" w:sz="0" w:space="0" w:color="auto"/>
            <w:right w:val="none" w:sz="0" w:space="0" w:color="auto"/>
          </w:divBdr>
        </w:div>
        <w:div w:id="999502170">
          <w:marLeft w:val="480"/>
          <w:marRight w:val="0"/>
          <w:marTop w:val="0"/>
          <w:marBottom w:val="0"/>
          <w:divBdr>
            <w:top w:val="none" w:sz="0" w:space="0" w:color="auto"/>
            <w:left w:val="none" w:sz="0" w:space="0" w:color="auto"/>
            <w:bottom w:val="none" w:sz="0" w:space="0" w:color="auto"/>
            <w:right w:val="none" w:sz="0" w:space="0" w:color="auto"/>
          </w:divBdr>
        </w:div>
        <w:div w:id="1051226915">
          <w:marLeft w:val="480"/>
          <w:marRight w:val="0"/>
          <w:marTop w:val="0"/>
          <w:marBottom w:val="0"/>
          <w:divBdr>
            <w:top w:val="none" w:sz="0" w:space="0" w:color="auto"/>
            <w:left w:val="none" w:sz="0" w:space="0" w:color="auto"/>
            <w:bottom w:val="none" w:sz="0" w:space="0" w:color="auto"/>
            <w:right w:val="none" w:sz="0" w:space="0" w:color="auto"/>
          </w:divBdr>
        </w:div>
        <w:div w:id="1157574597">
          <w:marLeft w:val="480"/>
          <w:marRight w:val="0"/>
          <w:marTop w:val="0"/>
          <w:marBottom w:val="0"/>
          <w:divBdr>
            <w:top w:val="none" w:sz="0" w:space="0" w:color="auto"/>
            <w:left w:val="none" w:sz="0" w:space="0" w:color="auto"/>
            <w:bottom w:val="none" w:sz="0" w:space="0" w:color="auto"/>
            <w:right w:val="none" w:sz="0" w:space="0" w:color="auto"/>
          </w:divBdr>
        </w:div>
        <w:div w:id="1166475818">
          <w:marLeft w:val="480"/>
          <w:marRight w:val="0"/>
          <w:marTop w:val="0"/>
          <w:marBottom w:val="0"/>
          <w:divBdr>
            <w:top w:val="none" w:sz="0" w:space="0" w:color="auto"/>
            <w:left w:val="none" w:sz="0" w:space="0" w:color="auto"/>
            <w:bottom w:val="none" w:sz="0" w:space="0" w:color="auto"/>
            <w:right w:val="none" w:sz="0" w:space="0" w:color="auto"/>
          </w:divBdr>
        </w:div>
        <w:div w:id="1219710148">
          <w:marLeft w:val="480"/>
          <w:marRight w:val="0"/>
          <w:marTop w:val="0"/>
          <w:marBottom w:val="0"/>
          <w:divBdr>
            <w:top w:val="none" w:sz="0" w:space="0" w:color="auto"/>
            <w:left w:val="none" w:sz="0" w:space="0" w:color="auto"/>
            <w:bottom w:val="none" w:sz="0" w:space="0" w:color="auto"/>
            <w:right w:val="none" w:sz="0" w:space="0" w:color="auto"/>
          </w:divBdr>
        </w:div>
        <w:div w:id="1411730908">
          <w:marLeft w:val="480"/>
          <w:marRight w:val="0"/>
          <w:marTop w:val="0"/>
          <w:marBottom w:val="0"/>
          <w:divBdr>
            <w:top w:val="none" w:sz="0" w:space="0" w:color="auto"/>
            <w:left w:val="none" w:sz="0" w:space="0" w:color="auto"/>
            <w:bottom w:val="none" w:sz="0" w:space="0" w:color="auto"/>
            <w:right w:val="none" w:sz="0" w:space="0" w:color="auto"/>
          </w:divBdr>
        </w:div>
        <w:div w:id="1615671080">
          <w:marLeft w:val="480"/>
          <w:marRight w:val="0"/>
          <w:marTop w:val="0"/>
          <w:marBottom w:val="0"/>
          <w:divBdr>
            <w:top w:val="none" w:sz="0" w:space="0" w:color="auto"/>
            <w:left w:val="none" w:sz="0" w:space="0" w:color="auto"/>
            <w:bottom w:val="none" w:sz="0" w:space="0" w:color="auto"/>
            <w:right w:val="none" w:sz="0" w:space="0" w:color="auto"/>
          </w:divBdr>
        </w:div>
        <w:div w:id="1720083734">
          <w:marLeft w:val="480"/>
          <w:marRight w:val="0"/>
          <w:marTop w:val="0"/>
          <w:marBottom w:val="0"/>
          <w:divBdr>
            <w:top w:val="none" w:sz="0" w:space="0" w:color="auto"/>
            <w:left w:val="none" w:sz="0" w:space="0" w:color="auto"/>
            <w:bottom w:val="none" w:sz="0" w:space="0" w:color="auto"/>
            <w:right w:val="none" w:sz="0" w:space="0" w:color="auto"/>
          </w:divBdr>
        </w:div>
        <w:div w:id="1724409028">
          <w:marLeft w:val="480"/>
          <w:marRight w:val="0"/>
          <w:marTop w:val="0"/>
          <w:marBottom w:val="0"/>
          <w:divBdr>
            <w:top w:val="none" w:sz="0" w:space="0" w:color="auto"/>
            <w:left w:val="none" w:sz="0" w:space="0" w:color="auto"/>
            <w:bottom w:val="none" w:sz="0" w:space="0" w:color="auto"/>
            <w:right w:val="none" w:sz="0" w:space="0" w:color="auto"/>
          </w:divBdr>
        </w:div>
        <w:div w:id="1812209003">
          <w:marLeft w:val="480"/>
          <w:marRight w:val="0"/>
          <w:marTop w:val="0"/>
          <w:marBottom w:val="0"/>
          <w:divBdr>
            <w:top w:val="none" w:sz="0" w:space="0" w:color="auto"/>
            <w:left w:val="none" w:sz="0" w:space="0" w:color="auto"/>
            <w:bottom w:val="none" w:sz="0" w:space="0" w:color="auto"/>
            <w:right w:val="none" w:sz="0" w:space="0" w:color="auto"/>
          </w:divBdr>
        </w:div>
        <w:div w:id="1819491838">
          <w:marLeft w:val="480"/>
          <w:marRight w:val="0"/>
          <w:marTop w:val="0"/>
          <w:marBottom w:val="0"/>
          <w:divBdr>
            <w:top w:val="none" w:sz="0" w:space="0" w:color="auto"/>
            <w:left w:val="none" w:sz="0" w:space="0" w:color="auto"/>
            <w:bottom w:val="none" w:sz="0" w:space="0" w:color="auto"/>
            <w:right w:val="none" w:sz="0" w:space="0" w:color="auto"/>
          </w:divBdr>
        </w:div>
        <w:div w:id="1829327938">
          <w:marLeft w:val="480"/>
          <w:marRight w:val="0"/>
          <w:marTop w:val="0"/>
          <w:marBottom w:val="0"/>
          <w:divBdr>
            <w:top w:val="none" w:sz="0" w:space="0" w:color="auto"/>
            <w:left w:val="none" w:sz="0" w:space="0" w:color="auto"/>
            <w:bottom w:val="none" w:sz="0" w:space="0" w:color="auto"/>
            <w:right w:val="none" w:sz="0" w:space="0" w:color="auto"/>
          </w:divBdr>
        </w:div>
        <w:div w:id="1863587180">
          <w:marLeft w:val="480"/>
          <w:marRight w:val="0"/>
          <w:marTop w:val="0"/>
          <w:marBottom w:val="0"/>
          <w:divBdr>
            <w:top w:val="none" w:sz="0" w:space="0" w:color="auto"/>
            <w:left w:val="none" w:sz="0" w:space="0" w:color="auto"/>
            <w:bottom w:val="none" w:sz="0" w:space="0" w:color="auto"/>
            <w:right w:val="none" w:sz="0" w:space="0" w:color="auto"/>
          </w:divBdr>
        </w:div>
        <w:div w:id="1886520993">
          <w:marLeft w:val="480"/>
          <w:marRight w:val="0"/>
          <w:marTop w:val="0"/>
          <w:marBottom w:val="0"/>
          <w:divBdr>
            <w:top w:val="none" w:sz="0" w:space="0" w:color="auto"/>
            <w:left w:val="none" w:sz="0" w:space="0" w:color="auto"/>
            <w:bottom w:val="none" w:sz="0" w:space="0" w:color="auto"/>
            <w:right w:val="none" w:sz="0" w:space="0" w:color="auto"/>
          </w:divBdr>
        </w:div>
        <w:div w:id="1895384497">
          <w:marLeft w:val="480"/>
          <w:marRight w:val="0"/>
          <w:marTop w:val="0"/>
          <w:marBottom w:val="0"/>
          <w:divBdr>
            <w:top w:val="none" w:sz="0" w:space="0" w:color="auto"/>
            <w:left w:val="none" w:sz="0" w:space="0" w:color="auto"/>
            <w:bottom w:val="none" w:sz="0" w:space="0" w:color="auto"/>
            <w:right w:val="none" w:sz="0" w:space="0" w:color="auto"/>
          </w:divBdr>
        </w:div>
        <w:div w:id="2084061142">
          <w:marLeft w:val="480"/>
          <w:marRight w:val="0"/>
          <w:marTop w:val="0"/>
          <w:marBottom w:val="0"/>
          <w:divBdr>
            <w:top w:val="none" w:sz="0" w:space="0" w:color="auto"/>
            <w:left w:val="none" w:sz="0" w:space="0" w:color="auto"/>
            <w:bottom w:val="none" w:sz="0" w:space="0" w:color="auto"/>
            <w:right w:val="none" w:sz="0" w:space="0" w:color="auto"/>
          </w:divBdr>
        </w:div>
      </w:divsChild>
    </w:div>
    <w:div w:id="707410759">
      <w:bodyDiv w:val="1"/>
      <w:marLeft w:val="0"/>
      <w:marRight w:val="0"/>
      <w:marTop w:val="0"/>
      <w:marBottom w:val="0"/>
      <w:divBdr>
        <w:top w:val="none" w:sz="0" w:space="0" w:color="auto"/>
        <w:left w:val="none" w:sz="0" w:space="0" w:color="auto"/>
        <w:bottom w:val="none" w:sz="0" w:space="0" w:color="auto"/>
        <w:right w:val="none" w:sz="0" w:space="0" w:color="auto"/>
      </w:divBdr>
    </w:div>
    <w:div w:id="714964916">
      <w:bodyDiv w:val="1"/>
      <w:marLeft w:val="0"/>
      <w:marRight w:val="0"/>
      <w:marTop w:val="0"/>
      <w:marBottom w:val="0"/>
      <w:divBdr>
        <w:top w:val="none" w:sz="0" w:space="0" w:color="auto"/>
        <w:left w:val="none" w:sz="0" w:space="0" w:color="auto"/>
        <w:bottom w:val="none" w:sz="0" w:space="0" w:color="auto"/>
        <w:right w:val="none" w:sz="0" w:space="0" w:color="auto"/>
      </w:divBdr>
    </w:div>
    <w:div w:id="723455148">
      <w:bodyDiv w:val="1"/>
      <w:marLeft w:val="0"/>
      <w:marRight w:val="0"/>
      <w:marTop w:val="0"/>
      <w:marBottom w:val="0"/>
      <w:divBdr>
        <w:top w:val="none" w:sz="0" w:space="0" w:color="auto"/>
        <w:left w:val="none" w:sz="0" w:space="0" w:color="auto"/>
        <w:bottom w:val="none" w:sz="0" w:space="0" w:color="auto"/>
        <w:right w:val="none" w:sz="0" w:space="0" w:color="auto"/>
      </w:divBdr>
    </w:div>
    <w:div w:id="727342647">
      <w:bodyDiv w:val="1"/>
      <w:marLeft w:val="0"/>
      <w:marRight w:val="0"/>
      <w:marTop w:val="0"/>
      <w:marBottom w:val="0"/>
      <w:divBdr>
        <w:top w:val="none" w:sz="0" w:space="0" w:color="auto"/>
        <w:left w:val="none" w:sz="0" w:space="0" w:color="auto"/>
        <w:bottom w:val="none" w:sz="0" w:space="0" w:color="auto"/>
        <w:right w:val="none" w:sz="0" w:space="0" w:color="auto"/>
      </w:divBdr>
    </w:div>
    <w:div w:id="730693598">
      <w:bodyDiv w:val="1"/>
      <w:marLeft w:val="0"/>
      <w:marRight w:val="0"/>
      <w:marTop w:val="0"/>
      <w:marBottom w:val="0"/>
      <w:divBdr>
        <w:top w:val="none" w:sz="0" w:space="0" w:color="auto"/>
        <w:left w:val="none" w:sz="0" w:space="0" w:color="auto"/>
        <w:bottom w:val="none" w:sz="0" w:space="0" w:color="auto"/>
        <w:right w:val="none" w:sz="0" w:space="0" w:color="auto"/>
      </w:divBdr>
      <w:divsChild>
        <w:div w:id="172957922">
          <w:marLeft w:val="480"/>
          <w:marRight w:val="0"/>
          <w:marTop w:val="0"/>
          <w:marBottom w:val="0"/>
          <w:divBdr>
            <w:top w:val="none" w:sz="0" w:space="0" w:color="auto"/>
            <w:left w:val="none" w:sz="0" w:space="0" w:color="auto"/>
            <w:bottom w:val="none" w:sz="0" w:space="0" w:color="auto"/>
            <w:right w:val="none" w:sz="0" w:space="0" w:color="auto"/>
          </w:divBdr>
        </w:div>
        <w:div w:id="175576909">
          <w:marLeft w:val="480"/>
          <w:marRight w:val="0"/>
          <w:marTop w:val="0"/>
          <w:marBottom w:val="0"/>
          <w:divBdr>
            <w:top w:val="none" w:sz="0" w:space="0" w:color="auto"/>
            <w:left w:val="none" w:sz="0" w:space="0" w:color="auto"/>
            <w:bottom w:val="none" w:sz="0" w:space="0" w:color="auto"/>
            <w:right w:val="none" w:sz="0" w:space="0" w:color="auto"/>
          </w:divBdr>
        </w:div>
        <w:div w:id="292105645">
          <w:marLeft w:val="480"/>
          <w:marRight w:val="0"/>
          <w:marTop w:val="0"/>
          <w:marBottom w:val="0"/>
          <w:divBdr>
            <w:top w:val="none" w:sz="0" w:space="0" w:color="auto"/>
            <w:left w:val="none" w:sz="0" w:space="0" w:color="auto"/>
            <w:bottom w:val="none" w:sz="0" w:space="0" w:color="auto"/>
            <w:right w:val="none" w:sz="0" w:space="0" w:color="auto"/>
          </w:divBdr>
        </w:div>
        <w:div w:id="301737386">
          <w:marLeft w:val="480"/>
          <w:marRight w:val="0"/>
          <w:marTop w:val="0"/>
          <w:marBottom w:val="0"/>
          <w:divBdr>
            <w:top w:val="none" w:sz="0" w:space="0" w:color="auto"/>
            <w:left w:val="none" w:sz="0" w:space="0" w:color="auto"/>
            <w:bottom w:val="none" w:sz="0" w:space="0" w:color="auto"/>
            <w:right w:val="none" w:sz="0" w:space="0" w:color="auto"/>
          </w:divBdr>
        </w:div>
        <w:div w:id="308478564">
          <w:marLeft w:val="480"/>
          <w:marRight w:val="0"/>
          <w:marTop w:val="0"/>
          <w:marBottom w:val="0"/>
          <w:divBdr>
            <w:top w:val="none" w:sz="0" w:space="0" w:color="auto"/>
            <w:left w:val="none" w:sz="0" w:space="0" w:color="auto"/>
            <w:bottom w:val="none" w:sz="0" w:space="0" w:color="auto"/>
            <w:right w:val="none" w:sz="0" w:space="0" w:color="auto"/>
          </w:divBdr>
        </w:div>
        <w:div w:id="398484145">
          <w:marLeft w:val="480"/>
          <w:marRight w:val="0"/>
          <w:marTop w:val="0"/>
          <w:marBottom w:val="0"/>
          <w:divBdr>
            <w:top w:val="none" w:sz="0" w:space="0" w:color="auto"/>
            <w:left w:val="none" w:sz="0" w:space="0" w:color="auto"/>
            <w:bottom w:val="none" w:sz="0" w:space="0" w:color="auto"/>
            <w:right w:val="none" w:sz="0" w:space="0" w:color="auto"/>
          </w:divBdr>
        </w:div>
        <w:div w:id="459615020">
          <w:marLeft w:val="480"/>
          <w:marRight w:val="0"/>
          <w:marTop w:val="0"/>
          <w:marBottom w:val="0"/>
          <w:divBdr>
            <w:top w:val="none" w:sz="0" w:space="0" w:color="auto"/>
            <w:left w:val="none" w:sz="0" w:space="0" w:color="auto"/>
            <w:bottom w:val="none" w:sz="0" w:space="0" w:color="auto"/>
            <w:right w:val="none" w:sz="0" w:space="0" w:color="auto"/>
          </w:divBdr>
        </w:div>
        <w:div w:id="468324623">
          <w:marLeft w:val="480"/>
          <w:marRight w:val="0"/>
          <w:marTop w:val="0"/>
          <w:marBottom w:val="0"/>
          <w:divBdr>
            <w:top w:val="none" w:sz="0" w:space="0" w:color="auto"/>
            <w:left w:val="none" w:sz="0" w:space="0" w:color="auto"/>
            <w:bottom w:val="none" w:sz="0" w:space="0" w:color="auto"/>
            <w:right w:val="none" w:sz="0" w:space="0" w:color="auto"/>
          </w:divBdr>
        </w:div>
        <w:div w:id="504131799">
          <w:marLeft w:val="480"/>
          <w:marRight w:val="0"/>
          <w:marTop w:val="0"/>
          <w:marBottom w:val="0"/>
          <w:divBdr>
            <w:top w:val="none" w:sz="0" w:space="0" w:color="auto"/>
            <w:left w:val="none" w:sz="0" w:space="0" w:color="auto"/>
            <w:bottom w:val="none" w:sz="0" w:space="0" w:color="auto"/>
            <w:right w:val="none" w:sz="0" w:space="0" w:color="auto"/>
          </w:divBdr>
        </w:div>
        <w:div w:id="536242917">
          <w:marLeft w:val="480"/>
          <w:marRight w:val="0"/>
          <w:marTop w:val="0"/>
          <w:marBottom w:val="0"/>
          <w:divBdr>
            <w:top w:val="none" w:sz="0" w:space="0" w:color="auto"/>
            <w:left w:val="none" w:sz="0" w:space="0" w:color="auto"/>
            <w:bottom w:val="none" w:sz="0" w:space="0" w:color="auto"/>
            <w:right w:val="none" w:sz="0" w:space="0" w:color="auto"/>
          </w:divBdr>
        </w:div>
        <w:div w:id="633681027">
          <w:marLeft w:val="480"/>
          <w:marRight w:val="0"/>
          <w:marTop w:val="0"/>
          <w:marBottom w:val="0"/>
          <w:divBdr>
            <w:top w:val="none" w:sz="0" w:space="0" w:color="auto"/>
            <w:left w:val="none" w:sz="0" w:space="0" w:color="auto"/>
            <w:bottom w:val="none" w:sz="0" w:space="0" w:color="auto"/>
            <w:right w:val="none" w:sz="0" w:space="0" w:color="auto"/>
          </w:divBdr>
        </w:div>
        <w:div w:id="687365686">
          <w:marLeft w:val="480"/>
          <w:marRight w:val="0"/>
          <w:marTop w:val="0"/>
          <w:marBottom w:val="0"/>
          <w:divBdr>
            <w:top w:val="none" w:sz="0" w:space="0" w:color="auto"/>
            <w:left w:val="none" w:sz="0" w:space="0" w:color="auto"/>
            <w:bottom w:val="none" w:sz="0" w:space="0" w:color="auto"/>
            <w:right w:val="none" w:sz="0" w:space="0" w:color="auto"/>
          </w:divBdr>
        </w:div>
        <w:div w:id="793251402">
          <w:marLeft w:val="480"/>
          <w:marRight w:val="0"/>
          <w:marTop w:val="0"/>
          <w:marBottom w:val="0"/>
          <w:divBdr>
            <w:top w:val="none" w:sz="0" w:space="0" w:color="auto"/>
            <w:left w:val="none" w:sz="0" w:space="0" w:color="auto"/>
            <w:bottom w:val="none" w:sz="0" w:space="0" w:color="auto"/>
            <w:right w:val="none" w:sz="0" w:space="0" w:color="auto"/>
          </w:divBdr>
        </w:div>
        <w:div w:id="833684997">
          <w:marLeft w:val="480"/>
          <w:marRight w:val="0"/>
          <w:marTop w:val="0"/>
          <w:marBottom w:val="0"/>
          <w:divBdr>
            <w:top w:val="none" w:sz="0" w:space="0" w:color="auto"/>
            <w:left w:val="none" w:sz="0" w:space="0" w:color="auto"/>
            <w:bottom w:val="none" w:sz="0" w:space="0" w:color="auto"/>
            <w:right w:val="none" w:sz="0" w:space="0" w:color="auto"/>
          </w:divBdr>
        </w:div>
        <w:div w:id="1084179234">
          <w:marLeft w:val="480"/>
          <w:marRight w:val="0"/>
          <w:marTop w:val="0"/>
          <w:marBottom w:val="0"/>
          <w:divBdr>
            <w:top w:val="none" w:sz="0" w:space="0" w:color="auto"/>
            <w:left w:val="none" w:sz="0" w:space="0" w:color="auto"/>
            <w:bottom w:val="none" w:sz="0" w:space="0" w:color="auto"/>
            <w:right w:val="none" w:sz="0" w:space="0" w:color="auto"/>
          </w:divBdr>
        </w:div>
        <w:div w:id="1154837486">
          <w:marLeft w:val="480"/>
          <w:marRight w:val="0"/>
          <w:marTop w:val="0"/>
          <w:marBottom w:val="0"/>
          <w:divBdr>
            <w:top w:val="none" w:sz="0" w:space="0" w:color="auto"/>
            <w:left w:val="none" w:sz="0" w:space="0" w:color="auto"/>
            <w:bottom w:val="none" w:sz="0" w:space="0" w:color="auto"/>
            <w:right w:val="none" w:sz="0" w:space="0" w:color="auto"/>
          </w:divBdr>
        </w:div>
        <w:div w:id="1193498606">
          <w:marLeft w:val="480"/>
          <w:marRight w:val="0"/>
          <w:marTop w:val="0"/>
          <w:marBottom w:val="0"/>
          <w:divBdr>
            <w:top w:val="none" w:sz="0" w:space="0" w:color="auto"/>
            <w:left w:val="none" w:sz="0" w:space="0" w:color="auto"/>
            <w:bottom w:val="none" w:sz="0" w:space="0" w:color="auto"/>
            <w:right w:val="none" w:sz="0" w:space="0" w:color="auto"/>
          </w:divBdr>
        </w:div>
        <w:div w:id="1327171033">
          <w:marLeft w:val="480"/>
          <w:marRight w:val="0"/>
          <w:marTop w:val="0"/>
          <w:marBottom w:val="0"/>
          <w:divBdr>
            <w:top w:val="none" w:sz="0" w:space="0" w:color="auto"/>
            <w:left w:val="none" w:sz="0" w:space="0" w:color="auto"/>
            <w:bottom w:val="none" w:sz="0" w:space="0" w:color="auto"/>
            <w:right w:val="none" w:sz="0" w:space="0" w:color="auto"/>
          </w:divBdr>
        </w:div>
        <w:div w:id="1330980306">
          <w:marLeft w:val="480"/>
          <w:marRight w:val="0"/>
          <w:marTop w:val="0"/>
          <w:marBottom w:val="0"/>
          <w:divBdr>
            <w:top w:val="none" w:sz="0" w:space="0" w:color="auto"/>
            <w:left w:val="none" w:sz="0" w:space="0" w:color="auto"/>
            <w:bottom w:val="none" w:sz="0" w:space="0" w:color="auto"/>
            <w:right w:val="none" w:sz="0" w:space="0" w:color="auto"/>
          </w:divBdr>
        </w:div>
        <w:div w:id="1423994734">
          <w:marLeft w:val="480"/>
          <w:marRight w:val="0"/>
          <w:marTop w:val="0"/>
          <w:marBottom w:val="0"/>
          <w:divBdr>
            <w:top w:val="none" w:sz="0" w:space="0" w:color="auto"/>
            <w:left w:val="none" w:sz="0" w:space="0" w:color="auto"/>
            <w:bottom w:val="none" w:sz="0" w:space="0" w:color="auto"/>
            <w:right w:val="none" w:sz="0" w:space="0" w:color="auto"/>
          </w:divBdr>
        </w:div>
        <w:div w:id="1426340256">
          <w:marLeft w:val="480"/>
          <w:marRight w:val="0"/>
          <w:marTop w:val="0"/>
          <w:marBottom w:val="0"/>
          <w:divBdr>
            <w:top w:val="none" w:sz="0" w:space="0" w:color="auto"/>
            <w:left w:val="none" w:sz="0" w:space="0" w:color="auto"/>
            <w:bottom w:val="none" w:sz="0" w:space="0" w:color="auto"/>
            <w:right w:val="none" w:sz="0" w:space="0" w:color="auto"/>
          </w:divBdr>
        </w:div>
        <w:div w:id="1452556842">
          <w:marLeft w:val="480"/>
          <w:marRight w:val="0"/>
          <w:marTop w:val="0"/>
          <w:marBottom w:val="0"/>
          <w:divBdr>
            <w:top w:val="none" w:sz="0" w:space="0" w:color="auto"/>
            <w:left w:val="none" w:sz="0" w:space="0" w:color="auto"/>
            <w:bottom w:val="none" w:sz="0" w:space="0" w:color="auto"/>
            <w:right w:val="none" w:sz="0" w:space="0" w:color="auto"/>
          </w:divBdr>
        </w:div>
        <w:div w:id="1551259931">
          <w:marLeft w:val="480"/>
          <w:marRight w:val="0"/>
          <w:marTop w:val="0"/>
          <w:marBottom w:val="0"/>
          <w:divBdr>
            <w:top w:val="none" w:sz="0" w:space="0" w:color="auto"/>
            <w:left w:val="none" w:sz="0" w:space="0" w:color="auto"/>
            <w:bottom w:val="none" w:sz="0" w:space="0" w:color="auto"/>
            <w:right w:val="none" w:sz="0" w:space="0" w:color="auto"/>
          </w:divBdr>
        </w:div>
        <w:div w:id="1586920367">
          <w:marLeft w:val="480"/>
          <w:marRight w:val="0"/>
          <w:marTop w:val="0"/>
          <w:marBottom w:val="0"/>
          <w:divBdr>
            <w:top w:val="none" w:sz="0" w:space="0" w:color="auto"/>
            <w:left w:val="none" w:sz="0" w:space="0" w:color="auto"/>
            <w:bottom w:val="none" w:sz="0" w:space="0" w:color="auto"/>
            <w:right w:val="none" w:sz="0" w:space="0" w:color="auto"/>
          </w:divBdr>
        </w:div>
        <w:div w:id="1757089992">
          <w:marLeft w:val="480"/>
          <w:marRight w:val="0"/>
          <w:marTop w:val="0"/>
          <w:marBottom w:val="0"/>
          <w:divBdr>
            <w:top w:val="none" w:sz="0" w:space="0" w:color="auto"/>
            <w:left w:val="none" w:sz="0" w:space="0" w:color="auto"/>
            <w:bottom w:val="none" w:sz="0" w:space="0" w:color="auto"/>
            <w:right w:val="none" w:sz="0" w:space="0" w:color="auto"/>
          </w:divBdr>
        </w:div>
        <w:div w:id="1778404570">
          <w:marLeft w:val="480"/>
          <w:marRight w:val="0"/>
          <w:marTop w:val="0"/>
          <w:marBottom w:val="0"/>
          <w:divBdr>
            <w:top w:val="none" w:sz="0" w:space="0" w:color="auto"/>
            <w:left w:val="none" w:sz="0" w:space="0" w:color="auto"/>
            <w:bottom w:val="none" w:sz="0" w:space="0" w:color="auto"/>
            <w:right w:val="none" w:sz="0" w:space="0" w:color="auto"/>
          </w:divBdr>
        </w:div>
        <w:div w:id="1809518785">
          <w:marLeft w:val="480"/>
          <w:marRight w:val="0"/>
          <w:marTop w:val="0"/>
          <w:marBottom w:val="0"/>
          <w:divBdr>
            <w:top w:val="none" w:sz="0" w:space="0" w:color="auto"/>
            <w:left w:val="none" w:sz="0" w:space="0" w:color="auto"/>
            <w:bottom w:val="none" w:sz="0" w:space="0" w:color="auto"/>
            <w:right w:val="none" w:sz="0" w:space="0" w:color="auto"/>
          </w:divBdr>
        </w:div>
        <w:div w:id="2078674016">
          <w:marLeft w:val="480"/>
          <w:marRight w:val="0"/>
          <w:marTop w:val="0"/>
          <w:marBottom w:val="0"/>
          <w:divBdr>
            <w:top w:val="none" w:sz="0" w:space="0" w:color="auto"/>
            <w:left w:val="none" w:sz="0" w:space="0" w:color="auto"/>
            <w:bottom w:val="none" w:sz="0" w:space="0" w:color="auto"/>
            <w:right w:val="none" w:sz="0" w:space="0" w:color="auto"/>
          </w:divBdr>
        </w:div>
      </w:divsChild>
    </w:div>
    <w:div w:id="733284096">
      <w:bodyDiv w:val="1"/>
      <w:marLeft w:val="0"/>
      <w:marRight w:val="0"/>
      <w:marTop w:val="0"/>
      <w:marBottom w:val="0"/>
      <w:divBdr>
        <w:top w:val="none" w:sz="0" w:space="0" w:color="auto"/>
        <w:left w:val="none" w:sz="0" w:space="0" w:color="auto"/>
        <w:bottom w:val="none" w:sz="0" w:space="0" w:color="auto"/>
        <w:right w:val="none" w:sz="0" w:space="0" w:color="auto"/>
      </w:divBdr>
    </w:div>
    <w:div w:id="734545908">
      <w:bodyDiv w:val="1"/>
      <w:marLeft w:val="0"/>
      <w:marRight w:val="0"/>
      <w:marTop w:val="0"/>
      <w:marBottom w:val="0"/>
      <w:divBdr>
        <w:top w:val="none" w:sz="0" w:space="0" w:color="auto"/>
        <w:left w:val="none" w:sz="0" w:space="0" w:color="auto"/>
        <w:bottom w:val="none" w:sz="0" w:space="0" w:color="auto"/>
        <w:right w:val="none" w:sz="0" w:space="0" w:color="auto"/>
      </w:divBdr>
    </w:div>
    <w:div w:id="734931133">
      <w:bodyDiv w:val="1"/>
      <w:marLeft w:val="0"/>
      <w:marRight w:val="0"/>
      <w:marTop w:val="0"/>
      <w:marBottom w:val="0"/>
      <w:divBdr>
        <w:top w:val="none" w:sz="0" w:space="0" w:color="auto"/>
        <w:left w:val="none" w:sz="0" w:space="0" w:color="auto"/>
        <w:bottom w:val="none" w:sz="0" w:space="0" w:color="auto"/>
        <w:right w:val="none" w:sz="0" w:space="0" w:color="auto"/>
      </w:divBdr>
      <w:divsChild>
        <w:div w:id="34740579">
          <w:marLeft w:val="480"/>
          <w:marRight w:val="0"/>
          <w:marTop w:val="0"/>
          <w:marBottom w:val="0"/>
          <w:divBdr>
            <w:top w:val="none" w:sz="0" w:space="0" w:color="auto"/>
            <w:left w:val="none" w:sz="0" w:space="0" w:color="auto"/>
            <w:bottom w:val="none" w:sz="0" w:space="0" w:color="auto"/>
            <w:right w:val="none" w:sz="0" w:space="0" w:color="auto"/>
          </w:divBdr>
        </w:div>
        <w:div w:id="144979374">
          <w:marLeft w:val="480"/>
          <w:marRight w:val="0"/>
          <w:marTop w:val="0"/>
          <w:marBottom w:val="0"/>
          <w:divBdr>
            <w:top w:val="none" w:sz="0" w:space="0" w:color="auto"/>
            <w:left w:val="none" w:sz="0" w:space="0" w:color="auto"/>
            <w:bottom w:val="none" w:sz="0" w:space="0" w:color="auto"/>
            <w:right w:val="none" w:sz="0" w:space="0" w:color="auto"/>
          </w:divBdr>
        </w:div>
        <w:div w:id="164908304">
          <w:marLeft w:val="480"/>
          <w:marRight w:val="0"/>
          <w:marTop w:val="0"/>
          <w:marBottom w:val="0"/>
          <w:divBdr>
            <w:top w:val="none" w:sz="0" w:space="0" w:color="auto"/>
            <w:left w:val="none" w:sz="0" w:space="0" w:color="auto"/>
            <w:bottom w:val="none" w:sz="0" w:space="0" w:color="auto"/>
            <w:right w:val="none" w:sz="0" w:space="0" w:color="auto"/>
          </w:divBdr>
        </w:div>
        <w:div w:id="195848442">
          <w:marLeft w:val="480"/>
          <w:marRight w:val="0"/>
          <w:marTop w:val="0"/>
          <w:marBottom w:val="0"/>
          <w:divBdr>
            <w:top w:val="none" w:sz="0" w:space="0" w:color="auto"/>
            <w:left w:val="none" w:sz="0" w:space="0" w:color="auto"/>
            <w:bottom w:val="none" w:sz="0" w:space="0" w:color="auto"/>
            <w:right w:val="none" w:sz="0" w:space="0" w:color="auto"/>
          </w:divBdr>
        </w:div>
        <w:div w:id="197547738">
          <w:marLeft w:val="480"/>
          <w:marRight w:val="0"/>
          <w:marTop w:val="0"/>
          <w:marBottom w:val="0"/>
          <w:divBdr>
            <w:top w:val="none" w:sz="0" w:space="0" w:color="auto"/>
            <w:left w:val="none" w:sz="0" w:space="0" w:color="auto"/>
            <w:bottom w:val="none" w:sz="0" w:space="0" w:color="auto"/>
            <w:right w:val="none" w:sz="0" w:space="0" w:color="auto"/>
          </w:divBdr>
        </w:div>
        <w:div w:id="217857946">
          <w:marLeft w:val="480"/>
          <w:marRight w:val="0"/>
          <w:marTop w:val="0"/>
          <w:marBottom w:val="0"/>
          <w:divBdr>
            <w:top w:val="none" w:sz="0" w:space="0" w:color="auto"/>
            <w:left w:val="none" w:sz="0" w:space="0" w:color="auto"/>
            <w:bottom w:val="none" w:sz="0" w:space="0" w:color="auto"/>
            <w:right w:val="none" w:sz="0" w:space="0" w:color="auto"/>
          </w:divBdr>
        </w:div>
        <w:div w:id="251624151">
          <w:marLeft w:val="480"/>
          <w:marRight w:val="0"/>
          <w:marTop w:val="0"/>
          <w:marBottom w:val="0"/>
          <w:divBdr>
            <w:top w:val="none" w:sz="0" w:space="0" w:color="auto"/>
            <w:left w:val="none" w:sz="0" w:space="0" w:color="auto"/>
            <w:bottom w:val="none" w:sz="0" w:space="0" w:color="auto"/>
            <w:right w:val="none" w:sz="0" w:space="0" w:color="auto"/>
          </w:divBdr>
        </w:div>
        <w:div w:id="435449446">
          <w:marLeft w:val="480"/>
          <w:marRight w:val="0"/>
          <w:marTop w:val="0"/>
          <w:marBottom w:val="0"/>
          <w:divBdr>
            <w:top w:val="none" w:sz="0" w:space="0" w:color="auto"/>
            <w:left w:val="none" w:sz="0" w:space="0" w:color="auto"/>
            <w:bottom w:val="none" w:sz="0" w:space="0" w:color="auto"/>
            <w:right w:val="none" w:sz="0" w:space="0" w:color="auto"/>
          </w:divBdr>
        </w:div>
        <w:div w:id="590816738">
          <w:marLeft w:val="480"/>
          <w:marRight w:val="0"/>
          <w:marTop w:val="0"/>
          <w:marBottom w:val="0"/>
          <w:divBdr>
            <w:top w:val="none" w:sz="0" w:space="0" w:color="auto"/>
            <w:left w:val="none" w:sz="0" w:space="0" w:color="auto"/>
            <w:bottom w:val="none" w:sz="0" w:space="0" w:color="auto"/>
            <w:right w:val="none" w:sz="0" w:space="0" w:color="auto"/>
          </w:divBdr>
        </w:div>
        <w:div w:id="707489818">
          <w:marLeft w:val="480"/>
          <w:marRight w:val="0"/>
          <w:marTop w:val="0"/>
          <w:marBottom w:val="0"/>
          <w:divBdr>
            <w:top w:val="none" w:sz="0" w:space="0" w:color="auto"/>
            <w:left w:val="none" w:sz="0" w:space="0" w:color="auto"/>
            <w:bottom w:val="none" w:sz="0" w:space="0" w:color="auto"/>
            <w:right w:val="none" w:sz="0" w:space="0" w:color="auto"/>
          </w:divBdr>
        </w:div>
        <w:div w:id="751702220">
          <w:marLeft w:val="480"/>
          <w:marRight w:val="0"/>
          <w:marTop w:val="0"/>
          <w:marBottom w:val="0"/>
          <w:divBdr>
            <w:top w:val="none" w:sz="0" w:space="0" w:color="auto"/>
            <w:left w:val="none" w:sz="0" w:space="0" w:color="auto"/>
            <w:bottom w:val="none" w:sz="0" w:space="0" w:color="auto"/>
            <w:right w:val="none" w:sz="0" w:space="0" w:color="auto"/>
          </w:divBdr>
        </w:div>
        <w:div w:id="771366495">
          <w:marLeft w:val="480"/>
          <w:marRight w:val="0"/>
          <w:marTop w:val="0"/>
          <w:marBottom w:val="0"/>
          <w:divBdr>
            <w:top w:val="none" w:sz="0" w:space="0" w:color="auto"/>
            <w:left w:val="none" w:sz="0" w:space="0" w:color="auto"/>
            <w:bottom w:val="none" w:sz="0" w:space="0" w:color="auto"/>
            <w:right w:val="none" w:sz="0" w:space="0" w:color="auto"/>
          </w:divBdr>
        </w:div>
        <w:div w:id="784616360">
          <w:marLeft w:val="480"/>
          <w:marRight w:val="0"/>
          <w:marTop w:val="0"/>
          <w:marBottom w:val="0"/>
          <w:divBdr>
            <w:top w:val="none" w:sz="0" w:space="0" w:color="auto"/>
            <w:left w:val="none" w:sz="0" w:space="0" w:color="auto"/>
            <w:bottom w:val="none" w:sz="0" w:space="0" w:color="auto"/>
            <w:right w:val="none" w:sz="0" w:space="0" w:color="auto"/>
          </w:divBdr>
        </w:div>
        <w:div w:id="852181911">
          <w:marLeft w:val="480"/>
          <w:marRight w:val="0"/>
          <w:marTop w:val="0"/>
          <w:marBottom w:val="0"/>
          <w:divBdr>
            <w:top w:val="none" w:sz="0" w:space="0" w:color="auto"/>
            <w:left w:val="none" w:sz="0" w:space="0" w:color="auto"/>
            <w:bottom w:val="none" w:sz="0" w:space="0" w:color="auto"/>
            <w:right w:val="none" w:sz="0" w:space="0" w:color="auto"/>
          </w:divBdr>
        </w:div>
        <w:div w:id="897325418">
          <w:marLeft w:val="480"/>
          <w:marRight w:val="0"/>
          <w:marTop w:val="0"/>
          <w:marBottom w:val="0"/>
          <w:divBdr>
            <w:top w:val="none" w:sz="0" w:space="0" w:color="auto"/>
            <w:left w:val="none" w:sz="0" w:space="0" w:color="auto"/>
            <w:bottom w:val="none" w:sz="0" w:space="0" w:color="auto"/>
            <w:right w:val="none" w:sz="0" w:space="0" w:color="auto"/>
          </w:divBdr>
        </w:div>
        <w:div w:id="939139733">
          <w:marLeft w:val="480"/>
          <w:marRight w:val="0"/>
          <w:marTop w:val="0"/>
          <w:marBottom w:val="0"/>
          <w:divBdr>
            <w:top w:val="none" w:sz="0" w:space="0" w:color="auto"/>
            <w:left w:val="none" w:sz="0" w:space="0" w:color="auto"/>
            <w:bottom w:val="none" w:sz="0" w:space="0" w:color="auto"/>
            <w:right w:val="none" w:sz="0" w:space="0" w:color="auto"/>
          </w:divBdr>
        </w:div>
        <w:div w:id="1054081117">
          <w:marLeft w:val="480"/>
          <w:marRight w:val="0"/>
          <w:marTop w:val="0"/>
          <w:marBottom w:val="0"/>
          <w:divBdr>
            <w:top w:val="none" w:sz="0" w:space="0" w:color="auto"/>
            <w:left w:val="none" w:sz="0" w:space="0" w:color="auto"/>
            <w:bottom w:val="none" w:sz="0" w:space="0" w:color="auto"/>
            <w:right w:val="none" w:sz="0" w:space="0" w:color="auto"/>
          </w:divBdr>
        </w:div>
        <w:div w:id="1076980600">
          <w:marLeft w:val="480"/>
          <w:marRight w:val="0"/>
          <w:marTop w:val="0"/>
          <w:marBottom w:val="0"/>
          <w:divBdr>
            <w:top w:val="none" w:sz="0" w:space="0" w:color="auto"/>
            <w:left w:val="none" w:sz="0" w:space="0" w:color="auto"/>
            <w:bottom w:val="none" w:sz="0" w:space="0" w:color="auto"/>
            <w:right w:val="none" w:sz="0" w:space="0" w:color="auto"/>
          </w:divBdr>
        </w:div>
        <w:div w:id="1139954263">
          <w:marLeft w:val="480"/>
          <w:marRight w:val="0"/>
          <w:marTop w:val="0"/>
          <w:marBottom w:val="0"/>
          <w:divBdr>
            <w:top w:val="none" w:sz="0" w:space="0" w:color="auto"/>
            <w:left w:val="none" w:sz="0" w:space="0" w:color="auto"/>
            <w:bottom w:val="none" w:sz="0" w:space="0" w:color="auto"/>
            <w:right w:val="none" w:sz="0" w:space="0" w:color="auto"/>
          </w:divBdr>
        </w:div>
        <w:div w:id="1147084853">
          <w:marLeft w:val="480"/>
          <w:marRight w:val="0"/>
          <w:marTop w:val="0"/>
          <w:marBottom w:val="0"/>
          <w:divBdr>
            <w:top w:val="none" w:sz="0" w:space="0" w:color="auto"/>
            <w:left w:val="none" w:sz="0" w:space="0" w:color="auto"/>
            <w:bottom w:val="none" w:sz="0" w:space="0" w:color="auto"/>
            <w:right w:val="none" w:sz="0" w:space="0" w:color="auto"/>
          </w:divBdr>
        </w:div>
        <w:div w:id="1276018501">
          <w:marLeft w:val="480"/>
          <w:marRight w:val="0"/>
          <w:marTop w:val="0"/>
          <w:marBottom w:val="0"/>
          <w:divBdr>
            <w:top w:val="none" w:sz="0" w:space="0" w:color="auto"/>
            <w:left w:val="none" w:sz="0" w:space="0" w:color="auto"/>
            <w:bottom w:val="none" w:sz="0" w:space="0" w:color="auto"/>
            <w:right w:val="none" w:sz="0" w:space="0" w:color="auto"/>
          </w:divBdr>
        </w:div>
        <w:div w:id="1572081938">
          <w:marLeft w:val="480"/>
          <w:marRight w:val="0"/>
          <w:marTop w:val="0"/>
          <w:marBottom w:val="0"/>
          <w:divBdr>
            <w:top w:val="none" w:sz="0" w:space="0" w:color="auto"/>
            <w:left w:val="none" w:sz="0" w:space="0" w:color="auto"/>
            <w:bottom w:val="none" w:sz="0" w:space="0" w:color="auto"/>
            <w:right w:val="none" w:sz="0" w:space="0" w:color="auto"/>
          </w:divBdr>
        </w:div>
        <w:div w:id="1599101818">
          <w:marLeft w:val="480"/>
          <w:marRight w:val="0"/>
          <w:marTop w:val="0"/>
          <w:marBottom w:val="0"/>
          <w:divBdr>
            <w:top w:val="none" w:sz="0" w:space="0" w:color="auto"/>
            <w:left w:val="none" w:sz="0" w:space="0" w:color="auto"/>
            <w:bottom w:val="none" w:sz="0" w:space="0" w:color="auto"/>
            <w:right w:val="none" w:sz="0" w:space="0" w:color="auto"/>
          </w:divBdr>
        </w:div>
        <w:div w:id="1613200522">
          <w:marLeft w:val="480"/>
          <w:marRight w:val="0"/>
          <w:marTop w:val="0"/>
          <w:marBottom w:val="0"/>
          <w:divBdr>
            <w:top w:val="none" w:sz="0" w:space="0" w:color="auto"/>
            <w:left w:val="none" w:sz="0" w:space="0" w:color="auto"/>
            <w:bottom w:val="none" w:sz="0" w:space="0" w:color="auto"/>
            <w:right w:val="none" w:sz="0" w:space="0" w:color="auto"/>
          </w:divBdr>
        </w:div>
        <w:div w:id="1660766772">
          <w:marLeft w:val="480"/>
          <w:marRight w:val="0"/>
          <w:marTop w:val="0"/>
          <w:marBottom w:val="0"/>
          <w:divBdr>
            <w:top w:val="none" w:sz="0" w:space="0" w:color="auto"/>
            <w:left w:val="none" w:sz="0" w:space="0" w:color="auto"/>
            <w:bottom w:val="none" w:sz="0" w:space="0" w:color="auto"/>
            <w:right w:val="none" w:sz="0" w:space="0" w:color="auto"/>
          </w:divBdr>
        </w:div>
        <w:div w:id="1710910505">
          <w:marLeft w:val="480"/>
          <w:marRight w:val="0"/>
          <w:marTop w:val="0"/>
          <w:marBottom w:val="0"/>
          <w:divBdr>
            <w:top w:val="none" w:sz="0" w:space="0" w:color="auto"/>
            <w:left w:val="none" w:sz="0" w:space="0" w:color="auto"/>
            <w:bottom w:val="none" w:sz="0" w:space="0" w:color="auto"/>
            <w:right w:val="none" w:sz="0" w:space="0" w:color="auto"/>
          </w:divBdr>
        </w:div>
        <w:div w:id="1733969894">
          <w:marLeft w:val="480"/>
          <w:marRight w:val="0"/>
          <w:marTop w:val="0"/>
          <w:marBottom w:val="0"/>
          <w:divBdr>
            <w:top w:val="none" w:sz="0" w:space="0" w:color="auto"/>
            <w:left w:val="none" w:sz="0" w:space="0" w:color="auto"/>
            <w:bottom w:val="none" w:sz="0" w:space="0" w:color="auto"/>
            <w:right w:val="none" w:sz="0" w:space="0" w:color="auto"/>
          </w:divBdr>
        </w:div>
        <w:div w:id="1896429349">
          <w:marLeft w:val="480"/>
          <w:marRight w:val="0"/>
          <w:marTop w:val="0"/>
          <w:marBottom w:val="0"/>
          <w:divBdr>
            <w:top w:val="none" w:sz="0" w:space="0" w:color="auto"/>
            <w:left w:val="none" w:sz="0" w:space="0" w:color="auto"/>
            <w:bottom w:val="none" w:sz="0" w:space="0" w:color="auto"/>
            <w:right w:val="none" w:sz="0" w:space="0" w:color="auto"/>
          </w:divBdr>
        </w:div>
        <w:div w:id="1907648318">
          <w:marLeft w:val="480"/>
          <w:marRight w:val="0"/>
          <w:marTop w:val="0"/>
          <w:marBottom w:val="0"/>
          <w:divBdr>
            <w:top w:val="none" w:sz="0" w:space="0" w:color="auto"/>
            <w:left w:val="none" w:sz="0" w:space="0" w:color="auto"/>
            <w:bottom w:val="none" w:sz="0" w:space="0" w:color="auto"/>
            <w:right w:val="none" w:sz="0" w:space="0" w:color="auto"/>
          </w:divBdr>
        </w:div>
        <w:div w:id="1935361494">
          <w:marLeft w:val="480"/>
          <w:marRight w:val="0"/>
          <w:marTop w:val="0"/>
          <w:marBottom w:val="0"/>
          <w:divBdr>
            <w:top w:val="none" w:sz="0" w:space="0" w:color="auto"/>
            <w:left w:val="none" w:sz="0" w:space="0" w:color="auto"/>
            <w:bottom w:val="none" w:sz="0" w:space="0" w:color="auto"/>
            <w:right w:val="none" w:sz="0" w:space="0" w:color="auto"/>
          </w:divBdr>
        </w:div>
        <w:div w:id="2074157812">
          <w:marLeft w:val="480"/>
          <w:marRight w:val="0"/>
          <w:marTop w:val="0"/>
          <w:marBottom w:val="0"/>
          <w:divBdr>
            <w:top w:val="none" w:sz="0" w:space="0" w:color="auto"/>
            <w:left w:val="none" w:sz="0" w:space="0" w:color="auto"/>
            <w:bottom w:val="none" w:sz="0" w:space="0" w:color="auto"/>
            <w:right w:val="none" w:sz="0" w:space="0" w:color="auto"/>
          </w:divBdr>
        </w:div>
        <w:div w:id="2147159276">
          <w:marLeft w:val="480"/>
          <w:marRight w:val="0"/>
          <w:marTop w:val="0"/>
          <w:marBottom w:val="0"/>
          <w:divBdr>
            <w:top w:val="none" w:sz="0" w:space="0" w:color="auto"/>
            <w:left w:val="none" w:sz="0" w:space="0" w:color="auto"/>
            <w:bottom w:val="none" w:sz="0" w:space="0" w:color="auto"/>
            <w:right w:val="none" w:sz="0" w:space="0" w:color="auto"/>
          </w:divBdr>
        </w:div>
      </w:divsChild>
    </w:div>
    <w:div w:id="735709036">
      <w:bodyDiv w:val="1"/>
      <w:marLeft w:val="0"/>
      <w:marRight w:val="0"/>
      <w:marTop w:val="0"/>
      <w:marBottom w:val="0"/>
      <w:divBdr>
        <w:top w:val="none" w:sz="0" w:space="0" w:color="auto"/>
        <w:left w:val="none" w:sz="0" w:space="0" w:color="auto"/>
        <w:bottom w:val="none" w:sz="0" w:space="0" w:color="auto"/>
        <w:right w:val="none" w:sz="0" w:space="0" w:color="auto"/>
      </w:divBdr>
    </w:div>
    <w:div w:id="736050814">
      <w:bodyDiv w:val="1"/>
      <w:marLeft w:val="0"/>
      <w:marRight w:val="0"/>
      <w:marTop w:val="0"/>
      <w:marBottom w:val="0"/>
      <w:divBdr>
        <w:top w:val="none" w:sz="0" w:space="0" w:color="auto"/>
        <w:left w:val="none" w:sz="0" w:space="0" w:color="auto"/>
        <w:bottom w:val="none" w:sz="0" w:space="0" w:color="auto"/>
        <w:right w:val="none" w:sz="0" w:space="0" w:color="auto"/>
      </w:divBdr>
    </w:div>
    <w:div w:id="739790068">
      <w:bodyDiv w:val="1"/>
      <w:marLeft w:val="0"/>
      <w:marRight w:val="0"/>
      <w:marTop w:val="0"/>
      <w:marBottom w:val="0"/>
      <w:divBdr>
        <w:top w:val="none" w:sz="0" w:space="0" w:color="auto"/>
        <w:left w:val="none" w:sz="0" w:space="0" w:color="auto"/>
        <w:bottom w:val="none" w:sz="0" w:space="0" w:color="auto"/>
        <w:right w:val="none" w:sz="0" w:space="0" w:color="auto"/>
      </w:divBdr>
    </w:div>
    <w:div w:id="740326166">
      <w:bodyDiv w:val="1"/>
      <w:marLeft w:val="0"/>
      <w:marRight w:val="0"/>
      <w:marTop w:val="0"/>
      <w:marBottom w:val="0"/>
      <w:divBdr>
        <w:top w:val="none" w:sz="0" w:space="0" w:color="auto"/>
        <w:left w:val="none" w:sz="0" w:space="0" w:color="auto"/>
        <w:bottom w:val="none" w:sz="0" w:space="0" w:color="auto"/>
        <w:right w:val="none" w:sz="0" w:space="0" w:color="auto"/>
      </w:divBdr>
      <w:divsChild>
        <w:div w:id="80150721">
          <w:marLeft w:val="640"/>
          <w:marRight w:val="0"/>
          <w:marTop w:val="0"/>
          <w:marBottom w:val="0"/>
          <w:divBdr>
            <w:top w:val="none" w:sz="0" w:space="0" w:color="auto"/>
            <w:left w:val="none" w:sz="0" w:space="0" w:color="auto"/>
            <w:bottom w:val="none" w:sz="0" w:space="0" w:color="auto"/>
            <w:right w:val="none" w:sz="0" w:space="0" w:color="auto"/>
          </w:divBdr>
        </w:div>
        <w:div w:id="121116661">
          <w:marLeft w:val="640"/>
          <w:marRight w:val="0"/>
          <w:marTop w:val="0"/>
          <w:marBottom w:val="0"/>
          <w:divBdr>
            <w:top w:val="none" w:sz="0" w:space="0" w:color="auto"/>
            <w:left w:val="none" w:sz="0" w:space="0" w:color="auto"/>
            <w:bottom w:val="none" w:sz="0" w:space="0" w:color="auto"/>
            <w:right w:val="none" w:sz="0" w:space="0" w:color="auto"/>
          </w:divBdr>
        </w:div>
        <w:div w:id="129171565">
          <w:marLeft w:val="640"/>
          <w:marRight w:val="0"/>
          <w:marTop w:val="0"/>
          <w:marBottom w:val="0"/>
          <w:divBdr>
            <w:top w:val="none" w:sz="0" w:space="0" w:color="auto"/>
            <w:left w:val="none" w:sz="0" w:space="0" w:color="auto"/>
            <w:bottom w:val="none" w:sz="0" w:space="0" w:color="auto"/>
            <w:right w:val="none" w:sz="0" w:space="0" w:color="auto"/>
          </w:divBdr>
        </w:div>
        <w:div w:id="214896073">
          <w:marLeft w:val="640"/>
          <w:marRight w:val="0"/>
          <w:marTop w:val="0"/>
          <w:marBottom w:val="0"/>
          <w:divBdr>
            <w:top w:val="none" w:sz="0" w:space="0" w:color="auto"/>
            <w:left w:val="none" w:sz="0" w:space="0" w:color="auto"/>
            <w:bottom w:val="none" w:sz="0" w:space="0" w:color="auto"/>
            <w:right w:val="none" w:sz="0" w:space="0" w:color="auto"/>
          </w:divBdr>
        </w:div>
        <w:div w:id="404108331">
          <w:marLeft w:val="640"/>
          <w:marRight w:val="0"/>
          <w:marTop w:val="0"/>
          <w:marBottom w:val="0"/>
          <w:divBdr>
            <w:top w:val="none" w:sz="0" w:space="0" w:color="auto"/>
            <w:left w:val="none" w:sz="0" w:space="0" w:color="auto"/>
            <w:bottom w:val="none" w:sz="0" w:space="0" w:color="auto"/>
            <w:right w:val="none" w:sz="0" w:space="0" w:color="auto"/>
          </w:divBdr>
        </w:div>
        <w:div w:id="422340517">
          <w:marLeft w:val="640"/>
          <w:marRight w:val="0"/>
          <w:marTop w:val="0"/>
          <w:marBottom w:val="0"/>
          <w:divBdr>
            <w:top w:val="none" w:sz="0" w:space="0" w:color="auto"/>
            <w:left w:val="none" w:sz="0" w:space="0" w:color="auto"/>
            <w:bottom w:val="none" w:sz="0" w:space="0" w:color="auto"/>
            <w:right w:val="none" w:sz="0" w:space="0" w:color="auto"/>
          </w:divBdr>
        </w:div>
        <w:div w:id="509099446">
          <w:marLeft w:val="640"/>
          <w:marRight w:val="0"/>
          <w:marTop w:val="0"/>
          <w:marBottom w:val="0"/>
          <w:divBdr>
            <w:top w:val="none" w:sz="0" w:space="0" w:color="auto"/>
            <w:left w:val="none" w:sz="0" w:space="0" w:color="auto"/>
            <w:bottom w:val="none" w:sz="0" w:space="0" w:color="auto"/>
            <w:right w:val="none" w:sz="0" w:space="0" w:color="auto"/>
          </w:divBdr>
        </w:div>
        <w:div w:id="518201996">
          <w:marLeft w:val="640"/>
          <w:marRight w:val="0"/>
          <w:marTop w:val="0"/>
          <w:marBottom w:val="0"/>
          <w:divBdr>
            <w:top w:val="none" w:sz="0" w:space="0" w:color="auto"/>
            <w:left w:val="none" w:sz="0" w:space="0" w:color="auto"/>
            <w:bottom w:val="none" w:sz="0" w:space="0" w:color="auto"/>
            <w:right w:val="none" w:sz="0" w:space="0" w:color="auto"/>
          </w:divBdr>
        </w:div>
        <w:div w:id="673457004">
          <w:marLeft w:val="640"/>
          <w:marRight w:val="0"/>
          <w:marTop w:val="0"/>
          <w:marBottom w:val="0"/>
          <w:divBdr>
            <w:top w:val="none" w:sz="0" w:space="0" w:color="auto"/>
            <w:left w:val="none" w:sz="0" w:space="0" w:color="auto"/>
            <w:bottom w:val="none" w:sz="0" w:space="0" w:color="auto"/>
            <w:right w:val="none" w:sz="0" w:space="0" w:color="auto"/>
          </w:divBdr>
        </w:div>
        <w:div w:id="685912808">
          <w:marLeft w:val="640"/>
          <w:marRight w:val="0"/>
          <w:marTop w:val="0"/>
          <w:marBottom w:val="0"/>
          <w:divBdr>
            <w:top w:val="none" w:sz="0" w:space="0" w:color="auto"/>
            <w:left w:val="none" w:sz="0" w:space="0" w:color="auto"/>
            <w:bottom w:val="none" w:sz="0" w:space="0" w:color="auto"/>
            <w:right w:val="none" w:sz="0" w:space="0" w:color="auto"/>
          </w:divBdr>
        </w:div>
        <w:div w:id="725882616">
          <w:marLeft w:val="640"/>
          <w:marRight w:val="0"/>
          <w:marTop w:val="0"/>
          <w:marBottom w:val="0"/>
          <w:divBdr>
            <w:top w:val="none" w:sz="0" w:space="0" w:color="auto"/>
            <w:left w:val="none" w:sz="0" w:space="0" w:color="auto"/>
            <w:bottom w:val="none" w:sz="0" w:space="0" w:color="auto"/>
            <w:right w:val="none" w:sz="0" w:space="0" w:color="auto"/>
          </w:divBdr>
        </w:div>
        <w:div w:id="758260284">
          <w:marLeft w:val="640"/>
          <w:marRight w:val="0"/>
          <w:marTop w:val="0"/>
          <w:marBottom w:val="0"/>
          <w:divBdr>
            <w:top w:val="none" w:sz="0" w:space="0" w:color="auto"/>
            <w:left w:val="none" w:sz="0" w:space="0" w:color="auto"/>
            <w:bottom w:val="none" w:sz="0" w:space="0" w:color="auto"/>
            <w:right w:val="none" w:sz="0" w:space="0" w:color="auto"/>
          </w:divBdr>
        </w:div>
        <w:div w:id="825124659">
          <w:marLeft w:val="640"/>
          <w:marRight w:val="0"/>
          <w:marTop w:val="0"/>
          <w:marBottom w:val="0"/>
          <w:divBdr>
            <w:top w:val="none" w:sz="0" w:space="0" w:color="auto"/>
            <w:left w:val="none" w:sz="0" w:space="0" w:color="auto"/>
            <w:bottom w:val="none" w:sz="0" w:space="0" w:color="auto"/>
            <w:right w:val="none" w:sz="0" w:space="0" w:color="auto"/>
          </w:divBdr>
        </w:div>
        <w:div w:id="864169974">
          <w:marLeft w:val="640"/>
          <w:marRight w:val="0"/>
          <w:marTop w:val="0"/>
          <w:marBottom w:val="0"/>
          <w:divBdr>
            <w:top w:val="none" w:sz="0" w:space="0" w:color="auto"/>
            <w:left w:val="none" w:sz="0" w:space="0" w:color="auto"/>
            <w:bottom w:val="none" w:sz="0" w:space="0" w:color="auto"/>
            <w:right w:val="none" w:sz="0" w:space="0" w:color="auto"/>
          </w:divBdr>
        </w:div>
        <w:div w:id="868646411">
          <w:marLeft w:val="640"/>
          <w:marRight w:val="0"/>
          <w:marTop w:val="0"/>
          <w:marBottom w:val="0"/>
          <w:divBdr>
            <w:top w:val="none" w:sz="0" w:space="0" w:color="auto"/>
            <w:left w:val="none" w:sz="0" w:space="0" w:color="auto"/>
            <w:bottom w:val="none" w:sz="0" w:space="0" w:color="auto"/>
            <w:right w:val="none" w:sz="0" w:space="0" w:color="auto"/>
          </w:divBdr>
        </w:div>
        <w:div w:id="910502921">
          <w:marLeft w:val="640"/>
          <w:marRight w:val="0"/>
          <w:marTop w:val="0"/>
          <w:marBottom w:val="0"/>
          <w:divBdr>
            <w:top w:val="none" w:sz="0" w:space="0" w:color="auto"/>
            <w:left w:val="none" w:sz="0" w:space="0" w:color="auto"/>
            <w:bottom w:val="none" w:sz="0" w:space="0" w:color="auto"/>
            <w:right w:val="none" w:sz="0" w:space="0" w:color="auto"/>
          </w:divBdr>
        </w:div>
        <w:div w:id="922296164">
          <w:marLeft w:val="640"/>
          <w:marRight w:val="0"/>
          <w:marTop w:val="0"/>
          <w:marBottom w:val="0"/>
          <w:divBdr>
            <w:top w:val="none" w:sz="0" w:space="0" w:color="auto"/>
            <w:left w:val="none" w:sz="0" w:space="0" w:color="auto"/>
            <w:bottom w:val="none" w:sz="0" w:space="0" w:color="auto"/>
            <w:right w:val="none" w:sz="0" w:space="0" w:color="auto"/>
          </w:divBdr>
        </w:div>
        <w:div w:id="969554946">
          <w:marLeft w:val="640"/>
          <w:marRight w:val="0"/>
          <w:marTop w:val="0"/>
          <w:marBottom w:val="0"/>
          <w:divBdr>
            <w:top w:val="none" w:sz="0" w:space="0" w:color="auto"/>
            <w:left w:val="none" w:sz="0" w:space="0" w:color="auto"/>
            <w:bottom w:val="none" w:sz="0" w:space="0" w:color="auto"/>
            <w:right w:val="none" w:sz="0" w:space="0" w:color="auto"/>
          </w:divBdr>
        </w:div>
        <w:div w:id="982810578">
          <w:marLeft w:val="640"/>
          <w:marRight w:val="0"/>
          <w:marTop w:val="0"/>
          <w:marBottom w:val="0"/>
          <w:divBdr>
            <w:top w:val="none" w:sz="0" w:space="0" w:color="auto"/>
            <w:left w:val="none" w:sz="0" w:space="0" w:color="auto"/>
            <w:bottom w:val="none" w:sz="0" w:space="0" w:color="auto"/>
            <w:right w:val="none" w:sz="0" w:space="0" w:color="auto"/>
          </w:divBdr>
        </w:div>
        <w:div w:id="990136771">
          <w:marLeft w:val="640"/>
          <w:marRight w:val="0"/>
          <w:marTop w:val="0"/>
          <w:marBottom w:val="0"/>
          <w:divBdr>
            <w:top w:val="none" w:sz="0" w:space="0" w:color="auto"/>
            <w:left w:val="none" w:sz="0" w:space="0" w:color="auto"/>
            <w:bottom w:val="none" w:sz="0" w:space="0" w:color="auto"/>
            <w:right w:val="none" w:sz="0" w:space="0" w:color="auto"/>
          </w:divBdr>
        </w:div>
        <w:div w:id="1141457342">
          <w:marLeft w:val="640"/>
          <w:marRight w:val="0"/>
          <w:marTop w:val="0"/>
          <w:marBottom w:val="0"/>
          <w:divBdr>
            <w:top w:val="none" w:sz="0" w:space="0" w:color="auto"/>
            <w:left w:val="none" w:sz="0" w:space="0" w:color="auto"/>
            <w:bottom w:val="none" w:sz="0" w:space="0" w:color="auto"/>
            <w:right w:val="none" w:sz="0" w:space="0" w:color="auto"/>
          </w:divBdr>
        </w:div>
        <w:div w:id="1154687695">
          <w:marLeft w:val="640"/>
          <w:marRight w:val="0"/>
          <w:marTop w:val="0"/>
          <w:marBottom w:val="0"/>
          <w:divBdr>
            <w:top w:val="none" w:sz="0" w:space="0" w:color="auto"/>
            <w:left w:val="none" w:sz="0" w:space="0" w:color="auto"/>
            <w:bottom w:val="none" w:sz="0" w:space="0" w:color="auto"/>
            <w:right w:val="none" w:sz="0" w:space="0" w:color="auto"/>
          </w:divBdr>
        </w:div>
        <w:div w:id="1182015603">
          <w:marLeft w:val="640"/>
          <w:marRight w:val="0"/>
          <w:marTop w:val="0"/>
          <w:marBottom w:val="0"/>
          <w:divBdr>
            <w:top w:val="none" w:sz="0" w:space="0" w:color="auto"/>
            <w:left w:val="none" w:sz="0" w:space="0" w:color="auto"/>
            <w:bottom w:val="none" w:sz="0" w:space="0" w:color="auto"/>
            <w:right w:val="none" w:sz="0" w:space="0" w:color="auto"/>
          </w:divBdr>
        </w:div>
        <w:div w:id="1223520972">
          <w:marLeft w:val="640"/>
          <w:marRight w:val="0"/>
          <w:marTop w:val="0"/>
          <w:marBottom w:val="0"/>
          <w:divBdr>
            <w:top w:val="none" w:sz="0" w:space="0" w:color="auto"/>
            <w:left w:val="none" w:sz="0" w:space="0" w:color="auto"/>
            <w:bottom w:val="none" w:sz="0" w:space="0" w:color="auto"/>
            <w:right w:val="none" w:sz="0" w:space="0" w:color="auto"/>
          </w:divBdr>
        </w:div>
        <w:div w:id="1250847506">
          <w:marLeft w:val="640"/>
          <w:marRight w:val="0"/>
          <w:marTop w:val="0"/>
          <w:marBottom w:val="0"/>
          <w:divBdr>
            <w:top w:val="none" w:sz="0" w:space="0" w:color="auto"/>
            <w:left w:val="none" w:sz="0" w:space="0" w:color="auto"/>
            <w:bottom w:val="none" w:sz="0" w:space="0" w:color="auto"/>
            <w:right w:val="none" w:sz="0" w:space="0" w:color="auto"/>
          </w:divBdr>
        </w:div>
        <w:div w:id="1505900563">
          <w:marLeft w:val="640"/>
          <w:marRight w:val="0"/>
          <w:marTop w:val="0"/>
          <w:marBottom w:val="0"/>
          <w:divBdr>
            <w:top w:val="none" w:sz="0" w:space="0" w:color="auto"/>
            <w:left w:val="none" w:sz="0" w:space="0" w:color="auto"/>
            <w:bottom w:val="none" w:sz="0" w:space="0" w:color="auto"/>
            <w:right w:val="none" w:sz="0" w:space="0" w:color="auto"/>
          </w:divBdr>
        </w:div>
        <w:div w:id="1603759617">
          <w:marLeft w:val="640"/>
          <w:marRight w:val="0"/>
          <w:marTop w:val="0"/>
          <w:marBottom w:val="0"/>
          <w:divBdr>
            <w:top w:val="none" w:sz="0" w:space="0" w:color="auto"/>
            <w:left w:val="none" w:sz="0" w:space="0" w:color="auto"/>
            <w:bottom w:val="none" w:sz="0" w:space="0" w:color="auto"/>
            <w:right w:val="none" w:sz="0" w:space="0" w:color="auto"/>
          </w:divBdr>
        </w:div>
        <w:div w:id="1608386584">
          <w:marLeft w:val="640"/>
          <w:marRight w:val="0"/>
          <w:marTop w:val="0"/>
          <w:marBottom w:val="0"/>
          <w:divBdr>
            <w:top w:val="none" w:sz="0" w:space="0" w:color="auto"/>
            <w:left w:val="none" w:sz="0" w:space="0" w:color="auto"/>
            <w:bottom w:val="none" w:sz="0" w:space="0" w:color="auto"/>
            <w:right w:val="none" w:sz="0" w:space="0" w:color="auto"/>
          </w:divBdr>
        </w:div>
        <w:div w:id="1633903971">
          <w:marLeft w:val="640"/>
          <w:marRight w:val="0"/>
          <w:marTop w:val="0"/>
          <w:marBottom w:val="0"/>
          <w:divBdr>
            <w:top w:val="none" w:sz="0" w:space="0" w:color="auto"/>
            <w:left w:val="none" w:sz="0" w:space="0" w:color="auto"/>
            <w:bottom w:val="none" w:sz="0" w:space="0" w:color="auto"/>
            <w:right w:val="none" w:sz="0" w:space="0" w:color="auto"/>
          </w:divBdr>
        </w:div>
        <w:div w:id="1675451353">
          <w:marLeft w:val="640"/>
          <w:marRight w:val="0"/>
          <w:marTop w:val="0"/>
          <w:marBottom w:val="0"/>
          <w:divBdr>
            <w:top w:val="none" w:sz="0" w:space="0" w:color="auto"/>
            <w:left w:val="none" w:sz="0" w:space="0" w:color="auto"/>
            <w:bottom w:val="none" w:sz="0" w:space="0" w:color="auto"/>
            <w:right w:val="none" w:sz="0" w:space="0" w:color="auto"/>
          </w:divBdr>
        </w:div>
        <w:div w:id="1676765436">
          <w:marLeft w:val="640"/>
          <w:marRight w:val="0"/>
          <w:marTop w:val="0"/>
          <w:marBottom w:val="0"/>
          <w:divBdr>
            <w:top w:val="none" w:sz="0" w:space="0" w:color="auto"/>
            <w:left w:val="none" w:sz="0" w:space="0" w:color="auto"/>
            <w:bottom w:val="none" w:sz="0" w:space="0" w:color="auto"/>
            <w:right w:val="none" w:sz="0" w:space="0" w:color="auto"/>
          </w:divBdr>
        </w:div>
        <w:div w:id="1892569429">
          <w:marLeft w:val="640"/>
          <w:marRight w:val="0"/>
          <w:marTop w:val="0"/>
          <w:marBottom w:val="0"/>
          <w:divBdr>
            <w:top w:val="none" w:sz="0" w:space="0" w:color="auto"/>
            <w:left w:val="none" w:sz="0" w:space="0" w:color="auto"/>
            <w:bottom w:val="none" w:sz="0" w:space="0" w:color="auto"/>
            <w:right w:val="none" w:sz="0" w:space="0" w:color="auto"/>
          </w:divBdr>
        </w:div>
        <w:div w:id="1899852678">
          <w:marLeft w:val="640"/>
          <w:marRight w:val="0"/>
          <w:marTop w:val="0"/>
          <w:marBottom w:val="0"/>
          <w:divBdr>
            <w:top w:val="none" w:sz="0" w:space="0" w:color="auto"/>
            <w:left w:val="none" w:sz="0" w:space="0" w:color="auto"/>
            <w:bottom w:val="none" w:sz="0" w:space="0" w:color="auto"/>
            <w:right w:val="none" w:sz="0" w:space="0" w:color="auto"/>
          </w:divBdr>
        </w:div>
        <w:div w:id="1943996328">
          <w:marLeft w:val="640"/>
          <w:marRight w:val="0"/>
          <w:marTop w:val="0"/>
          <w:marBottom w:val="0"/>
          <w:divBdr>
            <w:top w:val="none" w:sz="0" w:space="0" w:color="auto"/>
            <w:left w:val="none" w:sz="0" w:space="0" w:color="auto"/>
            <w:bottom w:val="none" w:sz="0" w:space="0" w:color="auto"/>
            <w:right w:val="none" w:sz="0" w:space="0" w:color="auto"/>
          </w:divBdr>
        </w:div>
        <w:div w:id="2119593432">
          <w:marLeft w:val="640"/>
          <w:marRight w:val="0"/>
          <w:marTop w:val="0"/>
          <w:marBottom w:val="0"/>
          <w:divBdr>
            <w:top w:val="none" w:sz="0" w:space="0" w:color="auto"/>
            <w:left w:val="none" w:sz="0" w:space="0" w:color="auto"/>
            <w:bottom w:val="none" w:sz="0" w:space="0" w:color="auto"/>
            <w:right w:val="none" w:sz="0" w:space="0" w:color="auto"/>
          </w:divBdr>
        </w:div>
        <w:div w:id="2121603147">
          <w:marLeft w:val="640"/>
          <w:marRight w:val="0"/>
          <w:marTop w:val="0"/>
          <w:marBottom w:val="0"/>
          <w:divBdr>
            <w:top w:val="none" w:sz="0" w:space="0" w:color="auto"/>
            <w:left w:val="none" w:sz="0" w:space="0" w:color="auto"/>
            <w:bottom w:val="none" w:sz="0" w:space="0" w:color="auto"/>
            <w:right w:val="none" w:sz="0" w:space="0" w:color="auto"/>
          </w:divBdr>
        </w:div>
      </w:divsChild>
    </w:div>
    <w:div w:id="743530395">
      <w:bodyDiv w:val="1"/>
      <w:marLeft w:val="0"/>
      <w:marRight w:val="0"/>
      <w:marTop w:val="0"/>
      <w:marBottom w:val="0"/>
      <w:divBdr>
        <w:top w:val="none" w:sz="0" w:space="0" w:color="auto"/>
        <w:left w:val="none" w:sz="0" w:space="0" w:color="auto"/>
        <w:bottom w:val="none" w:sz="0" w:space="0" w:color="auto"/>
        <w:right w:val="none" w:sz="0" w:space="0" w:color="auto"/>
      </w:divBdr>
      <w:divsChild>
        <w:div w:id="76900936">
          <w:marLeft w:val="480"/>
          <w:marRight w:val="0"/>
          <w:marTop w:val="0"/>
          <w:marBottom w:val="0"/>
          <w:divBdr>
            <w:top w:val="none" w:sz="0" w:space="0" w:color="auto"/>
            <w:left w:val="none" w:sz="0" w:space="0" w:color="auto"/>
            <w:bottom w:val="none" w:sz="0" w:space="0" w:color="auto"/>
            <w:right w:val="none" w:sz="0" w:space="0" w:color="auto"/>
          </w:divBdr>
        </w:div>
        <w:div w:id="146213653">
          <w:marLeft w:val="480"/>
          <w:marRight w:val="0"/>
          <w:marTop w:val="0"/>
          <w:marBottom w:val="0"/>
          <w:divBdr>
            <w:top w:val="none" w:sz="0" w:space="0" w:color="auto"/>
            <w:left w:val="none" w:sz="0" w:space="0" w:color="auto"/>
            <w:bottom w:val="none" w:sz="0" w:space="0" w:color="auto"/>
            <w:right w:val="none" w:sz="0" w:space="0" w:color="auto"/>
          </w:divBdr>
        </w:div>
        <w:div w:id="199170194">
          <w:marLeft w:val="480"/>
          <w:marRight w:val="0"/>
          <w:marTop w:val="0"/>
          <w:marBottom w:val="0"/>
          <w:divBdr>
            <w:top w:val="none" w:sz="0" w:space="0" w:color="auto"/>
            <w:left w:val="none" w:sz="0" w:space="0" w:color="auto"/>
            <w:bottom w:val="none" w:sz="0" w:space="0" w:color="auto"/>
            <w:right w:val="none" w:sz="0" w:space="0" w:color="auto"/>
          </w:divBdr>
        </w:div>
        <w:div w:id="331756693">
          <w:marLeft w:val="480"/>
          <w:marRight w:val="0"/>
          <w:marTop w:val="0"/>
          <w:marBottom w:val="0"/>
          <w:divBdr>
            <w:top w:val="none" w:sz="0" w:space="0" w:color="auto"/>
            <w:left w:val="none" w:sz="0" w:space="0" w:color="auto"/>
            <w:bottom w:val="none" w:sz="0" w:space="0" w:color="auto"/>
            <w:right w:val="none" w:sz="0" w:space="0" w:color="auto"/>
          </w:divBdr>
        </w:div>
        <w:div w:id="406265102">
          <w:marLeft w:val="480"/>
          <w:marRight w:val="0"/>
          <w:marTop w:val="0"/>
          <w:marBottom w:val="0"/>
          <w:divBdr>
            <w:top w:val="none" w:sz="0" w:space="0" w:color="auto"/>
            <w:left w:val="none" w:sz="0" w:space="0" w:color="auto"/>
            <w:bottom w:val="none" w:sz="0" w:space="0" w:color="auto"/>
            <w:right w:val="none" w:sz="0" w:space="0" w:color="auto"/>
          </w:divBdr>
        </w:div>
        <w:div w:id="445853755">
          <w:marLeft w:val="480"/>
          <w:marRight w:val="0"/>
          <w:marTop w:val="0"/>
          <w:marBottom w:val="0"/>
          <w:divBdr>
            <w:top w:val="none" w:sz="0" w:space="0" w:color="auto"/>
            <w:left w:val="none" w:sz="0" w:space="0" w:color="auto"/>
            <w:bottom w:val="none" w:sz="0" w:space="0" w:color="auto"/>
            <w:right w:val="none" w:sz="0" w:space="0" w:color="auto"/>
          </w:divBdr>
        </w:div>
        <w:div w:id="476579654">
          <w:marLeft w:val="480"/>
          <w:marRight w:val="0"/>
          <w:marTop w:val="0"/>
          <w:marBottom w:val="0"/>
          <w:divBdr>
            <w:top w:val="none" w:sz="0" w:space="0" w:color="auto"/>
            <w:left w:val="none" w:sz="0" w:space="0" w:color="auto"/>
            <w:bottom w:val="none" w:sz="0" w:space="0" w:color="auto"/>
            <w:right w:val="none" w:sz="0" w:space="0" w:color="auto"/>
          </w:divBdr>
        </w:div>
        <w:div w:id="500000809">
          <w:marLeft w:val="480"/>
          <w:marRight w:val="0"/>
          <w:marTop w:val="0"/>
          <w:marBottom w:val="0"/>
          <w:divBdr>
            <w:top w:val="none" w:sz="0" w:space="0" w:color="auto"/>
            <w:left w:val="none" w:sz="0" w:space="0" w:color="auto"/>
            <w:bottom w:val="none" w:sz="0" w:space="0" w:color="auto"/>
            <w:right w:val="none" w:sz="0" w:space="0" w:color="auto"/>
          </w:divBdr>
        </w:div>
        <w:div w:id="556865067">
          <w:marLeft w:val="480"/>
          <w:marRight w:val="0"/>
          <w:marTop w:val="0"/>
          <w:marBottom w:val="0"/>
          <w:divBdr>
            <w:top w:val="none" w:sz="0" w:space="0" w:color="auto"/>
            <w:left w:val="none" w:sz="0" w:space="0" w:color="auto"/>
            <w:bottom w:val="none" w:sz="0" w:space="0" w:color="auto"/>
            <w:right w:val="none" w:sz="0" w:space="0" w:color="auto"/>
          </w:divBdr>
        </w:div>
        <w:div w:id="592056992">
          <w:marLeft w:val="480"/>
          <w:marRight w:val="0"/>
          <w:marTop w:val="0"/>
          <w:marBottom w:val="0"/>
          <w:divBdr>
            <w:top w:val="none" w:sz="0" w:space="0" w:color="auto"/>
            <w:left w:val="none" w:sz="0" w:space="0" w:color="auto"/>
            <w:bottom w:val="none" w:sz="0" w:space="0" w:color="auto"/>
            <w:right w:val="none" w:sz="0" w:space="0" w:color="auto"/>
          </w:divBdr>
        </w:div>
        <w:div w:id="690181982">
          <w:marLeft w:val="480"/>
          <w:marRight w:val="0"/>
          <w:marTop w:val="0"/>
          <w:marBottom w:val="0"/>
          <w:divBdr>
            <w:top w:val="none" w:sz="0" w:space="0" w:color="auto"/>
            <w:left w:val="none" w:sz="0" w:space="0" w:color="auto"/>
            <w:bottom w:val="none" w:sz="0" w:space="0" w:color="auto"/>
            <w:right w:val="none" w:sz="0" w:space="0" w:color="auto"/>
          </w:divBdr>
        </w:div>
        <w:div w:id="869999725">
          <w:marLeft w:val="480"/>
          <w:marRight w:val="0"/>
          <w:marTop w:val="0"/>
          <w:marBottom w:val="0"/>
          <w:divBdr>
            <w:top w:val="none" w:sz="0" w:space="0" w:color="auto"/>
            <w:left w:val="none" w:sz="0" w:space="0" w:color="auto"/>
            <w:bottom w:val="none" w:sz="0" w:space="0" w:color="auto"/>
            <w:right w:val="none" w:sz="0" w:space="0" w:color="auto"/>
          </w:divBdr>
        </w:div>
        <w:div w:id="892815662">
          <w:marLeft w:val="480"/>
          <w:marRight w:val="0"/>
          <w:marTop w:val="0"/>
          <w:marBottom w:val="0"/>
          <w:divBdr>
            <w:top w:val="none" w:sz="0" w:space="0" w:color="auto"/>
            <w:left w:val="none" w:sz="0" w:space="0" w:color="auto"/>
            <w:bottom w:val="none" w:sz="0" w:space="0" w:color="auto"/>
            <w:right w:val="none" w:sz="0" w:space="0" w:color="auto"/>
          </w:divBdr>
        </w:div>
        <w:div w:id="1028409220">
          <w:marLeft w:val="480"/>
          <w:marRight w:val="0"/>
          <w:marTop w:val="0"/>
          <w:marBottom w:val="0"/>
          <w:divBdr>
            <w:top w:val="none" w:sz="0" w:space="0" w:color="auto"/>
            <w:left w:val="none" w:sz="0" w:space="0" w:color="auto"/>
            <w:bottom w:val="none" w:sz="0" w:space="0" w:color="auto"/>
            <w:right w:val="none" w:sz="0" w:space="0" w:color="auto"/>
          </w:divBdr>
        </w:div>
        <w:div w:id="1070467889">
          <w:marLeft w:val="480"/>
          <w:marRight w:val="0"/>
          <w:marTop w:val="0"/>
          <w:marBottom w:val="0"/>
          <w:divBdr>
            <w:top w:val="none" w:sz="0" w:space="0" w:color="auto"/>
            <w:left w:val="none" w:sz="0" w:space="0" w:color="auto"/>
            <w:bottom w:val="none" w:sz="0" w:space="0" w:color="auto"/>
            <w:right w:val="none" w:sz="0" w:space="0" w:color="auto"/>
          </w:divBdr>
        </w:div>
        <w:div w:id="1108280164">
          <w:marLeft w:val="480"/>
          <w:marRight w:val="0"/>
          <w:marTop w:val="0"/>
          <w:marBottom w:val="0"/>
          <w:divBdr>
            <w:top w:val="none" w:sz="0" w:space="0" w:color="auto"/>
            <w:left w:val="none" w:sz="0" w:space="0" w:color="auto"/>
            <w:bottom w:val="none" w:sz="0" w:space="0" w:color="auto"/>
            <w:right w:val="none" w:sz="0" w:space="0" w:color="auto"/>
          </w:divBdr>
        </w:div>
        <w:div w:id="1113862641">
          <w:marLeft w:val="480"/>
          <w:marRight w:val="0"/>
          <w:marTop w:val="0"/>
          <w:marBottom w:val="0"/>
          <w:divBdr>
            <w:top w:val="none" w:sz="0" w:space="0" w:color="auto"/>
            <w:left w:val="none" w:sz="0" w:space="0" w:color="auto"/>
            <w:bottom w:val="none" w:sz="0" w:space="0" w:color="auto"/>
            <w:right w:val="none" w:sz="0" w:space="0" w:color="auto"/>
          </w:divBdr>
        </w:div>
        <w:div w:id="1174881685">
          <w:marLeft w:val="480"/>
          <w:marRight w:val="0"/>
          <w:marTop w:val="0"/>
          <w:marBottom w:val="0"/>
          <w:divBdr>
            <w:top w:val="none" w:sz="0" w:space="0" w:color="auto"/>
            <w:left w:val="none" w:sz="0" w:space="0" w:color="auto"/>
            <w:bottom w:val="none" w:sz="0" w:space="0" w:color="auto"/>
            <w:right w:val="none" w:sz="0" w:space="0" w:color="auto"/>
          </w:divBdr>
        </w:div>
        <w:div w:id="1434129029">
          <w:marLeft w:val="480"/>
          <w:marRight w:val="0"/>
          <w:marTop w:val="0"/>
          <w:marBottom w:val="0"/>
          <w:divBdr>
            <w:top w:val="none" w:sz="0" w:space="0" w:color="auto"/>
            <w:left w:val="none" w:sz="0" w:space="0" w:color="auto"/>
            <w:bottom w:val="none" w:sz="0" w:space="0" w:color="auto"/>
            <w:right w:val="none" w:sz="0" w:space="0" w:color="auto"/>
          </w:divBdr>
        </w:div>
        <w:div w:id="1580676960">
          <w:marLeft w:val="480"/>
          <w:marRight w:val="0"/>
          <w:marTop w:val="0"/>
          <w:marBottom w:val="0"/>
          <w:divBdr>
            <w:top w:val="none" w:sz="0" w:space="0" w:color="auto"/>
            <w:left w:val="none" w:sz="0" w:space="0" w:color="auto"/>
            <w:bottom w:val="none" w:sz="0" w:space="0" w:color="auto"/>
            <w:right w:val="none" w:sz="0" w:space="0" w:color="auto"/>
          </w:divBdr>
        </w:div>
        <w:div w:id="1598827526">
          <w:marLeft w:val="480"/>
          <w:marRight w:val="0"/>
          <w:marTop w:val="0"/>
          <w:marBottom w:val="0"/>
          <w:divBdr>
            <w:top w:val="none" w:sz="0" w:space="0" w:color="auto"/>
            <w:left w:val="none" w:sz="0" w:space="0" w:color="auto"/>
            <w:bottom w:val="none" w:sz="0" w:space="0" w:color="auto"/>
            <w:right w:val="none" w:sz="0" w:space="0" w:color="auto"/>
          </w:divBdr>
        </w:div>
        <w:div w:id="1605653826">
          <w:marLeft w:val="480"/>
          <w:marRight w:val="0"/>
          <w:marTop w:val="0"/>
          <w:marBottom w:val="0"/>
          <w:divBdr>
            <w:top w:val="none" w:sz="0" w:space="0" w:color="auto"/>
            <w:left w:val="none" w:sz="0" w:space="0" w:color="auto"/>
            <w:bottom w:val="none" w:sz="0" w:space="0" w:color="auto"/>
            <w:right w:val="none" w:sz="0" w:space="0" w:color="auto"/>
          </w:divBdr>
        </w:div>
        <w:div w:id="1664355860">
          <w:marLeft w:val="480"/>
          <w:marRight w:val="0"/>
          <w:marTop w:val="0"/>
          <w:marBottom w:val="0"/>
          <w:divBdr>
            <w:top w:val="none" w:sz="0" w:space="0" w:color="auto"/>
            <w:left w:val="none" w:sz="0" w:space="0" w:color="auto"/>
            <w:bottom w:val="none" w:sz="0" w:space="0" w:color="auto"/>
            <w:right w:val="none" w:sz="0" w:space="0" w:color="auto"/>
          </w:divBdr>
        </w:div>
        <w:div w:id="1680036671">
          <w:marLeft w:val="480"/>
          <w:marRight w:val="0"/>
          <w:marTop w:val="0"/>
          <w:marBottom w:val="0"/>
          <w:divBdr>
            <w:top w:val="none" w:sz="0" w:space="0" w:color="auto"/>
            <w:left w:val="none" w:sz="0" w:space="0" w:color="auto"/>
            <w:bottom w:val="none" w:sz="0" w:space="0" w:color="auto"/>
            <w:right w:val="none" w:sz="0" w:space="0" w:color="auto"/>
          </w:divBdr>
        </w:div>
        <w:div w:id="1692299019">
          <w:marLeft w:val="480"/>
          <w:marRight w:val="0"/>
          <w:marTop w:val="0"/>
          <w:marBottom w:val="0"/>
          <w:divBdr>
            <w:top w:val="none" w:sz="0" w:space="0" w:color="auto"/>
            <w:left w:val="none" w:sz="0" w:space="0" w:color="auto"/>
            <w:bottom w:val="none" w:sz="0" w:space="0" w:color="auto"/>
            <w:right w:val="none" w:sz="0" w:space="0" w:color="auto"/>
          </w:divBdr>
        </w:div>
        <w:div w:id="1783301195">
          <w:marLeft w:val="480"/>
          <w:marRight w:val="0"/>
          <w:marTop w:val="0"/>
          <w:marBottom w:val="0"/>
          <w:divBdr>
            <w:top w:val="none" w:sz="0" w:space="0" w:color="auto"/>
            <w:left w:val="none" w:sz="0" w:space="0" w:color="auto"/>
            <w:bottom w:val="none" w:sz="0" w:space="0" w:color="auto"/>
            <w:right w:val="none" w:sz="0" w:space="0" w:color="auto"/>
          </w:divBdr>
        </w:div>
        <w:div w:id="1831098171">
          <w:marLeft w:val="480"/>
          <w:marRight w:val="0"/>
          <w:marTop w:val="0"/>
          <w:marBottom w:val="0"/>
          <w:divBdr>
            <w:top w:val="none" w:sz="0" w:space="0" w:color="auto"/>
            <w:left w:val="none" w:sz="0" w:space="0" w:color="auto"/>
            <w:bottom w:val="none" w:sz="0" w:space="0" w:color="auto"/>
            <w:right w:val="none" w:sz="0" w:space="0" w:color="auto"/>
          </w:divBdr>
        </w:div>
        <w:div w:id="1847597820">
          <w:marLeft w:val="480"/>
          <w:marRight w:val="0"/>
          <w:marTop w:val="0"/>
          <w:marBottom w:val="0"/>
          <w:divBdr>
            <w:top w:val="none" w:sz="0" w:space="0" w:color="auto"/>
            <w:left w:val="none" w:sz="0" w:space="0" w:color="auto"/>
            <w:bottom w:val="none" w:sz="0" w:space="0" w:color="auto"/>
            <w:right w:val="none" w:sz="0" w:space="0" w:color="auto"/>
          </w:divBdr>
        </w:div>
        <w:div w:id="1859198089">
          <w:marLeft w:val="480"/>
          <w:marRight w:val="0"/>
          <w:marTop w:val="0"/>
          <w:marBottom w:val="0"/>
          <w:divBdr>
            <w:top w:val="none" w:sz="0" w:space="0" w:color="auto"/>
            <w:left w:val="none" w:sz="0" w:space="0" w:color="auto"/>
            <w:bottom w:val="none" w:sz="0" w:space="0" w:color="auto"/>
            <w:right w:val="none" w:sz="0" w:space="0" w:color="auto"/>
          </w:divBdr>
        </w:div>
        <w:div w:id="1923490309">
          <w:marLeft w:val="480"/>
          <w:marRight w:val="0"/>
          <w:marTop w:val="0"/>
          <w:marBottom w:val="0"/>
          <w:divBdr>
            <w:top w:val="none" w:sz="0" w:space="0" w:color="auto"/>
            <w:left w:val="none" w:sz="0" w:space="0" w:color="auto"/>
            <w:bottom w:val="none" w:sz="0" w:space="0" w:color="auto"/>
            <w:right w:val="none" w:sz="0" w:space="0" w:color="auto"/>
          </w:divBdr>
        </w:div>
        <w:div w:id="1933512704">
          <w:marLeft w:val="480"/>
          <w:marRight w:val="0"/>
          <w:marTop w:val="0"/>
          <w:marBottom w:val="0"/>
          <w:divBdr>
            <w:top w:val="none" w:sz="0" w:space="0" w:color="auto"/>
            <w:left w:val="none" w:sz="0" w:space="0" w:color="auto"/>
            <w:bottom w:val="none" w:sz="0" w:space="0" w:color="auto"/>
            <w:right w:val="none" w:sz="0" w:space="0" w:color="auto"/>
          </w:divBdr>
        </w:div>
        <w:div w:id="1994065566">
          <w:marLeft w:val="480"/>
          <w:marRight w:val="0"/>
          <w:marTop w:val="0"/>
          <w:marBottom w:val="0"/>
          <w:divBdr>
            <w:top w:val="none" w:sz="0" w:space="0" w:color="auto"/>
            <w:left w:val="none" w:sz="0" w:space="0" w:color="auto"/>
            <w:bottom w:val="none" w:sz="0" w:space="0" w:color="auto"/>
            <w:right w:val="none" w:sz="0" w:space="0" w:color="auto"/>
          </w:divBdr>
        </w:div>
        <w:div w:id="2013140061">
          <w:marLeft w:val="480"/>
          <w:marRight w:val="0"/>
          <w:marTop w:val="0"/>
          <w:marBottom w:val="0"/>
          <w:divBdr>
            <w:top w:val="none" w:sz="0" w:space="0" w:color="auto"/>
            <w:left w:val="none" w:sz="0" w:space="0" w:color="auto"/>
            <w:bottom w:val="none" w:sz="0" w:space="0" w:color="auto"/>
            <w:right w:val="none" w:sz="0" w:space="0" w:color="auto"/>
          </w:divBdr>
        </w:div>
        <w:div w:id="2032802894">
          <w:marLeft w:val="480"/>
          <w:marRight w:val="0"/>
          <w:marTop w:val="0"/>
          <w:marBottom w:val="0"/>
          <w:divBdr>
            <w:top w:val="none" w:sz="0" w:space="0" w:color="auto"/>
            <w:left w:val="none" w:sz="0" w:space="0" w:color="auto"/>
            <w:bottom w:val="none" w:sz="0" w:space="0" w:color="auto"/>
            <w:right w:val="none" w:sz="0" w:space="0" w:color="auto"/>
          </w:divBdr>
        </w:div>
        <w:div w:id="2033530433">
          <w:marLeft w:val="480"/>
          <w:marRight w:val="0"/>
          <w:marTop w:val="0"/>
          <w:marBottom w:val="0"/>
          <w:divBdr>
            <w:top w:val="none" w:sz="0" w:space="0" w:color="auto"/>
            <w:left w:val="none" w:sz="0" w:space="0" w:color="auto"/>
            <w:bottom w:val="none" w:sz="0" w:space="0" w:color="auto"/>
            <w:right w:val="none" w:sz="0" w:space="0" w:color="auto"/>
          </w:divBdr>
        </w:div>
        <w:div w:id="2082672877">
          <w:marLeft w:val="480"/>
          <w:marRight w:val="0"/>
          <w:marTop w:val="0"/>
          <w:marBottom w:val="0"/>
          <w:divBdr>
            <w:top w:val="none" w:sz="0" w:space="0" w:color="auto"/>
            <w:left w:val="none" w:sz="0" w:space="0" w:color="auto"/>
            <w:bottom w:val="none" w:sz="0" w:space="0" w:color="auto"/>
            <w:right w:val="none" w:sz="0" w:space="0" w:color="auto"/>
          </w:divBdr>
        </w:div>
        <w:div w:id="2096852350">
          <w:marLeft w:val="480"/>
          <w:marRight w:val="0"/>
          <w:marTop w:val="0"/>
          <w:marBottom w:val="0"/>
          <w:divBdr>
            <w:top w:val="none" w:sz="0" w:space="0" w:color="auto"/>
            <w:left w:val="none" w:sz="0" w:space="0" w:color="auto"/>
            <w:bottom w:val="none" w:sz="0" w:space="0" w:color="auto"/>
            <w:right w:val="none" w:sz="0" w:space="0" w:color="auto"/>
          </w:divBdr>
        </w:div>
      </w:divsChild>
    </w:div>
    <w:div w:id="748843827">
      <w:bodyDiv w:val="1"/>
      <w:marLeft w:val="0"/>
      <w:marRight w:val="0"/>
      <w:marTop w:val="0"/>
      <w:marBottom w:val="0"/>
      <w:divBdr>
        <w:top w:val="none" w:sz="0" w:space="0" w:color="auto"/>
        <w:left w:val="none" w:sz="0" w:space="0" w:color="auto"/>
        <w:bottom w:val="none" w:sz="0" w:space="0" w:color="auto"/>
        <w:right w:val="none" w:sz="0" w:space="0" w:color="auto"/>
      </w:divBdr>
    </w:div>
    <w:div w:id="749348225">
      <w:bodyDiv w:val="1"/>
      <w:marLeft w:val="0"/>
      <w:marRight w:val="0"/>
      <w:marTop w:val="0"/>
      <w:marBottom w:val="0"/>
      <w:divBdr>
        <w:top w:val="none" w:sz="0" w:space="0" w:color="auto"/>
        <w:left w:val="none" w:sz="0" w:space="0" w:color="auto"/>
        <w:bottom w:val="none" w:sz="0" w:space="0" w:color="auto"/>
        <w:right w:val="none" w:sz="0" w:space="0" w:color="auto"/>
      </w:divBdr>
    </w:div>
    <w:div w:id="761224721">
      <w:bodyDiv w:val="1"/>
      <w:marLeft w:val="0"/>
      <w:marRight w:val="0"/>
      <w:marTop w:val="0"/>
      <w:marBottom w:val="0"/>
      <w:divBdr>
        <w:top w:val="none" w:sz="0" w:space="0" w:color="auto"/>
        <w:left w:val="none" w:sz="0" w:space="0" w:color="auto"/>
        <w:bottom w:val="none" w:sz="0" w:space="0" w:color="auto"/>
        <w:right w:val="none" w:sz="0" w:space="0" w:color="auto"/>
      </w:divBdr>
    </w:div>
    <w:div w:id="761993833">
      <w:bodyDiv w:val="1"/>
      <w:marLeft w:val="0"/>
      <w:marRight w:val="0"/>
      <w:marTop w:val="0"/>
      <w:marBottom w:val="0"/>
      <w:divBdr>
        <w:top w:val="none" w:sz="0" w:space="0" w:color="auto"/>
        <w:left w:val="none" w:sz="0" w:space="0" w:color="auto"/>
        <w:bottom w:val="none" w:sz="0" w:space="0" w:color="auto"/>
        <w:right w:val="none" w:sz="0" w:space="0" w:color="auto"/>
      </w:divBdr>
      <w:divsChild>
        <w:div w:id="549152">
          <w:marLeft w:val="480"/>
          <w:marRight w:val="0"/>
          <w:marTop w:val="0"/>
          <w:marBottom w:val="0"/>
          <w:divBdr>
            <w:top w:val="none" w:sz="0" w:space="0" w:color="auto"/>
            <w:left w:val="none" w:sz="0" w:space="0" w:color="auto"/>
            <w:bottom w:val="none" w:sz="0" w:space="0" w:color="auto"/>
            <w:right w:val="none" w:sz="0" w:space="0" w:color="auto"/>
          </w:divBdr>
        </w:div>
        <w:div w:id="150953976">
          <w:marLeft w:val="480"/>
          <w:marRight w:val="0"/>
          <w:marTop w:val="0"/>
          <w:marBottom w:val="0"/>
          <w:divBdr>
            <w:top w:val="none" w:sz="0" w:space="0" w:color="auto"/>
            <w:left w:val="none" w:sz="0" w:space="0" w:color="auto"/>
            <w:bottom w:val="none" w:sz="0" w:space="0" w:color="auto"/>
            <w:right w:val="none" w:sz="0" w:space="0" w:color="auto"/>
          </w:divBdr>
        </w:div>
        <w:div w:id="159348947">
          <w:marLeft w:val="480"/>
          <w:marRight w:val="0"/>
          <w:marTop w:val="0"/>
          <w:marBottom w:val="0"/>
          <w:divBdr>
            <w:top w:val="none" w:sz="0" w:space="0" w:color="auto"/>
            <w:left w:val="none" w:sz="0" w:space="0" w:color="auto"/>
            <w:bottom w:val="none" w:sz="0" w:space="0" w:color="auto"/>
            <w:right w:val="none" w:sz="0" w:space="0" w:color="auto"/>
          </w:divBdr>
        </w:div>
        <w:div w:id="199171600">
          <w:marLeft w:val="480"/>
          <w:marRight w:val="0"/>
          <w:marTop w:val="0"/>
          <w:marBottom w:val="0"/>
          <w:divBdr>
            <w:top w:val="none" w:sz="0" w:space="0" w:color="auto"/>
            <w:left w:val="none" w:sz="0" w:space="0" w:color="auto"/>
            <w:bottom w:val="none" w:sz="0" w:space="0" w:color="auto"/>
            <w:right w:val="none" w:sz="0" w:space="0" w:color="auto"/>
          </w:divBdr>
        </w:div>
        <w:div w:id="259720227">
          <w:marLeft w:val="480"/>
          <w:marRight w:val="0"/>
          <w:marTop w:val="0"/>
          <w:marBottom w:val="0"/>
          <w:divBdr>
            <w:top w:val="none" w:sz="0" w:space="0" w:color="auto"/>
            <w:left w:val="none" w:sz="0" w:space="0" w:color="auto"/>
            <w:bottom w:val="none" w:sz="0" w:space="0" w:color="auto"/>
            <w:right w:val="none" w:sz="0" w:space="0" w:color="auto"/>
          </w:divBdr>
        </w:div>
        <w:div w:id="270629753">
          <w:marLeft w:val="480"/>
          <w:marRight w:val="0"/>
          <w:marTop w:val="0"/>
          <w:marBottom w:val="0"/>
          <w:divBdr>
            <w:top w:val="none" w:sz="0" w:space="0" w:color="auto"/>
            <w:left w:val="none" w:sz="0" w:space="0" w:color="auto"/>
            <w:bottom w:val="none" w:sz="0" w:space="0" w:color="auto"/>
            <w:right w:val="none" w:sz="0" w:space="0" w:color="auto"/>
          </w:divBdr>
        </w:div>
        <w:div w:id="316106188">
          <w:marLeft w:val="480"/>
          <w:marRight w:val="0"/>
          <w:marTop w:val="0"/>
          <w:marBottom w:val="0"/>
          <w:divBdr>
            <w:top w:val="none" w:sz="0" w:space="0" w:color="auto"/>
            <w:left w:val="none" w:sz="0" w:space="0" w:color="auto"/>
            <w:bottom w:val="none" w:sz="0" w:space="0" w:color="auto"/>
            <w:right w:val="none" w:sz="0" w:space="0" w:color="auto"/>
          </w:divBdr>
        </w:div>
        <w:div w:id="375395917">
          <w:marLeft w:val="480"/>
          <w:marRight w:val="0"/>
          <w:marTop w:val="0"/>
          <w:marBottom w:val="0"/>
          <w:divBdr>
            <w:top w:val="none" w:sz="0" w:space="0" w:color="auto"/>
            <w:left w:val="none" w:sz="0" w:space="0" w:color="auto"/>
            <w:bottom w:val="none" w:sz="0" w:space="0" w:color="auto"/>
            <w:right w:val="none" w:sz="0" w:space="0" w:color="auto"/>
          </w:divBdr>
        </w:div>
        <w:div w:id="459493389">
          <w:marLeft w:val="480"/>
          <w:marRight w:val="0"/>
          <w:marTop w:val="0"/>
          <w:marBottom w:val="0"/>
          <w:divBdr>
            <w:top w:val="none" w:sz="0" w:space="0" w:color="auto"/>
            <w:left w:val="none" w:sz="0" w:space="0" w:color="auto"/>
            <w:bottom w:val="none" w:sz="0" w:space="0" w:color="auto"/>
            <w:right w:val="none" w:sz="0" w:space="0" w:color="auto"/>
          </w:divBdr>
        </w:div>
        <w:div w:id="604654495">
          <w:marLeft w:val="480"/>
          <w:marRight w:val="0"/>
          <w:marTop w:val="0"/>
          <w:marBottom w:val="0"/>
          <w:divBdr>
            <w:top w:val="none" w:sz="0" w:space="0" w:color="auto"/>
            <w:left w:val="none" w:sz="0" w:space="0" w:color="auto"/>
            <w:bottom w:val="none" w:sz="0" w:space="0" w:color="auto"/>
            <w:right w:val="none" w:sz="0" w:space="0" w:color="auto"/>
          </w:divBdr>
        </w:div>
        <w:div w:id="692460215">
          <w:marLeft w:val="480"/>
          <w:marRight w:val="0"/>
          <w:marTop w:val="0"/>
          <w:marBottom w:val="0"/>
          <w:divBdr>
            <w:top w:val="none" w:sz="0" w:space="0" w:color="auto"/>
            <w:left w:val="none" w:sz="0" w:space="0" w:color="auto"/>
            <w:bottom w:val="none" w:sz="0" w:space="0" w:color="auto"/>
            <w:right w:val="none" w:sz="0" w:space="0" w:color="auto"/>
          </w:divBdr>
        </w:div>
        <w:div w:id="814029583">
          <w:marLeft w:val="480"/>
          <w:marRight w:val="0"/>
          <w:marTop w:val="0"/>
          <w:marBottom w:val="0"/>
          <w:divBdr>
            <w:top w:val="none" w:sz="0" w:space="0" w:color="auto"/>
            <w:left w:val="none" w:sz="0" w:space="0" w:color="auto"/>
            <w:bottom w:val="none" w:sz="0" w:space="0" w:color="auto"/>
            <w:right w:val="none" w:sz="0" w:space="0" w:color="auto"/>
          </w:divBdr>
        </w:div>
        <w:div w:id="816263606">
          <w:marLeft w:val="480"/>
          <w:marRight w:val="0"/>
          <w:marTop w:val="0"/>
          <w:marBottom w:val="0"/>
          <w:divBdr>
            <w:top w:val="none" w:sz="0" w:space="0" w:color="auto"/>
            <w:left w:val="none" w:sz="0" w:space="0" w:color="auto"/>
            <w:bottom w:val="none" w:sz="0" w:space="0" w:color="auto"/>
            <w:right w:val="none" w:sz="0" w:space="0" w:color="auto"/>
          </w:divBdr>
        </w:div>
        <w:div w:id="865368549">
          <w:marLeft w:val="480"/>
          <w:marRight w:val="0"/>
          <w:marTop w:val="0"/>
          <w:marBottom w:val="0"/>
          <w:divBdr>
            <w:top w:val="none" w:sz="0" w:space="0" w:color="auto"/>
            <w:left w:val="none" w:sz="0" w:space="0" w:color="auto"/>
            <w:bottom w:val="none" w:sz="0" w:space="0" w:color="auto"/>
            <w:right w:val="none" w:sz="0" w:space="0" w:color="auto"/>
          </w:divBdr>
        </w:div>
        <w:div w:id="902106335">
          <w:marLeft w:val="480"/>
          <w:marRight w:val="0"/>
          <w:marTop w:val="0"/>
          <w:marBottom w:val="0"/>
          <w:divBdr>
            <w:top w:val="none" w:sz="0" w:space="0" w:color="auto"/>
            <w:left w:val="none" w:sz="0" w:space="0" w:color="auto"/>
            <w:bottom w:val="none" w:sz="0" w:space="0" w:color="auto"/>
            <w:right w:val="none" w:sz="0" w:space="0" w:color="auto"/>
          </w:divBdr>
        </w:div>
        <w:div w:id="908542981">
          <w:marLeft w:val="480"/>
          <w:marRight w:val="0"/>
          <w:marTop w:val="0"/>
          <w:marBottom w:val="0"/>
          <w:divBdr>
            <w:top w:val="none" w:sz="0" w:space="0" w:color="auto"/>
            <w:left w:val="none" w:sz="0" w:space="0" w:color="auto"/>
            <w:bottom w:val="none" w:sz="0" w:space="0" w:color="auto"/>
            <w:right w:val="none" w:sz="0" w:space="0" w:color="auto"/>
          </w:divBdr>
        </w:div>
        <w:div w:id="909003900">
          <w:marLeft w:val="480"/>
          <w:marRight w:val="0"/>
          <w:marTop w:val="0"/>
          <w:marBottom w:val="0"/>
          <w:divBdr>
            <w:top w:val="none" w:sz="0" w:space="0" w:color="auto"/>
            <w:left w:val="none" w:sz="0" w:space="0" w:color="auto"/>
            <w:bottom w:val="none" w:sz="0" w:space="0" w:color="auto"/>
            <w:right w:val="none" w:sz="0" w:space="0" w:color="auto"/>
          </w:divBdr>
        </w:div>
        <w:div w:id="922109973">
          <w:marLeft w:val="480"/>
          <w:marRight w:val="0"/>
          <w:marTop w:val="0"/>
          <w:marBottom w:val="0"/>
          <w:divBdr>
            <w:top w:val="none" w:sz="0" w:space="0" w:color="auto"/>
            <w:left w:val="none" w:sz="0" w:space="0" w:color="auto"/>
            <w:bottom w:val="none" w:sz="0" w:space="0" w:color="auto"/>
            <w:right w:val="none" w:sz="0" w:space="0" w:color="auto"/>
          </w:divBdr>
        </w:div>
        <w:div w:id="947348431">
          <w:marLeft w:val="480"/>
          <w:marRight w:val="0"/>
          <w:marTop w:val="0"/>
          <w:marBottom w:val="0"/>
          <w:divBdr>
            <w:top w:val="none" w:sz="0" w:space="0" w:color="auto"/>
            <w:left w:val="none" w:sz="0" w:space="0" w:color="auto"/>
            <w:bottom w:val="none" w:sz="0" w:space="0" w:color="auto"/>
            <w:right w:val="none" w:sz="0" w:space="0" w:color="auto"/>
          </w:divBdr>
        </w:div>
        <w:div w:id="1009261741">
          <w:marLeft w:val="480"/>
          <w:marRight w:val="0"/>
          <w:marTop w:val="0"/>
          <w:marBottom w:val="0"/>
          <w:divBdr>
            <w:top w:val="none" w:sz="0" w:space="0" w:color="auto"/>
            <w:left w:val="none" w:sz="0" w:space="0" w:color="auto"/>
            <w:bottom w:val="none" w:sz="0" w:space="0" w:color="auto"/>
            <w:right w:val="none" w:sz="0" w:space="0" w:color="auto"/>
          </w:divBdr>
        </w:div>
        <w:div w:id="1045913639">
          <w:marLeft w:val="480"/>
          <w:marRight w:val="0"/>
          <w:marTop w:val="0"/>
          <w:marBottom w:val="0"/>
          <w:divBdr>
            <w:top w:val="none" w:sz="0" w:space="0" w:color="auto"/>
            <w:left w:val="none" w:sz="0" w:space="0" w:color="auto"/>
            <w:bottom w:val="none" w:sz="0" w:space="0" w:color="auto"/>
            <w:right w:val="none" w:sz="0" w:space="0" w:color="auto"/>
          </w:divBdr>
        </w:div>
        <w:div w:id="1080566728">
          <w:marLeft w:val="480"/>
          <w:marRight w:val="0"/>
          <w:marTop w:val="0"/>
          <w:marBottom w:val="0"/>
          <w:divBdr>
            <w:top w:val="none" w:sz="0" w:space="0" w:color="auto"/>
            <w:left w:val="none" w:sz="0" w:space="0" w:color="auto"/>
            <w:bottom w:val="none" w:sz="0" w:space="0" w:color="auto"/>
            <w:right w:val="none" w:sz="0" w:space="0" w:color="auto"/>
          </w:divBdr>
        </w:div>
        <w:div w:id="1351300754">
          <w:marLeft w:val="480"/>
          <w:marRight w:val="0"/>
          <w:marTop w:val="0"/>
          <w:marBottom w:val="0"/>
          <w:divBdr>
            <w:top w:val="none" w:sz="0" w:space="0" w:color="auto"/>
            <w:left w:val="none" w:sz="0" w:space="0" w:color="auto"/>
            <w:bottom w:val="none" w:sz="0" w:space="0" w:color="auto"/>
            <w:right w:val="none" w:sz="0" w:space="0" w:color="auto"/>
          </w:divBdr>
        </w:div>
        <w:div w:id="1377464317">
          <w:marLeft w:val="480"/>
          <w:marRight w:val="0"/>
          <w:marTop w:val="0"/>
          <w:marBottom w:val="0"/>
          <w:divBdr>
            <w:top w:val="none" w:sz="0" w:space="0" w:color="auto"/>
            <w:left w:val="none" w:sz="0" w:space="0" w:color="auto"/>
            <w:bottom w:val="none" w:sz="0" w:space="0" w:color="auto"/>
            <w:right w:val="none" w:sz="0" w:space="0" w:color="auto"/>
          </w:divBdr>
        </w:div>
        <w:div w:id="1442458134">
          <w:marLeft w:val="480"/>
          <w:marRight w:val="0"/>
          <w:marTop w:val="0"/>
          <w:marBottom w:val="0"/>
          <w:divBdr>
            <w:top w:val="none" w:sz="0" w:space="0" w:color="auto"/>
            <w:left w:val="none" w:sz="0" w:space="0" w:color="auto"/>
            <w:bottom w:val="none" w:sz="0" w:space="0" w:color="auto"/>
            <w:right w:val="none" w:sz="0" w:space="0" w:color="auto"/>
          </w:divBdr>
        </w:div>
        <w:div w:id="1575237152">
          <w:marLeft w:val="480"/>
          <w:marRight w:val="0"/>
          <w:marTop w:val="0"/>
          <w:marBottom w:val="0"/>
          <w:divBdr>
            <w:top w:val="none" w:sz="0" w:space="0" w:color="auto"/>
            <w:left w:val="none" w:sz="0" w:space="0" w:color="auto"/>
            <w:bottom w:val="none" w:sz="0" w:space="0" w:color="auto"/>
            <w:right w:val="none" w:sz="0" w:space="0" w:color="auto"/>
          </w:divBdr>
        </w:div>
        <w:div w:id="1671592236">
          <w:marLeft w:val="480"/>
          <w:marRight w:val="0"/>
          <w:marTop w:val="0"/>
          <w:marBottom w:val="0"/>
          <w:divBdr>
            <w:top w:val="none" w:sz="0" w:space="0" w:color="auto"/>
            <w:left w:val="none" w:sz="0" w:space="0" w:color="auto"/>
            <w:bottom w:val="none" w:sz="0" w:space="0" w:color="auto"/>
            <w:right w:val="none" w:sz="0" w:space="0" w:color="auto"/>
          </w:divBdr>
        </w:div>
        <w:div w:id="1728601870">
          <w:marLeft w:val="480"/>
          <w:marRight w:val="0"/>
          <w:marTop w:val="0"/>
          <w:marBottom w:val="0"/>
          <w:divBdr>
            <w:top w:val="none" w:sz="0" w:space="0" w:color="auto"/>
            <w:left w:val="none" w:sz="0" w:space="0" w:color="auto"/>
            <w:bottom w:val="none" w:sz="0" w:space="0" w:color="auto"/>
            <w:right w:val="none" w:sz="0" w:space="0" w:color="auto"/>
          </w:divBdr>
        </w:div>
        <w:div w:id="1944530600">
          <w:marLeft w:val="480"/>
          <w:marRight w:val="0"/>
          <w:marTop w:val="0"/>
          <w:marBottom w:val="0"/>
          <w:divBdr>
            <w:top w:val="none" w:sz="0" w:space="0" w:color="auto"/>
            <w:left w:val="none" w:sz="0" w:space="0" w:color="auto"/>
            <w:bottom w:val="none" w:sz="0" w:space="0" w:color="auto"/>
            <w:right w:val="none" w:sz="0" w:space="0" w:color="auto"/>
          </w:divBdr>
        </w:div>
      </w:divsChild>
    </w:div>
    <w:div w:id="767044475">
      <w:bodyDiv w:val="1"/>
      <w:marLeft w:val="0"/>
      <w:marRight w:val="0"/>
      <w:marTop w:val="0"/>
      <w:marBottom w:val="0"/>
      <w:divBdr>
        <w:top w:val="none" w:sz="0" w:space="0" w:color="auto"/>
        <w:left w:val="none" w:sz="0" w:space="0" w:color="auto"/>
        <w:bottom w:val="none" w:sz="0" w:space="0" w:color="auto"/>
        <w:right w:val="none" w:sz="0" w:space="0" w:color="auto"/>
      </w:divBdr>
      <w:divsChild>
        <w:div w:id="53241293">
          <w:marLeft w:val="640"/>
          <w:marRight w:val="0"/>
          <w:marTop w:val="0"/>
          <w:marBottom w:val="0"/>
          <w:divBdr>
            <w:top w:val="none" w:sz="0" w:space="0" w:color="auto"/>
            <w:left w:val="none" w:sz="0" w:space="0" w:color="auto"/>
            <w:bottom w:val="none" w:sz="0" w:space="0" w:color="auto"/>
            <w:right w:val="none" w:sz="0" w:space="0" w:color="auto"/>
          </w:divBdr>
        </w:div>
        <w:div w:id="69160396">
          <w:marLeft w:val="640"/>
          <w:marRight w:val="0"/>
          <w:marTop w:val="0"/>
          <w:marBottom w:val="0"/>
          <w:divBdr>
            <w:top w:val="none" w:sz="0" w:space="0" w:color="auto"/>
            <w:left w:val="none" w:sz="0" w:space="0" w:color="auto"/>
            <w:bottom w:val="none" w:sz="0" w:space="0" w:color="auto"/>
            <w:right w:val="none" w:sz="0" w:space="0" w:color="auto"/>
          </w:divBdr>
        </w:div>
        <w:div w:id="81142786">
          <w:marLeft w:val="640"/>
          <w:marRight w:val="0"/>
          <w:marTop w:val="0"/>
          <w:marBottom w:val="0"/>
          <w:divBdr>
            <w:top w:val="none" w:sz="0" w:space="0" w:color="auto"/>
            <w:left w:val="none" w:sz="0" w:space="0" w:color="auto"/>
            <w:bottom w:val="none" w:sz="0" w:space="0" w:color="auto"/>
            <w:right w:val="none" w:sz="0" w:space="0" w:color="auto"/>
          </w:divBdr>
        </w:div>
        <w:div w:id="222570633">
          <w:marLeft w:val="640"/>
          <w:marRight w:val="0"/>
          <w:marTop w:val="0"/>
          <w:marBottom w:val="0"/>
          <w:divBdr>
            <w:top w:val="none" w:sz="0" w:space="0" w:color="auto"/>
            <w:left w:val="none" w:sz="0" w:space="0" w:color="auto"/>
            <w:bottom w:val="none" w:sz="0" w:space="0" w:color="auto"/>
            <w:right w:val="none" w:sz="0" w:space="0" w:color="auto"/>
          </w:divBdr>
        </w:div>
        <w:div w:id="356664589">
          <w:marLeft w:val="640"/>
          <w:marRight w:val="0"/>
          <w:marTop w:val="0"/>
          <w:marBottom w:val="0"/>
          <w:divBdr>
            <w:top w:val="none" w:sz="0" w:space="0" w:color="auto"/>
            <w:left w:val="none" w:sz="0" w:space="0" w:color="auto"/>
            <w:bottom w:val="none" w:sz="0" w:space="0" w:color="auto"/>
            <w:right w:val="none" w:sz="0" w:space="0" w:color="auto"/>
          </w:divBdr>
        </w:div>
        <w:div w:id="557668374">
          <w:marLeft w:val="640"/>
          <w:marRight w:val="0"/>
          <w:marTop w:val="0"/>
          <w:marBottom w:val="0"/>
          <w:divBdr>
            <w:top w:val="none" w:sz="0" w:space="0" w:color="auto"/>
            <w:left w:val="none" w:sz="0" w:space="0" w:color="auto"/>
            <w:bottom w:val="none" w:sz="0" w:space="0" w:color="auto"/>
            <w:right w:val="none" w:sz="0" w:space="0" w:color="auto"/>
          </w:divBdr>
        </w:div>
        <w:div w:id="571738430">
          <w:marLeft w:val="640"/>
          <w:marRight w:val="0"/>
          <w:marTop w:val="0"/>
          <w:marBottom w:val="0"/>
          <w:divBdr>
            <w:top w:val="none" w:sz="0" w:space="0" w:color="auto"/>
            <w:left w:val="none" w:sz="0" w:space="0" w:color="auto"/>
            <w:bottom w:val="none" w:sz="0" w:space="0" w:color="auto"/>
            <w:right w:val="none" w:sz="0" w:space="0" w:color="auto"/>
          </w:divBdr>
        </w:div>
        <w:div w:id="647633918">
          <w:marLeft w:val="640"/>
          <w:marRight w:val="0"/>
          <w:marTop w:val="0"/>
          <w:marBottom w:val="0"/>
          <w:divBdr>
            <w:top w:val="none" w:sz="0" w:space="0" w:color="auto"/>
            <w:left w:val="none" w:sz="0" w:space="0" w:color="auto"/>
            <w:bottom w:val="none" w:sz="0" w:space="0" w:color="auto"/>
            <w:right w:val="none" w:sz="0" w:space="0" w:color="auto"/>
          </w:divBdr>
        </w:div>
        <w:div w:id="732849935">
          <w:marLeft w:val="640"/>
          <w:marRight w:val="0"/>
          <w:marTop w:val="0"/>
          <w:marBottom w:val="0"/>
          <w:divBdr>
            <w:top w:val="none" w:sz="0" w:space="0" w:color="auto"/>
            <w:left w:val="none" w:sz="0" w:space="0" w:color="auto"/>
            <w:bottom w:val="none" w:sz="0" w:space="0" w:color="auto"/>
            <w:right w:val="none" w:sz="0" w:space="0" w:color="auto"/>
          </w:divBdr>
        </w:div>
        <w:div w:id="779955889">
          <w:marLeft w:val="640"/>
          <w:marRight w:val="0"/>
          <w:marTop w:val="0"/>
          <w:marBottom w:val="0"/>
          <w:divBdr>
            <w:top w:val="none" w:sz="0" w:space="0" w:color="auto"/>
            <w:left w:val="none" w:sz="0" w:space="0" w:color="auto"/>
            <w:bottom w:val="none" w:sz="0" w:space="0" w:color="auto"/>
            <w:right w:val="none" w:sz="0" w:space="0" w:color="auto"/>
          </w:divBdr>
        </w:div>
        <w:div w:id="844707378">
          <w:marLeft w:val="640"/>
          <w:marRight w:val="0"/>
          <w:marTop w:val="0"/>
          <w:marBottom w:val="0"/>
          <w:divBdr>
            <w:top w:val="none" w:sz="0" w:space="0" w:color="auto"/>
            <w:left w:val="none" w:sz="0" w:space="0" w:color="auto"/>
            <w:bottom w:val="none" w:sz="0" w:space="0" w:color="auto"/>
            <w:right w:val="none" w:sz="0" w:space="0" w:color="auto"/>
          </w:divBdr>
        </w:div>
        <w:div w:id="857430475">
          <w:marLeft w:val="640"/>
          <w:marRight w:val="0"/>
          <w:marTop w:val="0"/>
          <w:marBottom w:val="0"/>
          <w:divBdr>
            <w:top w:val="none" w:sz="0" w:space="0" w:color="auto"/>
            <w:left w:val="none" w:sz="0" w:space="0" w:color="auto"/>
            <w:bottom w:val="none" w:sz="0" w:space="0" w:color="auto"/>
            <w:right w:val="none" w:sz="0" w:space="0" w:color="auto"/>
          </w:divBdr>
        </w:div>
        <w:div w:id="888879481">
          <w:marLeft w:val="640"/>
          <w:marRight w:val="0"/>
          <w:marTop w:val="0"/>
          <w:marBottom w:val="0"/>
          <w:divBdr>
            <w:top w:val="none" w:sz="0" w:space="0" w:color="auto"/>
            <w:left w:val="none" w:sz="0" w:space="0" w:color="auto"/>
            <w:bottom w:val="none" w:sz="0" w:space="0" w:color="auto"/>
            <w:right w:val="none" w:sz="0" w:space="0" w:color="auto"/>
          </w:divBdr>
        </w:div>
        <w:div w:id="983462584">
          <w:marLeft w:val="640"/>
          <w:marRight w:val="0"/>
          <w:marTop w:val="0"/>
          <w:marBottom w:val="0"/>
          <w:divBdr>
            <w:top w:val="none" w:sz="0" w:space="0" w:color="auto"/>
            <w:left w:val="none" w:sz="0" w:space="0" w:color="auto"/>
            <w:bottom w:val="none" w:sz="0" w:space="0" w:color="auto"/>
            <w:right w:val="none" w:sz="0" w:space="0" w:color="auto"/>
          </w:divBdr>
        </w:div>
        <w:div w:id="987248353">
          <w:marLeft w:val="640"/>
          <w:marRight w:val="0"/>
          <w:marTop w:val="0"/>
          <w:marBottom w:val="0"/>
          <w:divBdr>
            <w:top w:val="none" w:sz="0" w:space="0" w:color="auto"/>
            <w:left w:val="none" w:sz="0" w:space="0" w:color="auto"/>
            <w:bottom w:val="none" w:sz="0" w:space="0" w:color="auto"/>
            <w:right w:val="none" w:sz="0" w:space="0" w:color="auto"/>
          </w:divBdr>
        </w:div>
        <w:div w:id="1074352764">
          <w:marLeft w:val="640"/>
          <w:marRight w:val="0"/>
          <w:marTop w:val="0"/>
          <w:marBottom w:val="0"/>
          <w:divBdr>
            <w:top w:val="none" w:sz="0" w:space="0" w:color="auto"/>
            <w:left w:val="none" w:sz="0" w:space="0" w:color="auto"/>
            <w:bottom w:val="none" w:sz="0" w:space="0" w:color="auto"/>
            <w:right w:val="none" w:sz="0" w:space="0" w:color="auto"/>
          </w:divBdr>
        </w:div>
        <w:div w:id="1103112218">
          <w:marLeft w:val="640"/>
          <w:marRight w:val="0"/>
          <w:marTop w:val="0"/>
          <w:marBottom w:val="0"/>
          <w:divBdr>
            <w:top w:val="none" w:sz="0" w:space="0" w:color="auto"/>
            <w:left w:val="none" w:sz="0" w:space="0" w:color="auto"/>
            <w:bottom w:val="none" w:sz="0" w:space="0" w:color="auto"/>
            <w:right w:val="none" w:sz="0" w:space="0" w:color="auto"/>
          </w:divBdr>
        </w:div>
        <w:div w:id="1158226282">
          <w:marLeft w:val="640"/>
          <w:marRight w:val="0"/>
          <w:marTop w:val="0"/>
          <w:marBottom w:val="0"/>
          <w:divBdr>
            <w:top w:val="none" w:sz="0" w:space="0" w:color="auto"/>
            <w:left w:val="none" w:sz="0" w:space="0" w:color="auto"/>
            <w:bottom w:val="none" w:sz="0" w:space="0" w:color="auto"/>
            <w:right w:val="none" w:sz="0" w:space="0" w:color="auto"/>
          </w:divBdr>
        </w:div>
        <w:div w:id="1171682822">
          <w:marLeft w:val="640"/>
          <w:marRight w:val="0"/>
          <w:marTop w:val="0"/>
          <w:marBottom w:val="0"/>
          <w:divBdr>
            <w:top w:val="none" w:sz="0" w:space="0" w:color="auto"/>
            <w:left w:val="none" w:sz="0" w:space="0" w:color="auto"/>
            <w:bottom w:val="none" w:sz="0" w:space="0" w:color="auto"/>
            <w:right w:val="none" w:sz="0" w:space="0" w:color="auto"/>
          </w:divBdr>
        </w:div>
        <w:div w:id="1249848724">
          <w:marLeft w:val="640"/>
          <w:marRight w:val="0"/>
          <w:marTop w:val="0"/>
          <w:marBottom w:val="0"/>
          <w:divBdr>
            <w:top w:val="none" w:sz="0" w:space="0" w:color="auto"/>
            <w:left w:val="none" w:sz="0" w:space="0" w:color="auto"/>
            <w:bottom w:val="none" w:sz="0" w:space="0" w:color="auto"/>
            <w:right w:val="none" w:sz="0" w:space="0" w:color="auto"/>
          </w:divBdr>
        </w:div>
        <w:div w:id="1348555071">
          <w:marLeft w:val="640"/>
          <w:marRight w:val="0"/>
          <w:marTop w:val="0"/>
          <w:marBottom w:val="0"/>
          <w:divBdr>
            <w:top w:val="none" w:sz="0" w:space="0" w:color="auto"/>
            <w:left w:val="none" w:sz="0" w:space="0" w:color="auto"/>
            <w:bottom w:val="none" w:sz="0" w:space="0" w:color="auto"/>
            <w:right w:val="none" w:sz="0" w:space="0" w:color="auto"/>
          </w:divBdr>
        </w:div>
        <w:div w:id="1434470477">
          <w:marLeft w:val="640"/>
          <w:marRight w:val="0"/>
          <w:marTop w:val="0"/>
          <w:marBottom w:val="0"/>
          <w:divBdr>
            <w:top w:val="none" w:sz="0" w:space="0" w:color="auto"/>
            <w:left w:val="none" w:sz="0" w:space="0" w:color="auto"/>
            <w:bottom w:val="none" w:sz="0" w:space="0" w:color="auto"/>
            <w:right w:val="none" w:sz="0" w:space="0" w:color="auto"/>
          </w:divBdr>
        </w:div>
        <w:div w:id="1466238473">
          <w:marLeft w:val="640"/>
          <w:marRight w:val="0"/>
          <w:marTop w:val="0"/>
          <w:marBottom w:val="0"/>
          <w:divBdr>
            <w:top w:val="none" w:sz="0" w:space="0" w:color="auto"/>
            <w:left w:val="none" w:sz="0" w:space="0" w:color="auto"/>
            <w:bottom w:val="none" w:sz="0" w:space="0" w:color="auto"/>
            <w:right w:val="none" w:sz="0" w:space="0" w:color="auto"/>
          </w:divBdr>
        </w:div>
        <w:div w:id="1585720520">
          <w:marLeft w:val="640"/>
          <w:marRight w:val="0"/>
          <w:marTop w:val="0"/>
          <w:marBottom w:val="0"/>
          <w:divBdr>
            <w:top w:val="none" w:sz="0" w:space="0" w:color="auto"/>
            <w:left w:val="none" w:sz="0" w:space="0" w:color="auto"/>
            <w:bottom w:val="none" w:sz="0" w:space="0" w:color="auto"/>
            <w:right w:val="none" w:sz="0" w:space="0" w:color="auto"/>
          </w:divBdr>
        </w:div>
        <w:div w:id="1595552877">
          <w:marLeft w:val="640"/>
          <w:marRight w:val="0"/>
          <w:marTop w:val="0"/>
          <w:marBottom w:val="0"/>
          <w:divBdr>
            <w:top w:val="none" w:sz="0" w:space="0" w:color="auto"/>
            <w:left w:val="none" w:sz="0" w:space="0" w:color="auto"/>
            <w:bottom w:val="none" w:sz="0" w:space="0" w:color="auto"/>
            <w:right w:val="none" w:sz="0" w:space="0" w:color="auto"/>
          </w:divBdr>
        </w:div>
        <w:div w:id="1596982173">
          <w:marLeft w:val="640"/>
          <w:marRight w:val="0"/>
          <w:marTop w:val="0"/>
          <w:marBottom w:val="0"/>
          <w:divBdr>
            <w:top w:val="none" w:sz="0" w:space="0" w:color="auto"/>
            <w:left w:val="none" w:sz="0" w:space="0" w:color="auto"/>
            <w:bottom w:val="none" w:sz="0" w:space="0" w:color="auto"/>
            <w:right w:val="none" w:sz="0" w:space="0" w:color="auto"/>
          </w:divBdr>
        </w:div>
        <w:div w:id="1601529965">
          <w:marLeft w:val="640"/>
          <w:marRight w:val="0"/>
          <w:marTop w:val="0"/>
          <w:marBottom w:val="0"/>
          <w:divBdr>
            <w:top w:val="none" w:sz="0" w:space="0" w:color="auto"/>
            <w:left w:val="none" w:sz="0" w:space="0" w:color="auto"/>
            <w:bottom w:val="none" w:sz="0" w:space="0" w:color="auto"/>
            <w:right w:val="none" w:sz="0" w:space="0" w:color="auto"/>
          </w:divBdr>
        </w:div>
        <w:div w:id="1648781496">
          <w:marLeft w:val="640"/>
          <w:marRight w:val="0"/>
          <w:marTop w:val="0"/>
          <w:marBottom w:val="0"/>
          <w:divBdr>
            <w:top w:val="none" w:sz="0" w:space="0" w:color="auto"/>
            <w:left w:val="none" w:sz="0" w:space="0" w:color="auto"/>
            <w:bottom w:val="none" w:sz="0" w:space="0" w:color="auto"/>
            <w:right w:val="none" w:sz="0" w:space="0" w:color="auto"/>
          </w:divBdr>
        </w:div>
        <w:div w:id="1749107307">
          <w:marLeft w:val="640"/>
          <w:marRight w:val="0"/>
          <w:marTop w:val="0"/>
          <w:marBottom w:val="0"/>
          <w:divBdr>
            <w:top w:val="none" w:sz="0" w:space="0" w:color="auto"/>
            <w:left w:val="none" w:sz="0" w:space="0" w:color="auto"/>
            <w:bottom w:val="none" w:sz="0" w:space="0" w:color="auto"/>
            <w:right w:val="none" w:sz="0" w:space="0" w:color="auto"/>
          </w:divBdr>
        </w:div>
        <w:div w:id="1753971689">
          <w:marLeft w:val="640"/>
          <w:marRight w:val="0"/>
          <w:marTop w:val="0"/>
          <w:marBottom w:val="0"/>
          <w:divBdr>
            <w:top w:val="none" w:sz="0" w:space="0" w:color="auto"/>
            <w:left w:val="none" w:sz="0" w:space="0" w:color="auto"/>
            <w:bottom w:val="none" w:sz="0" w:space="0" w:color="auto"/>
            <w:right w:val="none" w:sz="0" w:space="0" w:color="auto"/>
          </w:divBdr>
        </w:div>
        <w:div w:id="1803420601">
          <w:marLeft w:val="640"/>
          <w:marRight w:val="0"/>
          <w:marTop w:val="0"/>
          <w:marBottom w:val="0"/>
          <w:divBdr>
            <w:top w:val="none" w:sz="0" w:space="0" w:color="auto"/>
            <w:left w:val="none" w:sz="0" w:space="0" w:color="auto"/>
            <w:bottom w:val="none" w:sz="0" w:space="0" w:color="auto"/>
            <w:right w:val="none" w:sz="0" w:space="0" w:color="auto"/>
          </w:divBdr>
        </w:div>
        <w:div w:id="1825971997">
          <w:marLeft w:val="640"/>
          <w:marRight w:val="0"/>
          <w:marTop w:val="0"/>
          <w:marBottom w:val="0"/>
          <w:divBdr>
            <w:top w:val="none" w:sz="0" w:space="0" w:color="auto"/>
            <w:left w:val="none" w:sz="0" w:space="0" w:color="auto"/>
            <w:bottom w:val="none" w:sz="0" w:space="0" w:color="auto"/>
            <w:right w:val="none" w:sz="0" w:space="0" w:color="auto"/>
          </w:divBdr>
        </w:div>
        <w:div w:id="1908761645">
          <w:marLeft w:val="640"/>
          <w:marRight w:val="0"/>
          <w:marTop w:val="0"/>
          <w:marBottom w:val="0"/>
          <w:divBdr>
            <w:top w:val="none" w:sz="0" w:space="0" w:color="auto"/>
            <w:left w:val="none" w:sz="0" w:space="0" w:color="auto"/>
            <w:bottom w:val="none" w:sz="0" w:space="0" w:color="auto"/>
            <w:right w:val="none" w:sz="0" w:space="0" w:color="auto"/>
          </w:divBdr>
        </w:div>
        <w:div w:id="1927884576">
          <w:marLeft w:val="640"/>
          <w:marRight w:val="0"/>
          <w:marTop w:val="0"/>
          <w:marBottom w:val="0"/>
          <w:divBdr>
            <w:top w:val="none" w:sz="0" w:space="0" w:color="auto"/>
            <w:left w:val="none" w:sz="0" w:space="0" w:color="auto"/>
            <w:bottom w:val="none" w:sz="0" w:space="0" w:color="auto"/>
            <w:right w:val="none" w:sz="0" w:space="0" w:color="auto"/>
          </w:divBdr>
        </w:div>
        <w:div w:id="1957174632">
          <w:marLeft w:val="640"/>
          <w:marRight w:val="0"/>
          <w:marTop w:val="0"/>
          <w:marBottom w:val="0"/>
          <w:divBdr>
            <w:top w:val="none" w:sz="0" w:space="0" w:color="auto"/>
            <w:left w:val="none" w:sz="0" w:space="0" w:color="auto"/>
            <w:bottom w:val="none" w:sz="0" w:space="0" w:color="auto"/>
            <w:right w:val="none" w:sz="0" w:space="0" w:color="auto"/>
          </w:divBdr>
        </w:div>
        <w:div w:id="1989626188">
          <w:marLeft w:val="640"/>
          <w:marRight w:val="0"/>
          <w:marTop w:val="0"/>
          <w:marBottom w:val="0"/>
          <w:divBdr>
            <w:top w:val="none" w:sz="0" w:space="0" w:color="auto"/>
            <w:left w:val="none" w:sz="0" w:space="0" w:color="auto"/>
            <w:bottom w:val="none" w:sz="0" w:space="0" w:color="auto"/>
            <w:right w:val="none" w:sz="0" w:space="0" w:color="auto"/>
          </w:divBdr>
        </w:div>
        <w:div w:id="2111898905">
          <w:marLeft w:val="640"/>
          <w:marRight w:val="0"/>
          <w:marTop w:val="0"/>
          <w:marBottom w:val="0"/>
          <w:divBdr>
            <w:top w:val="none" w:sz="0" w:space="0" w:color="auto"/>
            <w:left w:val="none" w:sz="0" w:space="0" w:color="auto"/>
            <w:bottom w:val="none" w:sz="0" w:space="0" w:color="auto"/>
            <w:right w:val="none" w:sz="0" w:space="0" w:color="auto"/>
          </w:divBdr>
        </w:div>
      </w:divsChild>
    </w:div>
    <w:div w:id="769621222">
      <w:bodyDiv w:val="1"/>
      <w:marLeft w:val="0"/>
      <w:marRight w:val="0"/>
      <w:marTop w:val="0"/>
      <w:marBottom w:val="0"/>
      <w:divBdr>
        <w:top w:val="none" w:sz="0" w:space="0" w:color="auto"/>
        <w:left w:val="none" w:sz="0" w:space="0" w:color="auto"/>
        <w:bottom w:val="none" w:sz="0" w:space="0" w:color="auto"/>
        <w:right w:val="none" w:sz="0" w:space="0" w:color="auto"/>
      </w:divBdr>
      <w:divsChild>
        <w:div w:id="163397557">
          <w:marLeft w:val="480"/>
          <w:marRight w:val="0"/>
          <w:marTop w:val="0"/>
          <w:marBottom w:val="0"/>
          <w:divBdr>
            <w:top w:val="none" w:sz="0" w:space="0" w:color="auto"/>
            <w:left w:val="none" w:sz="0" w:space="0" w:color="auto"/>
            <w:bottom w:val="none" w:sz="0" w:space="0" w:color="auto"/>
            <w:right w:val="none" w:sz="0" w:space="0" w:color="auto"/>
          </w:divBdr>
        </w:div>
        <w:div w:id="185600895">
          <w:marLeft w:val="480"/>
          <w:marRight w:val="0"/>
          <w:marTop w:val="0"/>
          <w:marBottom w:val="0"/>
          <w:divBdr>
            <w:top w:val="none" w:sz="0" w:space="0" w:color="auto"/>
            <w:left w:val="none" w:sz="0" w:space="0" w:color="auto"/>
            <w:bottom w:val="none" w:sz="0" w:space="0" w:color="auto"/>
            <w:right w:val="none" w:sz="0" w:space="0" w:color="auto"/>
          </w:divBdr>
        </w:div>
        <w:div w:id="287013882">
          <w:marLeft w:val="480"/>
          <w:marRight w:val="0"/>
          <w:marTop w:val="0"/>
          <w:marBottom w:val="0"/>
          <w:divBdr>
            <w:top w:val="none" w:sz="0" w:space="0" w:color="auto"/>
            <w:left w:val="none" w:sz="0" w:space="0" w:color="auto"/>
            <w:bottom w:val="none" w:sz="0" w:space="0" w:color="auto"/>
            <w:right w:val="none" w:sz="0" w:space="0" w:color="auto"/>
          </w:divBdr>
        </w:div>
        <w:div w:id="495539556">
          <w:marLeft w:val="480"/>
          <w:marRight w:val="0"/>
          <w:marTop w:val="0"/>
          <w:marBottom w:val="0"/>
          <w:divBdr>
            <w:top w:val="none" w:sz="0" w:space="0" w:color="auto"/>
            <w:left w:val="none" w:sz="0" w:space="0" w:color="auto"/>
            <w:bottom w:val="none" w:sz="0" w:space="0" w:color="auto"/>
            <w:right w:val="none" w:sz="0" w:space="0" w:color="auto"/>
          </w:divBdr>
        </w:div>
        <w:div w:id="512841196">
          <w:marLeft w:val="480"/>
          <w:marRight w:val="0"/>
          <w:marTop w:val="0"/>
          <w:marBottom w:val="0"/>
          <w:divBdr>
            <w:top w:val="none" w:sz="0" w:space="0" w:color="auto"/>
            <w:left w:val="none" w:sz="0" w:space="0" w:color="auto"/>
            <w:bottom w:val="none" w:sz="0" w:space="0" w:color="auto"/>
            <w:right w:val="none" w:sz="0" w:space="0" w:color="auto"/>
          </w:divBdr>
        </w:div>
        <w:div w:id="560142696">
          <w:marLeft w:val="480"/>
          <w:marRight w:val="0"/>
          <w:marTop w:val="0"/>
          <w:marBottom w:val="0"/>
          <w:divBdr>
            <w:top w:val="none" w:sz="0" w:space="0" w:color="auto"/>
            <w:left w:val="none" w:sz="0" w:space="0" w:color="auto"/>
            <w:bottom w:val="none" w:sz="0" w:space="0" w:color="auto"/>
            <w:right w:val="none" w:sz="0" w:space="0" w:color="auto"/>
          </w:divBdr>
        </w:div>
        <w:div w:id="720637728">
          <w:marLeft w:val="480"/>
          <w:marRight w:val="0"/>
          <w:marTop w:val="0"/>
          <w:marBottom w:val="0"/>
          <w:divBdr>
            <w:top w:val="none" w:sz="0" w:space="0" w:color="auto"/>
            <w:left w:val="none" w:sz="0" w:space="0" w:color="auto"/>
            <w:bottom w:val="none" w:sz="0" w:space="0" w:color="auto"/>
            <w:right w:val="none" w:sz="0" w:space="0" w:color="auto"/>
          </w:divBdr>
        </w:div>
        <w:div w:id="775716664">
          <w:marLeft w:val="480"/>
          <w:marRight w:val="0"/>
          <w:marTop w:val="0"/>
          <w:marBottom w:val="0"/>
          <w:divBdr>
            <w:top w:val="none" w:sz="0" w:space="0" w:color="auto"/>
            <w:left w:val="none" w:sz="0" w:space="0" w:color="auto"/>
            <w:bottom w:val="none" w:sz="0" w:space="0" w:color="auto"/>
            <w:right w:val="none" w:sz="0" w:space="0" w:color="auto"/>
          </w:divBdr>
        </w:div>
        <w:div w:id="776101085">
          <w:marLeft w:val="480"/>
          <w:marRight w:val="0"/>
          <w:marTop w:val="0"/>
          <w:marBottom w:val="0"/>
          <w:divBdr>
            <w:top w:val="none" w:sz="0" w:space="0" w:color="auto"/>
            <w:left w:val="none" w:sz="0" w:space="0" w:color="auto"/>
            <w:bottom w:val="none" w:sz="0" w:space="0" w:color="auto"/>
            <w:right w:val="none" w:sz="0" w:space="0" w:color="auto"/>
          </w:divBdr>
        </w:div>
        <w:div w:id="803812179">
          <w:marLeft w:val="480"/>
          <w:marRight w:val="0"/>
          <w:marTop w:val="0"/>
          <w:marBottom w:val="0"/>
          <w:divBdr>
            <w:top w:val="none" w:sz="0" w:space="0" w:color="auto"/>
            <w:left w:val="none" w:sz="0" w:space="0" w:color="auto"/>
            <w:bottom w:val="none" w:sz="0" w:space="0" w:color="auto"/>
            <w:right w:val="none" w:sz="0" w:space="0" w:color="auto"/>
          </w:divBdr>
        </w:div>
        <w:div w:id="838077681">
          <w:marLeft w:val="480"/>
          <w:marRight w:val="0"/>
          <w:marTop w:val="0"/>
          <w:marBottom w:val="0"/>
          <w:divBdr>
            <w:top w:val="none" w:sz="0" w:space="0" w:color="auto"/>
            <w:left w:val="none" w:sz="0" w:space="0" w:color="auto"/>
            <w:bottom w:val="none" w:sz="0" w:space="0" w:color="auto"/>
            <w:right w:val="none" w:sz="0" w:space="0" w:color="auto"/>
          </w:divBdr>
        </w:div>
        <w:div w:id="890581783">
          <w:marLeft w:val="480"/>
          <w:marRight w:val="0"/>
          <w:marTop w:val="0"/>
          <w:marBottom w:val="0"/>
          <w:divBdr>
            <w:top w:val="none" w:sz="0" w:space="0" w:color="auto"/>
            <w:left w:val="none" w:sz="0" w:space="0" w:color="auto"/>
            <w:bottom w:val="none" w:sz="0" w:space="0" w:color="auto"/>
            <w:right w:val="none" w:sz="0" w:space="0" w:color="auto"/>
          </w:divBdr>
        </w:div>
        <w:div w:id="901214556">
          <w:marLeft w:val="480"/>
          <w:marRight w:val="0"/>
          <w:marTop w:val="0"/>
          <w:marBottom w:val="0"/>
          <w:divBdr>
            <w:top w:val="none" w:sz="0" w:space="0" w:color="auto"/>
            <w:left w:val="none" w:sz="0" w:space="0" w:color="auto"/>
            <w:bottom w:val="none" w:sz="0" w:space="0" w:color="auto"/>
            <w:right w:val="none" w:sz="0" w:space="0" w:color="auto"/>
          </w:divBdr>
        </w:div>
        <w:div w:id="951979800">
          <w:marLeft w:val="480"/>
          <w:marRight w:val="0"/>
          <w:marTop w:val="0"/>
          <w:marBottom w:val="0"/>
          <w:divBdr>
            <w:top w:val="none" w:sz="0" w:space="0" w:color="auto"/>
            <w:left w:val="none" w:sz="0" w:space="0" w:color="auto"/>
            <w:bottom w:val="none" w:sz="0" w:space="0" w:color="auto"/>
            <w:right w:val="none" w:sz="0" w:space="0" w:color="auto"/>
          </w:divBdr>
        </w:div>
        <w:div w:id="1008142999">
          <w:marLeft w:val="480"/>
          <w:marRight w:val="0"/>
          <w:marTop w:val="0"/>
          <w:marBottom w:val="0"/>
          <w:divBdr>
            <w:top w:val="none" w:sz="0" w:space="0" w:color="auto"/>
            <w:left w:val="none" w:sz="0" w:space="0" w:color="auto"/>
            <w:bottom w:val="none" w:sz="0" w:space="0" w:color="auto"/>
            <w:right w:val="none" w:sz="0" w:space="0" w:color="auto"/>
          </w:divBdr>
        </w:div>
        <w:div w:id="1023166887">
          <w:marLeft w:val="480"/>
          <w:marRight w:val="0"/>
          <w:marTop w:val="0"/>
          <w:marBottom w:val="0"/>
          <w:divBdr>
            <w:top w:val="none" w:sz="0" w:space="0" w:color="auto"/>
            <w:left w:val="none" w:sz="0" w:space="0" w:color="auto"/>
            <w:bottom w:val="none" w:sz="0" w:space="0" w:color="auto"/>
            <w:right w:val="none" w:sz="0" w:space="0" w:color="auto"/>
          </w:divBdr>
        </w:div>
        <w:div w:id="1235553197">
          <w:marLeft w:val="480"/>
          <w:marRight w:val="0"/>
          <w:marTop w:val="0"/>
          <w:marBottom w:val="0"/>
          <w:divBdr>
            <w:top w:val="none" w:sz="0" w:space="0" w:color="auto"/>
            <w:left w:val="none" w:sz="0" w:space="0" w:color="auto"/>
            <w:bottom w:val="none" w:sz="0" w:space="0" w:color="auto"/>
            <w:right w:val="none" w:sz="0" w:space="0" w:color="auto"/>
          </w:divBdr>
        </w:div>
        <w:div w:id="1269777689">
          <w:marLeft w:val="480"/>
          <w:marRight w:val="0"/>
          <w:marTop w:val="0"/>
          <w:marBottom w:val="0"/>
          <w:divBdr>
            <w:top w:val="none" w:sz="0" w:space="0" w:color="auto"/>
            <w:left w:val="none" w:sz="0" w:space="0" w:color="auto"/>
            <w:bottom w:val="none" w:sz="0" w:space="0" w:color="auto"/>
            <w:right w:val="none" w:sz="0" w:space="0" w:color="auto"/>
          </w:divBdr>
        </w:div>
        <w:div w:id="1295403017">
          <w:marLeft w:val="480"/>
          <w:marRight w:val="0"/>
          <w:marTop w:val="0"/>
          <w:marBottom w:val="0"/>
          <w:divBdr>
            <w:top w:val="none" w:sz="0" w:space="0" w:color="auto"/>
            <w:left w:val="none" w:sz="0" w:space="0" w:color="auto"/>
            <w:bottom w:val="none" w:sz="0" w:space="0" w:color="auto"/>
            <w:right w:val="none" w:sz="0" w:space="0" w:color="auto"/>
          </w:divBdr>
        </w:div>
        <w:div w:id="1314791234">
          <w:marLeft w:val="480"/>
          <w:marRight w:val="0"/>
          <w:marTop w:val="0"/>
          <w:marBottom w:val="0"/>
          <w:divBdr>
            <w:top w:val="none" w:sz="0" w:space="0" w:color="auto"/>
            <w:left w:val="none" w:sz="0" w:space="0" w:color="auto"/>
            <w:bottom w:val="none" w:sz="0" w:space="0" w:color="auto"/>
            <w:right w:val="none" w:sz="0" w:space="0" w:color="auto"/>
          </w:divBdr>
        </w:div>
        <w:div w:id="1397121710">
          <w:marLeft w:val="480"/>
          <w:marRight w:val="0"/>
          <w:marTop w:val="0"/>
          <w:marBottom w:val="0"/>
          <w:divBdr>
            <w:top w:val="none" w:sz="0" w:space="0" w:color="auto"/>
            <w:left w:val="none" w:sz="0" w:space="0" w:color="auto"/>
            <w:bottom w:val="none" w:sz="0" w:space="0" w:color="auto"/>
            <w:right w:val="none" w:sz="0" w:space="0" w:color="auto"/>
          </w:divBdr>
        </w:div>
        <w:div w:id="1607351348">
          <w:marLeft w:val="480"/>
          <w:marRight w:val="0"/>
          <w:marTop w:val="0"/>
          <w:marBottom w:val="0"/>
          <w:divBdr>
            <w:top w:val="none" w:sz="0" w:space="0" w:color="auto"/>
            <w:left w:val="none" w:sz="0" w:space="0" w:color="auto"/>
            <w:bottom w:val="none" w:sz="0" w:space="0" w:color="auto"/>
            <w:right w:val="none" w:sz="0" w:space="0" w:color="auto"/>
          </w:divBdr>
        </w:div>
        <w:div w:id="1612392477">
          <w:marLeft w:val="480"/>
          <w:marRight w:val="0"/>
          <w:marTop w:val="0"/>
          <w:marBottom w:val="0"/>
          <w:divBdr>
            <w:top w:val="none" w:sz="0" w:space="0" w:color="auto"/>
            <w:left w:val="none" w:sz="0" w:space="0" w:color="auto"/>
            <w:bottom w:val="none" w:sz="0" w:space="0" w:color="auto"/>
            <w:right w:val="none" w:sz="0" w:space="0" w:color="auto"/>
          </w:divBdr>
        </w:div>
        <w:div w:id="1644847791">
          <w:marLeft w:val="480"/>
          <w:marRight w:val="0"/>
          <w:marTop w:val="0"/>
          <w:marBottom w:val="0"/>
          <w:divBdr>
            <w:top w:val="none" w:sz="0" w:space="0" w:color="auto"/>
            <w:left w:val="none" w:sz="0" w:space="0" w:color="auto"/>
            <w:bottom w:val="none" w:sz="0" w:space="0" w:color="auto"/>
            <w:right w:val="none" w:sz="0" w:space="0" w:color="auto"/>
          </w:divBdr>
        </w:div>
        <w:div w:id="1869025303">
          <w:marLeft w:val="480"/>
          <w:marRight w:val="0"/>
          <w:marTop w:val="0"/>
          <w:marBottom w:val="0"/>
          <w:divBdr>
            <w:top w:val="none" w:sz="0" w:space="0" w:color="auto"/>
            <w:left w:val="none" w:sz="0" w:space="0" w:color="auto"/>
            <w:bottom w:val="none" w:sz="0" w:space="0" w:color="auto"/>
            <w:right w:val="none" w:sz="0" w:space="0" w:color="auto"/>
          </w:divBdr>
        </w:div>
        <w:div w:id="1883637793">
          <w:marLeft w:val="480"/>
          <w:marRight w:val="0"/>
          <w:marTop w:val="0"/>
          <w:marBottom w:val="0"/>
          <w:divBdr>
            <w:top w:val="none" w:sz="0" w:space="0" w:color="auto"/>
            <w:left w:val="none" w:sz="0" w:space="0" w:color="auto"/>
            <w:bottom w:val="none" w:sz="0" w:space="0" w:color="auto"/>
            <w:right w:val="none" w:sz="0" w:space="0" w:color="auto"/>
          </w:divBdr>
        </w:div>
        <w:div w:id="1929731945">
          <w:marLeft w:val="480"/>
          <w:marRight w:val="0"/>
          <w:marTop w:val="0"/>
          <w:marBottom w:val="0"/>
          <w:divBdr>
            <w:top w:val="none" w:sz="0" w:space="0" w:color="auto"/>
            <w:left w:val="none" w:sz="0" w:space="0" w:color="auto"/>
            <w:bottom w:val="none" w:sz="0" w:space="0" w:color="auto"/>
            <w:right w:val="none" w:sz="0" w:space="0" w:color="auto"/>
          </w:divBdr>
        </w:div>
        <w:div w:id="1978949719">
          <w:marLeft w:val="480"/>
          <w:marRight w:val="0"/>
          <w:marTop w:val="0"/>
          <w:marBottom w:val="0"/>
          <w:divBdr>
            <w:top w:val="none" w:sz="0" w:space="0" w:color="auto"/>
            <w:left w:val="none" w:sz="0" w:space="0" w:color="auto"/>
            <w:bottom w:val="none" w:sz="0" w:space="0" w:color="auto"/>
            <w:right w:val="none" w:sz="0" w:space="0" w:color="auto"/>
          </w:divBdr>
        </w:div>
        <w:div w:id="2144882251">
          <w:marLeft w:val="480"/>
          <w:marRight w:val="0"/>
          <w:marTop w:val="0"/>
          <w:marBottom w:val="0"/>
          <w:divBdr>
            <w:top w:val="none" w:sz="0" w:space="0" w:color="auto"/>
            <w:left w:val="none" w:sz="0" w:space="0" w:color="auto"/>
            <w:bottom w:val="none" w:sz="0" w:space="0" w:color="auto"/>
            <w:right w:val="none" w:sz="0" w:space="0" w:color="auto"/>
          </w:divBdr>
        </w:div>
      </w:divsChild>
    </w:div>
    <w:div w:id="773672816">
      <w:bodyDiv w:val="1"/>
      <w:marLeft w:val="0"/>
      <w:marRight w:val="0"/>
      <w:marTop w:val="0"/>
      <w:marBottom w:val="0"/>
      <w:divBdr>
        <w:top w:val="none" w:sz="0" w:space="0" w:color="auto"/>
        <w:left w:val="none" w:sz="0" w:space="0" w:color="auto"/>
        <w:bottom w:val="none" w:sz="0" w:space="0" w:color="auto"/>
        <w:right w:val="none" w:sz="0" w:space="0" w:color="auto"/>
      </w:divBdr>
    </w:div>
    <w:div w:id="780220508">
      <w:bodyDiv w:val="1"/>
      <w:marLeft w:val="0"/>
      <w:marRight w:val="0"/>
      <w:marTop w:val="0"/>
      <w:marBottom w:val="0"/>
      <w:divBdr>
        <w:top w:val="none" w:sz="0" w:space="0" w:color="auto"/>
        <w:left w:val="none" w:sz="0" w:space="0" w:color="auto"/>
        <w:bottom w:val="none" w:sz="0" w:space="0" w:color="auto"/>
        <w:right w:val="none" w:sz="0" w:space="0" w:color="auto"/>
      </w:divBdr>
    </w:div>
    <w:div w:id="780339882">
      <w:bodyDiv w:val="1"/>
      <w:marLeft w:val="0"/>
      <w:marRight w:val="0"/>
      <w:marTop w:val="0"/>
      <w:marBottom w:val="0"/>
      <w:divBdr>
        <w:top w:val="none" w:sz="0" w:space="0" w:color="auto"/>
        <w:left w:val="none" w:sz="0" w:space="0" w:color="auto"/>
        <w:bottom w:val="none" w:sz="0" w:space="0" w:color="auto"/>
        <w:right w:val="none" w:sz="0" w:space="0" w:color="auto"/>
      </w:divBdr>
    </w:div>
    <w:div w:id="783303256">
      <w:bodyDiv w:val="1"/>
      <w:marLeft w:val="0"/>
      <w:marRight w:val="0"/>
      <w:marTop w:val="0"/>
      <w:marBottom w:val="0"/>
      <w:divBdr>
        <w:top w:val="none" w:sz="0" w:space="0" w:color="auto"/>
        <w:left w:val="none" w:sz="0" w:space="0" w:color="auto"/>
        <w:bottom w:val="none" w:sz="0" w:space="0" w:color="auto"/>
        <w:right w:val="none" w:sz="0" w:space="0" w:color="auto"/>
      </w:divBdr>
      <w:divsChild>
        <w:div w:id="3636752">
          <w:marLeft w:val="480"/>
          <w:marRight w:val="0"/>
          <w:marTop w:val="0"/>
          <w:marBottom w:val="0"/>
          <w:divBdr>
            <w:top w:val="none" w:sz="0" w:space="0" w:color="auto"/>
            <w:left w:val="none" w:sz="0" w:space="0" w:color="auto"/>
            <w:bottom w:val="none" w:sz="0" w:space="0" w:color="auto"/>
            <w:right w:val="none" w:sz="0" w:space="0" w:color="auto"/>
          </w:divBdr>
        </w:div>
        <w:div w:id="19279469">
          <w:marLeft w:val="480"/>
          <w:marRight w:val="0"/>
          <w:marTop w:val="0"/>
          <w:marBottom w:val="0"/>
          <w:divBdr>
            <w:top w:val="none" w:sz="0" w:space="0" w:color="auto"/>
            <w:left w:val="none" w:sz="0" w:space="0" w:color="auto"/>
            <w:bottom w:val="none" w:sz="0" w:space="0" w:color="auto"/>
            <w:right w:val="none" w:sz="0" w:space="0" w:color="auto"/>
          </w:divBdr>
        </w:div>
        <w:div w:id="52706574">
          <w:marLeft w:val="480"/>
          <w:marRight w:val="0"/>
          <w:marTop w:val="0"/>
          <w:marBottom w:val="0"/>
          <w:divBdr>
            <w:top w:val="none" w:sz="0" w:space="0" w:color="auto"/>
            <w:left w:val="none" w:sz="0" w:space="0" w:color="auto"/>
            <w:bottom w:val="none" w:sz="0" w:space="0" w:color="auto"/>
            <w:right w:val="none" w:sz="0" w:space="0" w:color="auto"/>
          </w:divBdr>
        </w:div>
        <w:div w:id="164714751">
          <w:marLeft w:val="480"/>
          <w:marRight w:val="0"/>
          <w:marTop w:val="0"/>
          <w:marBottom w:val="0"/>
          <w:divBdr>
            <w:top w:val="none" w:sz="0" w:space="0" w:color="auto"/>
            <w:left w:val="none" w:sz="0" w:space="0" w:color="auto"/>
            <w:bottom w:val="none" w:sz="0" w:space="0" w:color="auto"/>
            <w:right w:val="none" w:sz="0" w:space="0" w:color="auto"/>
          </w:divBdr>
        </w:div>
        <w:div w:id="419066610">
          <w:marLeft w:val="480"/>
          <w:marRight w:val="0"/>
          <w:marTop w:val="0"/>
          <w:marBottom w:val="0"/>
          <w:divBdr>
            <w:top w:val="none" w:sz="0" w:space="0" w:color="auto"/>
            <w:left w:val="none" w:sz="0" w:space="0" w:color="auto"/>
            <w:bottom w:val="none" w:sz="0" w:space="0" w:color="auto"/>
            <w:right w:val="none" w:sz="0" w:space="0" w:color="auto"/>
          </w:divBdr>
        </w:div>
        <w:div w:id="455954932">
          <w:marLeft w:val="480"/>
          <w:marRight w:val="0"/>
          <w:marTop w:val="0"/>
          <w:marBottom w:val="0"/>
          <w:divBdr>
            <w:top w:val="none" w:sz="0" w:space="0" w:color="auto"/>
            <w:left w:val="none" w:sz="0" w:space="0" w:color="auto"/>
            <w:bottom w:val="none" w:sz="0" w:space="0" w:color="auto"/>
            <w:right w:val="none" w:sz="0" w:space="0" w:color="auto"/>
          </w:divBdr>
        </w:div>
        <w:div w:id="608045203">
          <w:marLeft w:val="480"/>
          <w:marRight w:val="0"/>
          <w:marTop w:val="0"/>
          <w:marBottom w:val="0"/>
          <w:divBdr>
            <w:top w:val="none" w:sz="0" w:space="0" w:color="auto"/>
            <w:left w:val="none" w:sz="0" w:space="0" w:color="auto"/>
            <w:bottom w:val="none" w:sz="0" w:space="0" w:color="auto"/>
            <w:right w:val="none" w:sz="0" w:space="0" w:color="auto"/>
          </w:divBdr>
        </w:div>
        <w:div w:id="661471159">
          <w:marLeft w:val="480"/>
          <w:marRight w:val="0"/>
          <w:marTop w:val="0"/>
          <w:marBottom w:val="0"/>
          <w:divBdr>
            <w:top w:val="none" w:sz="0" w:space="0" w:color="auto"/>
            <w:left w:val="none" w:sz="0" w:space="0" w:color="auto"/>
            <w:bottom w:val="none" w:sz="0" w:space="0" w:color="auto"/>
            <w:right w:val="none" w:sz="0" w:space="0" w:color="auto"/>
          </w:divBdr>
        </w:div>
        <w:div w:id="661542807">
          <w:marLeft w:val="480"/>
          <w:marRight w:val="0"/>
          <w:marTop w:val="0"/>
          <w:marBottom w:val="0"/>
          <w:divBdr>
            <w:top w:val="none" w:sz="0" w:space="0" w:color="auto"/>
            <w:left w:val="none" w:sz="0" w:space="0" w:color="auto"/>
            <w:bottom w:val="none" w:sz="0" w:space="0" w:color="auto"/>
            <w:right w:val="none" w:sz="0" w:space="0" w:color="auto"/>
          </w:divBdr>
        </w:div>
        <w:div w:id="758138948">
          <w:marLeft w:val="480"/>
          <w:marRight w:val="0"/>
          <w:marTop w:val="0"/>
          <w:marBottom w:val="0"/>
          <w:divBdr>
            <w:top w:val="none" w:sz="0" w:space="0" w:color="auto"/>
            <w:left w:val="none" w:sz="0" w:space="0" w:color="auto"/>
            <w:bottom w:val="none" w:sz="0" w:space="0" w:color="auto"/>
            <w:right w:val="none" w:sz="0" w:space="0" w:color="auto"/>
          </w:divBdr>
        </w:div>
        <w:div w:id="858198737">
          <w:marLeft w:val="480"/>
          <w:marRight w:val="0"/>
          <w:marTop w:val="0"/>
          <w:marBottom w:val="0"/>
          <w:divBdr>
            <w:top w:val="none" w:sz="0" w:space="0" w:color="auto"/>
            <w:left w:val="none" w:sz="0" w:space="0" w:color="auto"/>
            <w:bottom w:val="none" w:sz="0" w:space="0" w:color="auto"/>
            <w:right w:val="none" w:sz="0" w:space="0" w:color="auto"/>
          </w:divBdr>
        </w:div>
        <w:div w:id="1024668133">
          <w:marLeft w:val="480"/>
          <w:marRight w:val="0"/>
          <w:marTop w:val="0"/>
          <w:marBottom w:val="0"/>
          <w:divBdr>
            <w:top w:val="none" w:sz="0" w:space="0" w:color="auto"/>
            <w:left w:val="none" w:sz="0" w:space="0" w:color="auto"/>
            <w:bottom w:val="none" w:sz="0" w:space="0" w:color="auto"/>
            <w:right w:val="none" w:sz="0" w:space="0" w:color="auto"/>
          </w:divBdr>
        </w:div>
        <w:div w:id="1086918523">
          <w:marLeft w:val="480"/>
          <w:marRight w:val="0"/>
          <w:marTop w:val="0"/>
          <w:marBottom w:val="0"/>
          <w:divBdr>
            <w:top w:val="none" w:sz="0" w:space="0" w:color="auto"/>
            <w:left w:val="none" w:sz="0" w:space="0" w:color="auto"/>
            <w:bottom w:val="none" w:sz="0" w:space="0" w:color="auto"/>
            <w:right w:val="none" w:sz="0" w:space="0" w:color="auto"/>
          </w:divBdr>
        </w:div>
        <w:div w:id="1122308713">
          <w:marLeft w:val="480"/>
          <w:marRight w:val="0"/>
          <w:marTop w:val="0"/>
          <w:marBottom w:val="0"/>
          <w:divBdr>
            <w:top w:val="none" w:sz="0" w:space="0" w:color="auto"/>
            <w:left w:val="none" w:sz="0" w:space="0" w:color="auto"/>
            <w:bottom w:val="none" w:sz="0" w:space="0" w:color="auto"/>
            <w:right w:val="none" w:sz="0" w:space="0" w:color="auto"/>
          </w:divBdr>
        </w:div>
        <w:div w:id="1169563838">
          <w:marLeft w:val="480"/>
          <w:marRight w:val="0"/>
          <w:marTop w:val="0"/>
          <w:marBottom w:val="0"/>
          <w:divBdr>
            <w:top w:val="none" w:sz="0" w:space="0" w:color="auto"/>
            <w:left w:val="none" w:sz="0" w:space="0" w:color="auto"/>
            <w:bottom w:val="none" w:sz="0" w:space="0" w:color="auto"/>
            <w:right w:val="none" w:sz="0" w:space="0" w:color="auto"/>
          </w:divBdr>
        </w:div>
        <w:div w:id="1176115457">
          <w:marLeft w:val="480"/>
          <w:marRight w:val="0"/>
          <w:marTop w:val="0"/>
          <w:marBottom w:val="0"/>
          <w:divBdr>
            <w:top w:val="none" w:sz="0" w:space="0" w:color="auto"/>
            <w:left w:val="none" w:sz="0" w:space="0" w:color="auto"/>
            <w:bottom w:val="none" w:sz="0" w:space="0" w:color="auto"/>
            <w:right w:val="none" w:sz="0" w:space="0" w:color="auto"/>
          </w:divBdr>
        </w:div>
        <w:div w:id="1209411206">
          <w:marLeft w:val="480"/>
          <w:marRight w:val="0"/>
          <w:marTop w:val="0"/>
          <w:marBottom w:val="0"/>
          <w:divBdr>
            <w:top w:val="none" w:sz="0" w:space="0" w:color="auto"/>
            <w:left w:val="none" w:sz="0" w:space="0" w:color="auto"/>
            <w:bottom w:val="none" w:sz="0" w:space="0" w:color="auto"/>
            <w:right w:val="none" w:sz="0" w:space="0" w:color="auto"/>
          </w:divBdr>
        </w:div>
        <w:div w:id="1317997367">
          <w:marLeft w:val="480"/>
          <w:marRight w:val="0"/>
          <w:marTop w:val="0"/>
          <w:marBottom w:val="0"/>
          <w:divBdr>
            <w:top w:val="none" w:sz="0" w:space="0" w:color="auto"/>
            <w:left w:val="none" w:sz="0" w:space="0" w:color="auto"/>
            <w:bottom w:val="none" w:sz="0" w:space="0" w:color="auto"/>
            <w:right w:val="none" w:sz="0" w:space="0" w:color="auto"/>
          </w:divBdr>
        </w:div>
        <w:div w:id="1418599181">
          <w:marLeft w:val="480"/>
          <w:marRight w:val="0"/>
          <w:marTop w:val="0"/>
          <w:marBottom w:val="0"/>
          <w:divBdr>
            <w:top w:val="none" w:sz="0" w:space="0" w:color="auto"/>
            <w:left w:val="none" w:sz="0" w:space="0" w:color="auto"/>
            <w:bottom w:val="none" w:sz="0" w:space="0" w:color="auto"/>
            <w:right w:val="none" w:sz="0" w:space="0" w:color="auto"/>
          </w:divBdr>
        </w:div>
        <w:div w:id="1449426146">
          <w:marLeft w:val="480"/>
          <w:marRight w:val="0"/>
          <w:marTop w:val="0"/>
          <w:marBottom w:val="0"/>
          <w:divBdr>
            <w:top w:val="none" w:sz="0" w:space="0" w:color="auto"/>
            <w:left w:val="none" w:sz="0" w:space="0" w:color="auto"/>
            <w:bottom w:val="none" w:sz="0" w:space="0" w:color="auto"/>
            <w:right w:val="none" w:sz="0" w:space="0" w:color="auto"/>
          </w:divBdr>
        </w:div>
        <w:div w:id="1546407693">
          <w:marLeft w:val="480"/>
          <w:marRight w:val="0"/>
          <w:marTop w:val="0"/>
          <w:marBottom w:val="0"/>
          <w:divBdr>
            <w:top w:val="none" w:sz="0" w:space="0" w:color="auto"/>
            <w:left w:val="none" w:sz="0" w:space="0" w:color="auto"/>
            <w:bottom w:val="none" w:sz="0" w:space="0" w:color="auto"/>
            <w:right w:val="none" w:sz="0" w:space="0" w:color="auto"/>
          </w:divBdr>
        </w:div>
        <w:div w:id="1649822203">
          <w:marLeft w:val="480"/>
          <w:marRight w:val="0"/>
          <w:marTop w:val="0"/>
          <w:marBottom w:val="0"/>
          <w:divBdr>
            <w:top w:val="none" w:sz="0" w:space="0" w:color="auto"/>
            <w:left w:val="none" w:sz="0" w:space="0" w:color="auto"/>
            <w:bottom w:val="none" w:sz="0" w:space="0" w:color="auto"/>
            <w:right w:val="none" w:sz="0" w:space="0" w:color="auto"/>
          </w:divBdr>
        </w:div>
        <w:div w:id="1662347539">
          <w:marLeft w:val="480"/>
          <w:marRight w:val="0"/>
          <w:marTop w:val="0"/>
          <w:marBottom w:val="0"/>
          <w:divBdr>
            <w:top w:val="none" w:sz="0" w:space="0" w:color="auto"/>
            <w:left w:val="none" w:sz="0" w:space="0" w:color="auto"/>
            <w:bottom w:val="none" w:sz="0" w:space="0" w:color="auto"/>
            <w:right w:val="none" w:sz="0" w:space="0" w:color="auto"/>
          </w:divBdr>
        </w:div>
        <w:div w:id="1674066814">
          <w:marLeft w:val="480"/>
          <w:marRight w:val="0"/>
          <w:marTop w:val="0"/>
          <w:marBottom w:val="0"/>
          <w:divBdr>
            <w:top w:val="none" w:sz="0" w:space="0" w:color="auto"/>
            <w:left w:val="none" w:sz="0" w:space="0" w:color="auto"/>
            <w:bottom w:val="none" w:sz="0" w:space="0" w:color="auto"/>
            <w:right w:val="none" w:sz="0" w:space="0" w:color="auto"/>
          </w:divBdr>
        </w:div>
        <w:div w:id="1684092427">
          <w:marLeft w:val="480"/>
          <w:marRight w:val="0"/>
          <w:marTop w:val="0"/>
          <w:marBottom w:val="0"/>
          <w:divBdr>
            <w:top w:val="none" w:sz="0" w:space="0" w:color="auto"/>
            <w:left w:val="none" w:sz="0" w:space="0" w:color="auto"/>
            <w:bottom w:val="none" w:sz="0" w:space="0" w:color="auto"/>
            <w:right w:val="none" w:sz="0" w:space="0" w:color="auto"/>
          </w:divBdr>
        </w:div>
        <w:div w:id="1782994696">
          <w:marLeft w:val="480"/>
          <w:marRight w:val="0"/>
          <w:marTop w:val="0"/>
          <w:marBottom w:val="0"/>
          <w:divBdr>
            <w:top w:val="none" w:sz="0" w:space="0" w:color="auto"/>
            <w:left w:val="none" w:sz="0" w:space="0" w:color="auto"/>
            <w:bottom w:val="none" w:sz="0" w:space="0" w:color="auto"/>
            <w:right w:val="none" w:sz="0" w:space="0" w:color="auto"/>
          </w:divBdr>
        </w:div>
        <w:div w:id="1842890302">
          <w:marLeft w:val="480"/>
          <w:marRight w:val="0"/>
          <w:marTop w:val="0"/>
          <w:marBottom w:val="0"/>
          <w:divBdr>
            <w:top w:val="none" w:sz="0" w:space="0" w:color="auto"/>
            <w:left w:val="none" w:sz="0" w:space="0" w:color="auto"/>
            <w:bottom w:val="none" w:sz="0" w:space="0" w:color="auto"/>
            <w:right w:val="none" w:sz="0" w:space="0" w:color="auto"/>
          </w:divBdr>
        </w:div>
        <w:div w:id="1914585670">
          <w:marLeft w:val="480"/>
          <w:marRight w:val="0"/>
          <w:marTop w:val="0"/>
          <w:marBottom w:val="0"/>
          <w:divBdr>
            <w:top w:val="none" w:sz="0" w:space="0" w:color="auto"/>
            <w:left w:val="none" w:sz="0" w:space="0" w:color="auto"/>
            <w:bottom w:val="none" w:sz="0" w:space="0" w:color="auto"/>
            <w:right w:val="none" w:sz="0" w:space="0" w:color="auto"/>
          </w:divBdr>
        </w:div>
        <w:div w:id="1977029430">
          <w:marLeft w:val="480"/>
          <w:marRight w:val="0"/>
          <w:marTop w:val="0"/>
          <w:marBottom w:val="0"/>
          <w:divBdr>
            <w:top w:val="none" w:sz="0" w:space="0" w:color="auto"/>
            <w:left w:val="none" w:sz="0" w:space="0" w:color="auto"/>
            <w:bottom w:val="none" w:sz="0" w:space="0" w:color="auto"/>
            <w:right w:val="none" w:sz="0" w:space="0" w:color="auto"/>
          </w:divBdr>
        </w:div>
        <w:div w:id="1995450209">
          <w:marLeft w:val="480"/>
          <w:marRight w:val="0"/>
          <w:marTop w:val="0"/>
          <w:marBottom w:val="0"/>
          <w:divBdr>
            <w:top w:val="none" w:sz="0" w:space="0" w:color="auto"/>
            <w:left w:val="none" w:sz="0" w:space="0" w:color="auto"/>
            <w:bottom w:val="none" w:sz="0" w:space="0" w:color="auto"/>
            <w:right w:val="none" w:sz="0" w:space="0" w:color="auto"/>
          </w:divBdr>
        </w:div>
        <w:div w:id="2019848332">
          <w:marLeft w:val="480"/>
          <w:marRight w:val="0"/>
          <w:marTop w:val="0"/>
          <w:marBottom w:val="0"/>
          <w:divBdr>
            <w:top w:val="none" w:sz="0" w:space="0" w:color="auto"/>
            <w:left w:val="none" w:sz="0" w:space="0" w:color="auto"/>
            <w:bottom w:val="none" w:sz="0" w:space="0" w:color="auto"/>
            <w:right w:val="none" w:sz="0" w:space="0" w:color="auto"/>
          </w:divBdr>
        </w:div>
        <w:div w:id="2080711290">
          <w:marLeft w:val="480"/>
          <w:marRight w:val="0"/>
          <w:marTop w:val="0"/>
          <w:marBottom w:val="0"/>
          <w:divBdr>
            <w:top w:val="none" w:sz="0" w:space="0" w:color="auto"/>
            <w:left w:val="none" w:sz="0" w:space="0" w:color="auto"/>
            <w:bottom w:val="none" w:sz="0" w:space="0" w:color="auto"/>
            <w:right w:val="none" w:sz="0" w:space="0" w:color="auto"/>
          </w:divBdr>
        </w:div>
      </w:divsChild>
    </w:div>
    <w:div w:id="796989639">
      <w:bodyDiv w:val="1"/>
      <w:marLeft w:val="0"/>
      <w:marRight w:val="0"/>
      <w:marTop w:val="0"/>
      <w:marBottom w:val="0"/>
      <w:divBdr>
        <w:top w:val="none" w:sz="0" w:space="0" w:color="auto"/>
        <w:left w:val="none" w:sz="0" w:space="0" w:color="auto"/>
        <w:bottom w:val="none" w:sz="0" w:space="0" w:color="auto"/>
        <w:right w:val="none" w:sz="0" w:space="0" w:color="auto"/>
      </w:divBdr>
    </w:div>
    <w:div w:id="798694651">
      <w:bodyDiv w:val="1"/>
      <w:marLeft w:val="0"/>
      <w:marRight w:val="0"/>
      <w:marTop w:val="0"/>
      <w:marBottom w:val="0"/>
      <w:divBdr>
        <w:top w:val="none" w:sz="0" w:space="0" w:color="auto"/>
        <w:left w:val="none" w:sz="0" w:space="0" w:color="auto"/>
        <w:bottom w:val="none" w:sz="0" w:space="0" w:color="auto"/>
        <w:right w:val="none" w:sz="0" w:space="0" w:color="auto"/>
      </w:divBdr>
    </w:div>
    <w:div w:id="802382306">
      <w:bodyDiv w:val="1"/>
      <w:marLeft w:val="0"/>
      <w:marRight w:val="0"/>
      <w:marTop w:val="0"/>
      <w:marBottom w:val="0"/>
      <w:divBdr>
        <w:top w:val="none" w:sz="0" w:space="0" w:color="auto"/>
        <w:left w:val="none" w:sz="0" w:space="0" w:color="auto"/>
        <w:bottom w:val="none" w:sz="0" w:space="0" w:color="auto"/>
        <w:right w:val="none" w:sz="0" w:space="0" w:color="auto"/>
      </w:divBdr>
      <w:divsChild>
        <w:div w:id="112946812">
          <w:marLeft w:val="480"/>
          <w:marRight w:val="0"/>
          <w:marTop w:val="0"/>
          <w:marBottom w:val="0"/>
          <w:divBdr>
            <w:top w:val="none" w:sz="0" w:space="0" w:color="auto"/>
            <w:left w:val="none" w:sz="0" w:space="0" w:color="auto"/>
            <w:bottom w:val="none" w:sz="0" w:space="0" w:color="auto"/>
            <w:right w:val="none" w:sz="0" w:space="0" w:color="auto"/>
          </w:divBdr>
        </w:div>
        <w:div w:id="166790077">
          <w:marLeft w:val="480"/>
          <w:marRight w:val="0"/>
          <w:marTop w:val="0"/>
          <w:marBottom w:val="0"/>
          <w:divBdr>
            <w:top w:val="none" w:sz="0" w:space="0" w:color="auto"/>
            <w:left w:val="none" w:sz="0" w:space="0" w:color="auto"/>
            <w:bottom w:val="none" w:sz="0" w:space="0" w:color="auto"/>
            <w:right w:val="none" w:sz="0" w:space="0" w:color="auto"/>
          </w:divBdr>
        </w:div>
        <w:div w:id="278343432">
          <w:marLeft w:val="480"/>
          <w:marRight w:val="0"/>
          <w:marTop w:val="0"/>
          <w:marBottom w:val="0"/>
          <w:divBdr>
            <w:top w:val="none" w:sz="0" w:space="0" w:color="auto"/>
            <w:left w:val="none" w:sz="0" w:space="0" w:color="auto"/>
            <w:bottom w:val="none" w:sz="0" w:space="0" w:color="auto"/>
            <w:right w:val="none" w:sz="0" w:space="0" w:color="auto"/>
          </w:divBdr>
        </w:div>
        <w:div w:id="320158861">
          <w:marLeft w:val="480"/>
          <w:marRight w:val="0"/>
          <w:marTop w:val="0"/>
          <w:marBottom w:val="0"/>
          <w:divBdr>
            <w:top w:val="none" w:sz="0" w:space="0" w:color="auto"/>
            <w:left w:val="none" w:sz="0" w:space="0" w:color="auto"/>
            <w:bottom w:val="none" w:sz="0" w:space="0" w:color="auto"/>
            <w:right w:val="none" w:sz="0" w:space="0" w:color="auto"/>
          </w:divBdr>
        </w:div>
        <w:div w:id="375131928">
          <w:marLeft w:val="480"/>
          <w:marRight w:val="0"/>
          <w:marTop w:val="0"/>
          <w:marBottom w:val="0"/>
          <w:divBdr>
            <w:top w:val="none" w:sz="0" w:space="0" w:color="auto"/>
            <w:left w:val="none" w:sz="0" w:space="0" w:color="auto"/>
            <w:bottom w:val="none" w:sz="0" w:space="0" w:color="auto"/>
            <w:right w:val="none" w:sz="0" w:space="0" w:color="auto"/>
          </w:divBdr>
        </w:div>
        <w:div w:id="431240821">
          <w:marLeft w:val="480"/>
          <w:marRight w:val="0"/>
          <w:marTop w:val="0"/>
          <w:marBottom w:val="0"/>
          <w:divBdr>
            <w:top w:val="none" w:sz="0" w:space="0" w:color="auto"/>
            <w:left w:val="none" w:sz="0" w:space="0" w:color="auto"/>
            <w:bottom w:val="none" w:sz="0" w:space="0" w:color="auto"/>
            <w:right w:val="none" w:sz="0" w:space="0" w:color="auto"/>
          </w:divBdr>
        </w:div>
        <w:div w:id="732964771">
          <w:marLeft w:val="480"/>
          <w:marRight w:val="0"/>
          <w:marTop w:val="0"/>
          <w:marBottom w:val="0"/>
          <w:divBdr>
            <w:top w:val="none" w:sz="0" w:space="0" w:color="auto"/>
            <w:left w:val="none" w:sz="0" w:space="0" w:color="auto"/>
            <w:bottom w:val="none" w:sz="0" w:space="0" w:color="auto"/>
            <w:right w:val="none" w:sz="0" w:space="0" w:color="auto"/>
          </w:divBdr>
        </w:div>
        <w:div w:id="820655065">
          <w:marLeft w:val="480"/>
          <w:marRight w:val="0"/>
          <w:marTop w:val="0"/>
          <w:marBottom w:val="0"/>
          <w:divBdr>
            <w:top w:val="none" w:sz="0" w:space="0" w:color="auto"/>
            <w:left w:val="none" w:sz="0" w:space="0" w:color="auto"/>
            <w:bottom w:val="none" w:sz="0" w:space="0" w:color="auto"/>
            <w:right w:val="none" w:sz="0" w:space="0" w:color="auto"/>
          </w:divBdr>
        </w:div>
        <w:div w:id="854467626">
          <w:marLeft w:val="480"/>
          <w:marRight w:val="0"/>
          <w:marTop w:val="0"/>
          <w:marBottom w:val="0"/>
          <w:divBdr>
            <w:top w:val="none" w:sz="0" w:space="0" w:color="auto"/>
            <w:left w:val="none" w:sz="0" w:space="0" w:color="auto"/>
            <w:bottom w:val="none" w:sz="0" w:space="0" w:color="auto"/>
            <w:right w:val="none" w:sz="0" w:space="0" w:color="auto"/>
          </w:divBdr>
        </w:div>
        <w:div w:id="921792383">
          <w:marLeft w:val="480"/>
          <w:marRight w:val="0"/>
          <w:marTop w:val="0"/>
          <w:marBottom w:val="0"/>
          <w:divBdr>
            <w:top w:val="none" w:sz="0" w:space="0" w:color="auto"/>
            <w:left w:val="none" w:sz="0" w:space="0" w:color="auto"/>
            <w:bottom w:val="none" w:sz="0" w:space="0" w:color="auto"/>
            <w:right w:val="none" w:sz="0" w:space="0" w:color="auto"/>
          </w:divBdr>
        </w:div>
        <w:div w:id="947278274">
          <w:marLeft w:val="480"/>
          <w:marRight w:val="0"/>
          <w:marTop w:val="0"/>
          <w:marBottom w:val="0"/>
          <w:divBdr>
            <w:top w:val="none" w:sz="0" w:space="0" w:color="auto"/>
            <w:left w:val="none" w:sz="0" w:space="0" w:color="auto"/>
            <w:bottom w:val="none" w:sz="0" w:space="0" w:color="auto"/>
            <w:right w:val="none" w:sz="0" w:space="0" w:color="auto"/>
          </w:divBdr>
        </w:div>
        <w:div w:id="1079016121">
          <w:marLeft w:val="480"/>
          <w:marRight w:val="0"/>
          <w:marTop w:val="0"/>
          <w:marBottom w:val="0"/>
          <w:divBdr>
            <w:top w:val="none" w:sz="0" w:space="0" w:color="auto"/>
            <w:left w:val="none" w:sz="0" w:space="0" w:color="auto"/>
            <w:bottom w:val="none" w:sz="0" w:space="0" w:color="auto"/>
            <w:right w:val="none" w:sz="0" w:space="0" w:color="auto"/>
          </w:divBdr>
        </w:div>
        <w:div w:id="1119957575">
          <w:marLeft w:val="480"/>
          <w:marRight w:val="0"/>
          <w:marTop w:val="0"/>
          <w:marBottom w:val="0"/>
          <w:divBdr>
            <w:top w:val="none" w:sz="0" w:space="0" w:color="auto"/>
            <w:left w:val="none" w:sz="0" w:space="0" w:color="auto"/>
            <w:bottom w:val="none" w:sz="0" w:space="0" w:color="auto"/>
            <w:right w:val="none" w:sz="0" w:space="0" w:color="auto"/>
          </w:divBdr>
        </w:div>
        <w:div w:id="1205754456">
          <w:marLeft w:val="480"/>
          <w:marRight w:val="0"/>
          <w:marTop w:val="0"/>
          <w:marBottom w:val="0"/>
          <w:divBdr>
            <w:top w:val="none" w:sz="0" w:space="0" w:color="auto"/>
            <w:left w:val="none" w:sz="0" w:space="0" w:color="auto"/>
            <w:bottom w:val="none" w:sz="0" w:space="0" w:color="auto"/>
            <w:right w:val="none" w:sz="0" w:space="0" w:color="auto"/>
          </w:divBdr>
        </w:div>
        <w:div w:id="1296986727">
          <w:marLeft w:val="480"/>
          <w:marRight w:val="0"/>
          <w:marTop w:val="0"/>
          <w:marBottom w:val="0"/>
          <w:divBdr>
            <w:top w:val="none" w:sz="0" w:space="0" w:color="auto"/>
            <w:left w:val="none" w:sz="0" w:space="0" w:color="auto"/>
            <w:bottom w:val="none" w:sz="0" w:space="0" w:color="auto"/>
            <w:right w:val="none" w:sz="0" w:space="0" w:color="auto"/>
          </w:divBdr>
        </w:div>
        <w:div w:id="1487042789">
          <w:marLeft w:val="480"/>
          <w:marRight w:val="0"/>
          <w:marTop w:val="0"/>
          <w:marBottom w:val="0"/>
          <w:divBdr>
            <w:top w:val="none" w:sz="0" w:space="0" w:color="auto"/>
            <w:left w:val="none" w:sz="0" w:space="0" w:color="auto"/>
            <w:bottom w:val="none" w:sz="0" w:space="0" w:color="auto"/>
            <w:right w:val="none" w:sz="0" w:space="0" w:color="auto"/>
          </w:divBdr>
        </w:div>
        <w:div w:id="1487824240">
          <w:marLeft w:val="480"/>
          <w:marRight w:val="0"/>
          <w:marTop w:val="0"/>
          <w:marBottom w:val="0"/>
          <w:divBdr>
            <w:top w:val="none" w:sz="0" w:space="0" w:color="auto"/>
            <w:left w:val="none" w:sz="0" w:space="0" w:color="auto"/>
            <w:bottom w:val="none" w:sz="0" w:space="0" w:color="auto"/>
            <w:right w:val="none" w:sz="0" w:space="0" w:color="auto"/>
          </w:divBdr>
        </w:div>
        <w:div w:id="1509052712">
          <w:marLeft w:val="480"/>
          <w:marRight w:val="0"/>
          <w:marTop w:val="0"/>
          <w:marBottom w:val="0"/>
          <w:divBdr>
            <w:top w:val="none" w:sz="0" w:space="0" w:color="auto"/>
            <w:left w:val="none" w:sz="0" w:space="0" w:color="auto"/>
            <w:bottom w:val="none" w:sz="0" w:space="0" w:color="auto"/>
            <w:right w:val="none" w:sz="0" w:space="0" w:color="auto"/>
          </w:divBdr>
        </w:div>
        <w:div w:id="1582058735">
          <w:marLeft w:val="480"/>
          <w:marRight w:val="0"/>
          <w:marTop w:val="0"/>
          <w:marBottom w:val="0"/>
          <w:divBdr>
            <w:top w:val="none" w:sz="0" w:space="0" w:color="auto"/>
            <w:left w:val="none" w:sz="0" w:space="0" w:color="auto"/>
            <w:bottom w:val="none" w:sz="0" w:space="0" w:color="auto"/>
            <w:right w:val="none" w:sz="0" w:space="0" w:color="auto"/>
          </w:divBdr>
        </w:div>
        <w:div w:id="1601908497">
          <w:marLeft w:val="480"/>
          <w:marRight w:val="0"/>
          <w:marTop w:val="0"/>
          <w:marBottom w:val="0"/>
          <w:divBdr>
            <w:top w:val="none" w:sz="0" w:space="0" w:color="auto"/>
            <w:left w:val="none" w:sz="0" w:space="0" w:color="auto"/>
            <w:bottom w:val="none" w:sz="0" w:space="0" w:color="auto"/>
            <w:right w:val="none" w:sz="0" w:space="0" w:color="auto"/>
          </w:divBdr>
        </w:div>
        <w:div w:id="1706519939">
          <w:marLeft w:val="480"/>
          <w:marRight w:val="0"/>
          <w:marTop w:val="0"/>
          <w:marBottom w:val="0"/>
          <w:divBdr>
            <w:top w:val="none" w:sz="0" w:space="0" w:color="auto"/>
            <w:left w:val="none" w:sz="0" w:space="0" w:color="auto"/>
            <w:bottom w:val="none" w:sz="0" w:space="0" w:color="auto"/>
            <w:right w:val="none" w:sz="0" w:space="0" w:color="auto"/>
          </w:divBdr>
        </w:div>
        <w:div w:id="1748259546">
          <w:marLeft w:val="480"/>
          <w:marRight w:val="0"/>
          <w:marTop w:val="0"/>
          <w:marBottom w:val="0"/>
          <w:divBdr>
            <w:top w:val="none" w:sz="0" w:space="0" w:color="auto"/>
            <w:left w:val="none" w:sz="0" w:space="0" w:color="auto"/>
            <w:bottom w:val="none" w:sz="0" w:space="0" w:color="auto"/>
            <w:right w:val="none" w:sz="0" w:space="0" w:color="auto"/>
          </w:divBdr>
        </w:div>
        <w:div w:id="1781484414">
          <w:marLeft w:val="480"/>
          <w:marRight w:val="0"/>
          <w:marTop w:val="0"/>
          <w:marBottom w:val="0"/>
          <w:divBdr>
            <w:top w:val="none" w:sz="0" w:space="0" w:color="auto"/>
            <w:left w:val="none" w:sz="0" w:space="0" w:color="auto"/>
            <w:bottom w:val="none" w:sz="0" w:space="0" w:color="auto"/>
            <w:right w:val="none" w:sz="0" w:space="0" w:color="auto"/>
          </w:divBdr>
        </w:div>
        <w:div w:id="1843666591">
          <w:marLeft w:val="480"/>
          <w:marRight w:val="0"/>
          <w:marTop w:val="0"/>
          <w:marBottom w:val="0"/>
          <w:divBdr>
            <w:top w:val="none" w:sz="0" w:space="0" w:color="auto"/>
            <w:left w:val="none" w:sz="0" w:space="0" w:color="auto"/>
            <w:bottom w:val="none" w:sz="0" w:space="0" w:color="auto"/>
            <w:right w:val="none" w:sz="0" w:space="0" w:color="auto"/>
          </w:divBdr>
        </w:div>
        <w:div w:id="1924752635">
          <w:marLeft w:val="480"/>
          <w:marRight w:val="0"/>
          <w:marTop w:val="0"/>
          <w:marBottom w:val="0"/>
          <w:divBdr>
            <w:top w:val="none" w:sz="0" w:space="0" w:color="auto"/>
            <w:left w:val="none" w:sz="0" w:space="0" w:color="auto"/>
            <w:bottom w:val="none" w:sz="0" w:space="0" w:color="auto"/>
            <w:right w:val="none" w:sz="0" w:space="0" w:color="auto"/>
          </w:divBdr>
        </w:div>
        <w:div w:id="1965915954">
          <w:marLeft w:val="480"/>
          <w:marRight w:val="0"/>
          <w:marTop w:val="0"/>
          <w:marBottom w:val="0"/>
          <w:divBdr>
            <w:top w:val="none" w:sz="0" w:space="0" w:color="auto"/>
            <w:left w:val="none" w:sz="0" w:space="0" w:color="auto"/>
            <w:bottom w:val="none" w:sz="0" w:space="0" w:color="auto"/>
            <w:right w:val="none" w:sz="0" w:space="0" w:color="auto"/>
          </w:divBdr>
        </w:div>
        <w:div w:id="2038045368">
          <w:marLeft w:val="480"/>
          <w:marRight w:val="0"/>
          <w:marTop w:val="0"/>
          <w:marBottom w:val="0"/>
          <w:divBdr>
            <w:top w:val="none" w:sz="0" w:space="0" w:color="auto"/>
            <w:left w:val="none" w:sz="0" w:space="0" w:color="auto"/>
            <w:bottom w:val="none" w:sz="0" w:space="0" w:color="auto"/>
            <w:right w:val="none" w:sz="0" w:space="0" w:color="auto"/>
          </w:divBdr>
        </w:div>
        <w:div w:id="2139717619">
          <w:marLeft w:val="480"/>
          <w:marRight w:val="0"/>
          <w:marTop w:val="0"/>
          <w:marBottom w:val="0"/>
          <w:divBdr>
            <w:top w:val="none" w:sz="0" w:space="0" w:color="auto"/>
            <w:left w:val="none" w:sz="0" w:space="0" w:color="auto"/>
            <w:bottom w:val="none" w:sz="0" w:space="0" w:color="auto"/>
            <w:right w:val="none" w:sz="0" w:space="0" w:color="auto"/>
          </w:divBdr>
        </w:div>
      </w:divsChild>
    </w:div>
    <w:div w:id="802620977">
      <w:bodyDiv w:val="1"/>
      <w:marLeft w:val="0"/>
      <w:marRight w:val="0"/>
      <w:marTop w:val="0"/>
      <w:marBottom w:val="0"/>
      <w:divBdr>
        <w:top w:val="none" w:sz="0" w:space="0" w:color="auto"/>
        <w:left w:val="none" w:sz="0" w:space="0" w:color="auto"/>
        <w:bottom w:val="none" w:sz="0" w:space="0" w:color="auto"/>
        <w:right w:val="none" w:sz="0" w:space="0" w:color="auto"/>
      </w:divBdr>
    </w:div>
    <w:div w:id="806556610">
      <w:bodyDiv w:val="1"/>
      <w:marLeft w:val="0"/>
      <w:marRight w:val="0"/>
      <w:marTop w:val="0"/>
      <w:marBottom w:val="0"/>
      <w:divBdr>
        <w:top w:val="none" w:sz="0" w:space="0" w:color="auto"/>
        <w:left w:val="none" w:sz="0" w:space="0" w:color="auto"/>
        <w:bottom w:val="none" w:sz="0" w:space="0" w:color="auto"/>
        <w:right w:val="none" w:sz="0" w:space="0" w:color="auto"/>
      </w:divBdr>
      <w:divsChild>
        <w:div w:id="43870645">
          <w:marLeft w:val="480"/>
          <w:marRight w:val="0"/>
          <w:marTop w:val="0"/>
          <w:marBottom w:val="0"/>
          <w:divBdr>
            <w:top w:val="none" w:sz="0" w:space="0" w:color="auto"/>
            <w:left w:val="none" w:sz="0" w:space="0" w:color="auto"/>
            <w:bottom w:val="none" w:sz="0" w:space="0" w:color="auto"/>
            <w:right w:val="none" w:sz="0" w:space="0" w:color="auto"/>
          </w:divBdr>
        </w:div>
        <w:div w:id="109472050">
          <w:marLeft w:val="480"/>
          <w:marRight w:val="0"/>
          <w:marTop w:val="0"/>
          <w:marBottom w:val="0"/>
          <w:divBdr>
            <w:top w:val="none" w:sz="0" w:space="0" w:color="auto"/>
            <w:left w:val="none" w:sz="0" w:space="0" w:color="auto"/>
            <w:bottom w:val="none" w:sz="0" w:space="0" w:color="auto"/>
            <w:right w:val="none" w:sz="0" w:space="0" w:color="auto"/>
          </w:divBdr>
        </w:div>
        <w:div w:id="278336224">
          <w:marLeft w:val="480"/>
          <w:marRight w:val="0"/>
          <w:marTop w:val="0"/>
          <w:marBottom w:val="0"/>
          <w:divBdr>
            <w:top w:val="none" w:sz="0" w:space="0" w:color="auto"/>
            <w:left w:val="none" w:sz="0" w:space="0" w:color="auto"/>
            <w:bottom w:val="none" w:sz="0" w:space="0" w:color="auto"/>
            <w:right w:val="none" w:sz="0" w:space="0" w:color="auto"/>
          </w:divBdr>
        </w:div>
        <w:div w:id="320235930">
          <w:marLeft w:val="480"/>
          <w:marRight w:val="0"/>
          <w:marTop w:val="0"/>
          <w:marBottom w:val="0"/>
          <w:divBdr>
            <w:top w:val="none" w:sz="0" w:space="0" w:color="auto"/>
            <w:left w:val="none" w:sz="0" w:space="0" w:color="auto"/>
            <w:bottom w:val="none" w:sz="0" w:space="0" w:color="auto"/>
            <w:right w:val="none" w:sz="0" w:space="0" w:color="auto"/>
          </w:divBdr>
        </w:div>
        <w:div w:id="334692995">
          <w:marLeft w:val="480"/>
          <w:marRight w:val="0"/>
          <w:marTop w:val="0"/>
          <w:marBottom w:val="0"/>
          <w:divBdr>
            <w:top w:val="none" w:sz="0" w:space="0" w:color="auto"/>
            <w:left w:val="none" w:sz="0" w:space="0" w:color="auto"/>
            <w:bottom w:val="none" w:sz="0" w:space="0" w:color="auto"/>
            <w:right w:val="none" w:sz="0" w:space="0" w:color="auto"/>
          </w:divBdr>
        </w:div>
        <w:div w:id="390035735">
          <w:marLeft w:val="480"/>
          <w:marRight w:val="0"/>
          <w:marTop w:val="0"/>
          <w:marBottom w:val="0"/>
          <w:divBdr>
            <w:top w:val="none" w:sz="0" w:space="0" w:color="auto"/>
            <w:left w:val="none" w:sz="0" w:space="0" w:color="auto"/>
            <w:bottom w:val="none" w:sz="0" w:space="0" w:color="auto"/>
            <w:right w:val="none" w:sz="0" w:space="0" w:color="auto"/>
          </w:divBdr>
        </w:div>
        <w:div w:id="395248962">
          <w:marLeft w:val="480"/>
          <w:marRight w:val="0"/>
          <w:marTop w:val="0"/>
          <w:marBottom w:val="0"/>
          <w:divBdr>
            <w:top w:val="none" w:sz="0" w:space="0" w:color="auto"/>
            <w:left w:val="none" w:sz="0" w:space="0" w:color="auto"/>
            <w:bottom w:val="none" w:sz="0" w:space="0" w:color="auto"/>
            <w:right w:val="none" w:sz="0" w:space="0" w:color="auto"/>
          </w:divBdr>
        </w:div>
        <w:div w:id="439691038">
          <w:marLeft w:val="480"/>
          <w:marRight w:val="0"/>
          <w:marTop w:val="0"/>
          <w:marBottom w:val="0"/>
          <w:divBdr>
            <w:top w:val="none" w:sz="0" w:space="0" w:color="auto"/>
            <w:left w:val="none" w:sz="0" w:space="0" w:color="auto"/>
            <w:bottom w:val="none" w:sz="0" w:space="0" w:color="auto"/>
            <w:right w:val="none" w:sz="0" w:space="0" w:color="auto"/>
          </w:divBdr>
        </w:div>
        <w:div w:id="486749333">
          <w:marLeft w:val="480"/>
          <w:marRight w:val="0"/>
          <w:marTop w:val="0"/>
          <w:marBottom w:val="0"/>
          <w:divBdr>
            <w:top w:val="none" w:sz="0" w:space="0" w:color="auto"/>
            <w:left w:val="none" w:sz="0" w:space="0" w:color="auto"/>
            <w:bottom w:val="none" w:sz="0" w:space="0" w:color="auto"/>
            <w:right w:val="none" w:sz="0" w:space="0" w:color="auto"/>
          </w:divBdr>
        </w:div>
        <w:div w:id="694577787">
          <w:marLeft w:val="480"/>
          <w:marRight w:val="0"/>
          <w:marTop w:val="0"/>
          <w:marBottom w:val="0"/>
          <w:divBdr>
            <w:top w:val="none" w:sz="0" w:space="0" w:color="auto"/>
            <w:left w:val="none" w:sz="0" w:space="0" w:color="auto"/>
            <w:bottom w:val="none" w:sz="0" w:space="0" w:color="auto"/>
            <w:right w:val="none" w:sz="0" w:space="0" w:color="auto"/>
          </w:divBdr>
        </w:div>
        <w:div w:id="696077701">
          <w:marLeft w:val="480"/>
          <w:marRight w:val="0"/>
          <w:marTop w:val="0"/>
          <w:marBottom w:val="0"/>
          <w:divBdr>
            <w:top w:val="none" w:sz="0" w:space="0" w:color="auto"/>
            <w:left w:val="none" w:sz="0" w:space="0" w:color="auto"/>
            <w:bottom w:val="none" w:sz="0" w:space="0" w:color="auto"/>
            <w:right w:val="none" w:sz="0" w:space="0" w:color="auto"/>
          </w:divBdr>
        </w:div>
        <w:div w:id="739329958">
          <w:marLeft w:val="480"/>
          <w:marRight w:val="0"/>
          <w:marTop w:val="0"/>
          <w:marBottom w:val="0"/>
          <w:divBdr>
            <w:top w:val="none" w:sz="0" w:space="0" w:color="auto"/>
            <w:left w:val="none" w:sz="0" w:space="0" w:color="auto"/>
            <w:bottom w:val="none" w:sz="0" w:space="0" w:color="auto"/>
            <w:right w:val="none" w:sz="0" w:space="0" w:color="auto"/>
          </w:divBdr>
        </w:div>
        <w:div w:id="756289429">
          <w:marLeft w:val="480"/>
          <w:marRight w:val="0"/>
          <w:marTop w:val="0"/>
          <w:marBottom w:val="0"/>
          <w:divBdr>
            <w:top w:val="none" w:sz="0" w:space="0" w:color="auto"/>
            <w:left w:val="none" w:sz="0" w:space="0" w:color="auto"/>
            <w:bottom w:val="none" w:sz="0" w:space="0" w:color="auto"/>
            <w:right w:val="none" w:sz="0" w:space="0" w:color="auto"/>
          </w:divBdr>
        </w:div>
        <w:div w:id="815146461">
          <w:marLeft w:val="480"/>
          <w:marRight w:val="0"/>
          <w:marTop w:val="0"/>
          <w:marBottom w:val="0"/>
          <w:divBdr>
            <w:top w:val="none" w:sz="0" w:space="0" w:color="auto"/>
            <w:left w:val="none" w:sz="0" w:space="0" w:color="auto"/>
            <w:bottom w:val="none" w:sz="0" w:space="0" w:color="auto"/>
            <w:right w:val="none" w:sz="0" w:space="0" w:color="auto"/>
          </w:divBdr>
        </w:div>
        <w:div w:id="904338765">
          <w:marLeft w:val="480"/>
          <w:marRight w:val="0"/>
          <w:marTop w:val="0"/>
          <w:marBottom w:val="0"/>
          <w:divBdr>
            <w:top w:val="none" w:sz="0" w:space="0" w:color="auto"/>
            <w:left w:val="none" w:sz="0" w:space="0" w:color="auto"/>
            <w:bottom w:val="none" w:sz="0" w:space="0" w:color="auto"/>
            <w:right w:val="none" w:sz="0" w:space="0" w:color="auto"/>
          </w:divBdr>
        </w:div>
        <w:div w:id="951548444">
          <w:marLeft w:val="480"/>
          <w:marRight w:val="0"/>
          <w:marTop w:val="0"/>
          <w:marBottom w:val="0"/>
          <w:divBdr>
            <w:top w:val="none" w:sz="0" w:space="0" w:color="auto"/>
            <w:left w:val="none" w:sz="0" w:space="0" w:color="auto"/>
            <w:bottom w:val="none" w:sz="0" w:space="0" w:color="auto"/>
            <w:right w:val="none" w:sz="0" w:space="0" w:color="auto"/>
          </w:divBdr>
        </w:div>
        <w:div w:id="1113864692">
          <w:marLeft w:val="480"/>
          <w:marRight w:val="0"/>
          <w:marTop w:val="0"/>
          <w:marBottom w:val="0"/>
          <w:divBdr>
            <w:top w:val="none" w:sz="0" w:space="0" w:color="auto"/>
            <w:left w:val="none" w:sz="0" w:space="0" w:color="auto"/>
            <w:bottom w:val="none" w:sz="0" w:space="0" w:color="auto"/>
            <w:right w:val="none" w:sz="0" w:space="0" w:color="auto"/>
          </w:divBdr>
        </w:div>
        <w:div w:id="1143355652">
          <w:marLeft w:val="480"/>
          <w:marRight w:val="0"/>
          <w:marTop w:val="0"/>
          <w:marBottom w:val="0"/>
          <w:divBdr>
            <w:top w:val="none" w:sz="0" w:space="0" w:color="auto"/>
            <w:left w:val="none" w:sz="0" w:space="0" w:color="auto"/>
            <w:bottom w:val="none" w:sz="0" w:space="0" w:color="auto"/>
            <w:right w:val="none" w:sz="0" w:space="0" w:color="auto"/>
          </w:divBdr>
        </w:div>
        <w:div w:id="1163163589">
          <w:marLeft w:val="480"/>
          <w:marRight w:val="0"/>
          <w:marTop w:val="0"/>
          <w:marBottom w:val="0"/>
          <w:divBdr>
            <w:top w:val="none" w:sz="0" w:space="0" w:color="auto"/>
            <w:left w:val="none" w:sz="0" w:space="0" w:color="auto"/>
            <w:bottom w:val="none" w:sz="0" w:space="0" w:color="auto"/>
            <w:right w:val="none" w:sz="0" w:space="0" w:color="auto"/>
          </w:divBdr>
        </w:div>
        <w:div w:id="1250776169">
          <w:marLeft w:val="480"/>
          <w:marRight w:val="0"/>
          <w:marTop w:val="0"/>
          <w:marBottom w:val="0"/>
          <w:divBdr>
            <w:top w:val="none" w:sz="0" w:space="0" w:color="auto"/>
            <w:left w:val="none" w:sz="0" w:space="0" w:color="auto"/>
            <w:bottom w:val="none" w:sz="0" w:space="0" w:color="auto"/>
            <w:right w:val="none" w:sz="0" w:space="0" w:color="auto"/>
          </w:divBdr>
        </w:div>
        <w:div w:id="1302535792">
          <w:marLeft w:val="480"/>
          <w:marRight w:val="0"/>
          <w:marTop w:val="0"/>
          <w:marBottom w:val="0"/>
          <w:divBdr>
            <w:top w:val="none" w:sz="0" w:space="0" w:color="auto"/>
            <w:left w:val="none" w:sz="0" w:space="0" w:color="auto"/>
            <w:bottom w:val="none" w:sz="0" w:space="0" w:color="auto"/>
            <w:right w:val="none" w:sz="0" w:space="0" w:color="auto"/>
          </w:divBdr>
        </w:div>
        <w:div w:id="1328629864">
          <w:marLeft w:val="480"/>
          <w:marRight w:val="0"/>
          <w:marTop w:val="0"/>
          <w:marBottom w:val="0"/>
          <w:divBdr>
            <w:top w:val="none" w:sz="0" w:space="0" w:color="auto"/>
            <w:left w:val="none" w:sz="0" w:space="0" w:color="auto"/>
            <w:bottom w:val="none" w:sz="0" w:space="0" w:color="auto"/>
            <w:right w:val="none" w:sz="0" w:space="0" w:color="auto"/>
          </w:divBdr>
        </w:div>
        <w:div w:id="1557622544">
          <w:marLeft w:val="480"/>
          <w:marRight w:val="0"/>
          <w:marTop w:val="0"/>
          <w:marBottom w:val="0"/>
          <w:divBdr>
            <w:top w:val="none" w:sz="0" w:space="0" w:color="auto"/>
            <w:left w:val="none" w:sz="0" w:space="0" w:color="auto"/>
            <w:bottom w:val="none" w:sz="0" w:space="0" w:color="auto"/>
            <w:right w:val="none" w:sz="0" w:space="0" w:color="auto"/>
          </w:divBdr>
        </w:div>
        <w:div w:id="1562981033">
          <w:marLeft w:val="480"/>
          <w:marRight w:val="0"/>
          <w:marTop w:val="0"/>
          <w:marBottom w:val="0"/>
          <w:divBdr>
            <w:top w:val="none" w:sz="0" w:space="0" w:color="auto"/>
            <w:left w:val="none" w:sz="0" w:space="0" w:color="auto"/>
            <w:bottom w:val="none" w:sz="0" w:space="0" w:color="auto"/>
            <w:right w:val="none" w:sz="0" w:space="0" w:color="auto"/>
          </w:divBdr>
        </w:div>
        <w:div w:id="1564217184">
          <w:marLeft w:val="480"/>
          <w:marRight w:val="0"/>
          <w:marTop w:val="0"/>
          <w:marBottom w:val="0"/>
          <w:divBdr>
            <w:top w:val="none" w:sz="0" w:space="0" w:color="auto"/>
            <w:left w:val="none" w:sz="0" w:space="0" w:color="auto"/>
            <w:bottom w:val="none" w:sz="0" w:space="0" w:color="auto"/>
            <w:right w:val="none" w:sz="0" w:space="0" w:color="auto"/>
          </w:divBdr>
        </w:div>
        <w:div w:id="1623422273">
          <w:marLeft w:val="480"/>
          <w:marRight w:val="0"/>
          <w:marTop w:val="0"/>
          <w:marBottom w:val="0"/>
          <w:divBdr>
            <w:top w:val="none" w:sz="0" w:space="0" w:color="auto"/>
            <w:left w:val="none" w:sz="0" w:space="0" w:color="auto"/>
            <w:bottom w:val="none" w:sz="0" w:space="0" w:color="auto"/>
            <w:right w:val="none" w:sz="0" w:space="0" w:color="auto"/>
          </w:divBdr>
        </w:div>
        <w:div w:id="1736776927">
          <w:marLeft w:val="480"/>
          <w:marRight w:val="0"/>
          <w:marTop w:val="0"/>
          <w:marBottom w:val="0"/>
          <w:divBdr>
            <w:top w:val="none" w:sz="0" w:space="0" w:color="auto"/>
            <w:left w:val="none" w:sz="0" w:space="0" w:color="auto"/>
            <w:bottom w:val="none" w:sz="0" w:space="0" w:color="auto"/>
            <w:right w:val="none" w:sz="0" w:space="0" w:color="auto"/>
          </w:divBdr>
        </w:div>
        <w:div w:id="2055427808">
          <w:marLeft w:val="480"/>
          <w:marRight w:val="0"/>
          <w:marTop w:val="0"/>
          <w:marBottom w:val="0"/>
          <w:divBdr>
            <w:top w:val="none" w:sz="0" w:space="0" w:color="auto"/>
            <w:left w:val="none" w:sz="0" w:space="0" w:color="auto"/>
            <w:bottom w:val="none" w:sz="0" w:space="0" w:color="auto"/>
            <w:right w:val="none" w:sz="0" w:space="0" w:color="auto"/>
          </w:divBdr>
        </w:div>
        <w:div w:id="2078431418">
          <w:marLeft w:val="480"/>
          <w:marRight w:val="0"/>
          <w:marTop w:val="0"/>
          <w:marBottom w:val="0"/>
          <w:divBdr>
            <w:top w:val="none" w:sz="0" w:space="0" w:color="auto"/>
            <w:left w:val="none" w:sz="0" w:space="0" w:color="auto"/>
            <w:bottom w:val="none" w:sz="0" w:space="0" w:color="auto"/>
            <w:right w:val="none" w:sz="0" w:space="0" w:color="auto"/>
          </w:divBdr>
        </w:div>
      </w:divsChild>
    </w:div>
    <w:div w:id="818306048">
      <w:bodyDiv w:val="1"/>
      <w:marLeft w:val="0"/>
      <w:marRight w:val="0"/>
      <w:marTop w:val="0"/>
      <w:marBottom w:val="0"/>
      <w:divBdr>
        <w:top w:val="none" w:sz="0" w:space="0" w:color="auto"/>
        <w:left w:val="none" w:sz="0" w:space="0" w:color="auto"/>
        <w:bottom w:val="none" w:sz="0" w:space="0" w:color="auto"/>
        <w:right w:val="none" w:sz="0" w:space="0" w:color="auto"/>
      </w:divBdr>
    </w:div>
    <w:div w:id="827985189">
      <w:bodyDiv w:val="1"/>
      <w:marLeft w:val="0"/>
      <w:marRight w:val="0"/>
      <w:marTop w:val="0"/>
      <w:marBottom w:val="0"/>
      <w:divBdr>
        <w:top w:val="none" w:sz="0" w:space="0" w:color="auto"/>
        <w:left w:val="none" w:sz="0" w:space="0" w:color="auto"/>
        <w:bottom w:val="none" w:sz="0" w:space="0" w:color="auto"/>
        <w:right w:val="none" w:sz="0" w:space="0" w:color="auto"/>
      </w:divBdr>
    </w:div>
    <w:div w:id="829562691">
      <w:bodyDiv w:val="1"/>
      <w:marLeft w:val="0"/>
      <w:marRight w:val="0"/>
      <w:marTop w:val="0"/>
      <w:marBottom w:val="0"/>
      <w:divBdr>
        <w:top w:val="none" w:sz="0" w:space="0" w:color="auto"/>
        <w:left w:val="none" w:sz="0" w:space="0" w:color="auto"/>
        <w:bottom w:val="none" w:sz="0" w:space="0" w:color="auto"/>
        <w:right w:val="none" w:sz="0" w:space="0" w:color="auto"/>
      </w:divBdr>
    </w:div>
    <w:div w:id="831141733">
      <w:bodyDiv w:val="1"/>
      <w:marLeft w:val="0"/>
      <w:marRight w:val="0"/>
      <w:marTop w:val="0"/>
      <w:marBottom w:val="0"/>
      <w:divBdr>
        <w:top w:val="none" w:sz="0" w:space="0" w:color="auto"/>
        <w:left w:val="none" w:sz="0" w:space="0" w:color="auto"/>
        <w:bottom w:val="none" w:sz="0" w:space="0" w:color="auto"/>
        <w:right w:val="none" w:sz="0" w:space="0" w:color="auto"/>
      </w:divBdr>
    </w:div>
    <w:div w:id="840973212">
      <w:bodyDiv w:val="1"/>
      <w:marLeft w:val="0"/>
      <w:marRight w:val="0"/>
      <w:marTop w:val="0"/>
      <w:marBottom w:val="0"/>
      <w:divBdr>
        <w:top w:val="none" w:sz="0" w:space="0" w:color="auto"/>
        <w:left w:val="none" w:sz="0" w:space="0" w:color="auto"/>
        <w:bottom w:val="none" w:sz="0" w:space="0" w:color="auto"/>
        <w:right w:val="none" w:sz="0" w:space="0" w:color="auto"/>
      </w:divBdr>
    </w:div>
    <w:div w:id="841431732">
      <w:bodyDiv w:val="1"/>
      <w:marLeft w:val="0"/>
      <w:marRight w:val="0"/>
      <w:marTop w:val="0"/>
      <w:marBottom w:val="0"/>
      <w:divBdr>
        <w:top w:val="none" w:sz="0" w:space="0" w:color="auto"/>
        <w:left w:val="none" w:sz="0" w:space="0" w:color="auto"/>
        <w:bottom w:val="none" w:sz="0" w:space="0" w:color="auto"/>
        <w:right w:val="none" w:sz="0" w:space="0" w:color="auto"/>
      </w:divBdr>
    </w:div>
    <w:div w:id="849098321">
      <w:bodyDiv w:val="1"/>
      <w:marLeft w:val="0"/>
      <w:marRight w:val="0"/>
      <w:marTop w:val="0"/>
      <w:marBottom w:val="0"/>
      <w:divBdr>
        <w:top w:val="none" w:sz="0" w:space="0" w:color="auto"/>
        <w:left w:val="none" w:sz="0" w:space="0" w:color="auto"/>
        <w:bottom w:val="none" w:sz="0" w:space="0" w:color="auto"/>
        <w:right w:val="none" w:sz="0" w:space="0" w:color="auto"/>
      </w:divBdr>
      <w:divsChild>
        <w:div w:id="105278027">
          <w:marLeft w:val="480"/>
          <w:marRight w:val="0"/>
          <w:marTop w:val="0"/>
          <w:marBottom w:val="0"/>
          <w:divBdr>
            <w:top w:val="none" w:sz="0" w:space="0" w:color="auto"/>
            <w:left w:val="none" w:sz="0" w:space="0" w:color="auto"/>
            <w:bottom w:val="none" w:sz="0" w:space="0" w:color="auto"/>
            <w:right w:val="none" w:sz="0" w:space="0" w:color="auto"/>
          </w:divBdr>
        </w:div>
        <w:div w:id="131020299">
          <w:marLeft w:val="480"/>
          <w:marRight w:val="0"/>
          <w:marTop w:val="0"/>
          <w:marBottom w:val="0"/>
          <w:divBdr>
            <w:top w:val="none" w:sz="0" w:space="0" w:color="auto"/>
            <w:left w:val="none" w:sz="0" w:space="0" w:color="auto"/>
            <w:bottom w:val="none" w:sz="0" w:space="0" w:color="auto"/>
            <w:right w:val="none" w:sz="0" w:space="0" w:color="auto"/>
          </w:divBdr>
        </w:div>
        <w:div w:id="232128678">
          <w:marLeft w:val="480"/>
          <w:marRight w:val="0"/>
          <w:marTop w:val="0"/>
          <w:marBottom w:val="0"/>
          <w:divBdr>
            <w:top w:val="none" w:sz="0" w:space="0" w:color="auto"/>
            <w:left w:val="none" w:sz="0" w:space="0" w:color="auto"/>
            <w:bottom w:val="none" w:sz="0" w:space="0" w:color="auto"/>
            <w:right w:val="none" w:sz="0" w:space="0" w:color="auto"/>
          </w:divBdr>
        </w:div>
        <w:div w:id="283081639">
          <w:marLeft w:val="480"/>
          <w:marRight w:val="0"/>
          <w:marTop w:val="0"/>
          <w:marBottom w:val="0"/>
          <w:divBdr>
            <w:top w:val="none" w:sz="0" w:space="0" w:color="auto"/>
            <w:left w:val="none" w:sz="0" w:space="0" w:color="auto"/>
            <w:bottom w:val="none" w:sz="0" w:space="0" w:color="auto"/>
            <w:right w:val="none" w:sz="0" w:space="0" w:color="auto"/>
          </w:divBdr>
        </w:div>
        <w:div w:id="347560668">
          <w:marLeft w:val="480"/>
          <w:marRight w:val="0"/>
          <w:marTop w:val="0"/>
          <w:marBottom w:val="0"/>
          <w:divBdr>
            <w:top w:val="none" w:sz="0" w:space="0" w:color="auto"/>
            <w:left w:val="none" w:sz="0" w:space="0" w:color="auto"/>
            <w:bottom w:val="none" w:sz="0" w:space="0" w:color="auto"/>
            <w:right w:val="none" w:sz="0" w:space="0" w:color="auto"/>
          </w:divBdr>
        </w:div>
        <w:div w:id="414909313">
          <w:marLeft w:val="480"/>
          <w:marRight w:val="0"/>
          <w:marTop w:val="0"/>
          <w:marBottom w:val="0"/>
          <w:divBdr>
            <w:top w:val="none" w:sz="0" w:space="0" w:color="auto"/>
            <w:left w:val="none" w:sz="0" w:space="0" w:color="auto"/>
            <w:bottom w:val="none" w:sz="0" w:space="0" w:color="auto"/>
            <w:right w:val="none" w:sz="0" w:space="0" w:color="auto"/>
          </w:divBdr>
        </w:div>
        <w:div w:id="510874000">
          <w:marLeft w:val="480"/>
          <w:marRight w:val="0"/>
          <w:marTop w:val="0"/>
          <w:marBottom w:val="0"/>
          <w:divBdr>
            <w:top w:val="none" w:sz="0" w:space="0" w:color="auto"/>
            <w:left w:val="none" w:sz="0" w:space="0" w:color="auto"/>
            <w:bottom w:val="none" w:sz="0" w:space="0" w:color="auto"/>
            <w:right w:val="none" w:sz="0" w:space="0" w:color="auto"/>
          </w:divBdr>
        </w:div>
        <w:div w:id="664747046">
          <w:marLeft w:val="480"/>
          <w:marRight w:val="0"/>
          <w:marTop w:val="0"/>
          <w:marBottom w:val="0"/>
          <w:divBdr>
            <w:top w:val="none" w:sz="0" w:space="0" w:color="auto"/>
            <w:left w:val="none" w:sz="0" w:space="0" w:color="auto"/>
            <w:bottom w:val="none" w:sz="0" w:space="0" w:color="auto"/>
            <w:right w:val="none" w:sz="0" w:space="0" w:color="auto"/>
          </w:divBdr>
        </w:div>
        <w:div w:id="747920860">
          <w:marLeft w:val="480"/>
          <w:marRight w:val="0"/>
          <w:marTop w:val="0"/>
          <w:marBottom w:val="0"/>
          <w:divBdr>
            <w:top w:val="none" w:sz="0" w:space="0" w:color="auto"/>
            <w:left w:val="none" w:sz="0" w:space="0" w:color="auto"/>
            <w:bottom w:val="none" w:sz="0" w:space="0" w:color="auto"/>
            <w:right w:val="none" w:sz="0" w:space="0" w:color="auto"/>
          </w:divBdr>
        </w:div>
        <w:div w:id="807891916">
          <w:marLeft w:val="480"/>
          <w:marRight w:val="0"/>
          <w:marTop w:val="0"/>
          <w:marBottom w:val="0"/>
          <w:divBdr>
            <w:top w:val="none" w:sz="0" w:space="0" w:color="auto"/>
            <w:left w:val="none" w:sz="0" w:space="0" w:color="auto"/>
            <w:bottom w:val="none" w:sz="0" w:space="0" w:color="auto"/>
            <w:right w:val="none" w:sz="0" w:space="0" w:color="auto"/>
          </w:divBdr>
        </w:div>
        <w:div w:id="847914089">
          <w:marLeft w:val="480"/>
          <w:marRight w:val="0"/>
          <w:marTop w:val="0"/>
          <w:marBottom w:val="0"/>
          <w:divBdr>
            <w:top w:val="none" w:sz="0" w:space="0" w:color="auto"/>
            <w:left w:val="none" w:sz="0" w:space="0" w:color="auto"/>
            <w:bottom w:val="none" w:sz="0" w:space="0" w:color="auto"/>
            <w:right w:val="none" w:sz="0" w:space="0" w:color="auto"/>
          </w:divBdr>
        </w:div>
        <w:div w:id="862980133">
          <w:marLeft w:val="480"/>
          <w:marRight w:val="0"/>
          <w:marTop w:val="0"/>
          <w:marBottom w:val="0"/>
          <w:divBdr>
            <w:top w:val="none" w:sz="0" w:space="0" w:color="auto"/>
            <w:left w:val="none" w:sz="0" w:space="0" w:color="auto"/>
            <w:bottom w:val="none" w:sz="0" w:space="0" w:color="auto"/>
            <w:right w:val="none" w:sz="0" w:space="0" w:color="auto"/>
          </w:divBdr>
        </w:div>
        <w:div w:id="971400308">
          <w:marLeft w:val="480"/>
          <w:marRight w:val="0"/>
          <w:marTop w:val="0"/>
          <w:marBottom w:val="0"/>
          <w:divBdr>
            <w:top w:val="none" w:sz="0" w:space="0" w:color="auto"/>
            <w:left w:val="none" w:sz="0" w:space="0" w:color="auto"/>
            <w:bottom w:val="none" w:sz="0" w:space="0" w:color="auto"/>
            <w:right w:val="none" w:sz="0" w:space="0" w:color="auto"/>
          </w:divBdr>
        </w:div>
        <w:div w:id="1025979937">
          <w:marLeft w:val="480"/>
          <w:marRight w:val="0"/>
          <w:marTop w:val="0"/>
          <w:marBottom w:val="0"/>
          <w:divBdr>
            <w:top w:val="none" w:sz="0" w:space="0" w:color="auto"/>
            <w:left w:val="none" w:sz="0" w:space="0" w:color="auto"/>
            <w:bottom w:val="none" w:sz="0" w:space="0" w:color="auto"/>
            <w:right w:val="none" w:sz="0" w:space="0" w:color="auto"/>
          </w:divBdr>
        </w:div>
        <w:div w:id="1169369667">
          <w:marLeft w:val="480"/>
          <w:marRight w:val="0"/>
          <w:marTop w:val="0"/>
          <w:marBottom w:val="0"/>
          <w:divBdr>
            <w:top w:val="none" w:sz="0" w:space="0" w:color="auto"/>
            <w:left w:val="none" w:sz="0" w:space="0" w:color="auto"/>
            <w:bottom w:val="none" w:sz="0" w:space="0" w:color="auto"/>
            <w:right w:val="none" w:sz="0" w:space="0" w:color="auto"/>
          </w:divBdr>
        </w:div>
        <w:div w:id="1222667615">
          <w:marLeft w:val="480"/>
          <w:marRight w:val="0"/>
          <w:marTop w:val="0"/>
          <w:marBottom w:val="0"/>
          <w:divBdr>
            <w:top w:val="none" w:sz="0" w:space="0" w:color="auto"/>
            <w:left w:val="none" w:sz="0" w:space="0" w:color="auto"/>
            <w:bottom w:val="none" w:sz="0" w:space="0" w:color="auto"/>
            <w:right w:val="none" w:sz="0" w:space="0" w:color="auto"/>
          </w:divBdr>
        </w:div>
        <w:div w:id="1248810185">
          <w:marLeft w:val="480"/>
          <w:marRight w:val="0"/>
          <w:marTop w:val="0"/>
          <w:marBottom w:val="0"/>
          <w:divBdr>
            <w:top w:val="none" w:sz="0" w:space="0" w:color="auto"/>
            <w:left w:val="none" w:sz="0" w:space="0" w:color="auto"/>
            <w:bottom w:val="none" w:sz="0" w:space="0" w:color="auto"/>
            <w:right w:val="none" w:sz="0" w:space="0" w:color="auto"/>
          </w:divBdr>
        </w:div>
        <w:div w:id="1264070432">
          <w:marLeft w:val="480"/>
          <w:marRight w:val="0"/>
          <w:marTop w:val="0"/>
          <w:marBottom w:val="0"/>
          <w:divBdr>
            <w:top w:val="none" w:sz="0" w:space="0" w:color="auto"/>
            <w:left w:val="none" w:sz="0" w:space="0" w:color="auto"/>
            <w:bottom w:val="none" w:sz="0" w:space="0" w:color="auto"/>
            <w:right w:val="none" w:sz="0" w:space="0" w:color="auto"/>
          </w:divBdr>
        </w:div>
        <w:div w:id="1266959876">
          <w:marLeft w:val="480"/>
          <w:marRight w:val="0"/>
          <w:marTop w:val="0"/>
          <w:marBottom w:val="0"/>
          <w:divBdr>
            <w:top w:val="none" w:sz="0" w:space="0" w:color="auto"/>
            <w:left w:val="none" w:sz="0" w:space="0" w:color="auto"/>
            <w:bottom w:val="none" w:sz="0" w:space="0" w:color="auto"/>
            <w:right w:val="none" w:sz="0" w:space="0" w:color="auto"/>
          </w:divBdr>
        </w:div>
        <w:div w:id="1276596187">
          <w:marLeft w:val="480"/>
          <w:marRight w:val="0"/>
          <w:marTop w:val="0"/>
          <w:marBottom w:val="0"/>
          <w:divBdr>
            <w:top w:val="none" w:sz="0" w:space="0" w:color="auto"/>
            <w:left w:val="none" w:sz="0" w:space="0" w:color="auto"/>
            <w:bottom w:val="none" w:sz="0" w:space="0" w:color="auto"/>
            <w:right w:val="none" w:sz="0" w:space="0" w:color="auto"/>
          </w:divBdr>
        </w:div>
        <w:div w:id="1278413935">
          <w:marLeft w:val="480"/>
          <w:marRight w:val="0"/>
          <w:marTop w:val="0"/>
          <w:marBottom w:val="0"/>
          <w:divBdr>
            <w:top w:val="none" w:sz="0" w:space="0" w:color="auto"/>
            <w:left w:val="none" w:sz="0" w:space="0" w:color="auto"/>
            <w:bottom w:val="none" w:sz="0" w:space="0" w:color="auto"/>
            <w:right w:val="none" w:sz="0" w:space="0" w:color="auto"/>
          </w:divBdr>
        </w:div>
        <w:div w:id="1287468505">
          <w:marLeft w:val="480"/>
          <w:marRight w:val="0"/>
          <w:marTop w:val="0"/>
          <w:marBottom w:val="0"/>
          <w:divBdr>
            <w:top w:val="none" w:sz="0" w:space="0" w:color="auto"/>
            <w:left w:val="none" w:sz="0" w:space="0" w:color="auto"/>
            <w:bottom w:val="none" w:sz="0" w:space="0" w:color="auto"/>
            <w:right w:val="none" w:sz="0" w:space="0" w:color="auto"/>
          </w:divBdr>
        </w:div>
        <w:div w:id="1353875214">
          <w:marLeft w:val="480"/>
          <w:marRight w:val="0"/>
          <w:marTop w:val="0"/>
          <w:marBottom w:val="0"/>
          <w:divBdr>
            <w:top w:val="none" w:sz="0" w:space="0" w:color="auto"/>
            <w:left w:val="none" w:sz="0" w:space="0" w:color="auto"/>
            <w:bottom w:val="none" w:sz="0" w:space="0" w:color="auto"/>
            <w:right w:val="none" w:sz="0" w:space="0" w:color="auto"/>
          </w:divBdr>
        </w:div>
        <w:div w:id="1416590471">
          <w:marLeft w:val="480"/>
          <w:marRight w:val="0"/>
          <w:marTop w:val="0"/>
          <w:marBottom w:val="0"/>
          <w:divBdr>
            <w:top w:val="none" w:sz="0" w:space="0" w:color="auto"/>
            <w:left w:val="none" w:sz="0" w:space="0" w:color="auto"/>
            <w:bottom w:val="none" w:sz="0" w:space="0" w:color="auto"/>
            <w:right w:val="none" w:sz="0" w:space="0" w:color="auto"/>
          </w:divBdr>
        </w:div>
        <w:div w:id="1548562048">
          <w:marLeft w:val="480"/>
          <w:marRight w:val="0"/>
          <w:marTop w:val="0"/>
          <w:marBottom w:val="0"/>
          <w:divBdr>
            <w:top w:val="none" w:sz="0" w:space="0" w:color="auto"/>
            <w:left w:val="none" w:sz="0" w:space="0" w:color="auto"/>
            <w:bottom w:val="none" w:sz="0" w:space="0" w:color="auto"/>
            <w:right w:val="none" w:sz="0" w:space="0" w:color="auto"/>
          </w:divBdr>
        </w:div>
        <w:div w:id="1556433006">
          <w:marLeft w:val="480"/>
          <w:marRight w:val="0"/>
          <w:marTop w:val="0"/>
          <w:marBottom w:val="0"/>
          <w:divBdr>
            <w:top w:val="none" w:sz="0" w:space="0" w:color="auto"/>
            <w:left w:val="none" w:sz="0" w:space="0" w:color="auto"/>
            <w:bottom w:val="none" w:sz="0" w:space="0" w:color="auto"/>
            <w:right w:val="none" w:sz="0" w:space="0" w:color="auto"/>
          </w:divBdr>
        </w:div>
        <w:div w:id="1572153336">
          <w:marLeft w:val="480"/>
          <w:marRight w:val="0"/>
          <w:marTop w:val="0"/>
          <w:marBottom w:val="0"/>
          <w:divBdr>
            <w:top w:val="none" w:sz="0" w:space="0" w:color="auto"/>
            <w:left w:val="none" w:sz="0" w:space="0" w:color="auto"/>
            <w:bottom w:val="none" w:sz="0" w:space="0" w:color="auto"/>
            <w:right w:val="none" w:sz="0" w:space="0" w:color="auto"/>
          </w:divBdr>
        </w:div>
        <w:div w:id="1586105656">
          <w:marLeft w:val="480"/>
          <w:marRight w:val="0"/>
          <w:marTop w:val="0"/>
          <w:marBottom w:val="0"/>
          <w:divBdr>
            <w:top w:val="none" w:sz="0" w:space="0" w:color="auto"/>
            <w:left w:val="none" w:sz="0" w:space="0" w:color="auto"/>
            <w:bottom w:val="none" w:sz="0" w:space="0" w:color="auto"/>
            <w:right w:val="none" w:sz="0" w:space="0" w:color="auto"/>
          </w:divBdr>
        </w:div>
        <w:div w:id="1598830898">
          <w:marLeft w:val="480"/>
          <w:marRight w:val="0"/>
          <w:marTop w:val="0"/>
          <w:marBottom w:val="0"/>
          <w:divBdr>
            <w:top w:val="none" w:sz="0" w:space="0" w:color="auto"/>
            <w:left w:val="none" w:sz="0" w:space="0" w:color="auto"/>
            <w:bottom w:val="none" w:sz="0" w:space="0" w:color="auto"/>
            <w:right w:val="none" w:sz="0" w:space="0" w:color="auto"/>
          </w:divBdr>
        </w:div>
        <w:div w:id="1724910159">
          <w:marLeft w:val="480"/>
          <w:marRight w:val="0"/>
          <w:marTop w:val="0"/>
          <w:marBottom w:val="0"/>
          <w:divBdr>
            <w:top w:val="none" w:sz="0" w:space="0" w:color="auto"/>
            <w:left w:val="none" w:sz="0" w:space="0" w:color="auto"/>
            <w:bottom w:val="none" w:sz="0" w:space="0" w:color="auto"/>
            <w:right w:val="none" w:sz="0" w:space="0" w:color="auto"/>
          </w:divBdr>
        </w:div>
        <w:div w:id="1814444196">
          <w:marLeft w:val="480"/>
          <w:marRight w:val="0"/>
          <w:marTop w:val="0"/>
          <w:marBottom w:val="0"/>
          <w:divBdr>
            <w:top w:val="none" w:sz="0" w:space="0" w:color="auto"/>
            <w:left w:val="none" w:sz="0" w:space="0" w:color="auto"/>
            <w:bottom w:val="none" w:sz="0" w:space="0" w:color="auto"/>
            <w:right w:val="none" w:sz="0" w:space="0" w:color="auto"/>
          </w:divBdr>
        </w:div>
        <w:div w:id="1845321527">
          <w:marLeft w:val="480"/>
          <w:marRight w:val="0"/>
          <w:marTop w:val="0"/>
          <w:marBottom w:val="0"/>
          <w:divBdr>
            <w:top w:val="none" w:sz="0" w:space="0" w:color="auto"/>
            <w:left w:val="none" w:sz="0" w:space="0" w:color="auto"/>
            <w:bottom w:val="none" w:sz="0" w:space="0" w:color="auto"/>
            <w:right w:val="none" w:sz="0" w:space="0" w:color="auto"/>
          </w:divBdr>
        </w:div>
        <w:div w:id="1876306275">
          <w:marLeft w:val="480"/>
          <w:marRight w:val="0"/>
          <w:marTop w:val="0"/>
          <w:marBottom w:val="0"/>
          <w:divBdr>
            <w:top w:val="none" w:sz="0" w:space="0" w:color="auto"/>
            <w:left w:val="none" w:sz="0" w:space="0" w:color="auto"/>
            <w:bottom w:val="none" w:sz="0" w:space="0" w:color="auto"/>
            <w:right w:val="none" w:sz="0" w:space="0" w:color="auto"/>
          </w:divBdr>
        </w:div>
        <w:div w:id="2038921527">
          <w:marLeft w:val="480"/>
          <w:marRight w:val="0"/>
          <w:marTop w:val="0"/>
          <w:marBottom w:val="0"/>
          <w:divBdr>
            <w:top w:val="none" w:sz="0" w:space="0" w:color="auto"/>
            <w:left w:val="none" w:sz="0" w:space="0" w:color="auto"/>
            <w:bottom w:val="none" w:sz="0" w:space="0" w:color="auto"/>
            <w:right w:val="none" w:sz="0" w:space="0" w:color="auto"/>
          </w:divBdr>
        </w:div>
        <w:div w:id="2061634687">
          <w:marLeft w:val="480"/>
          <w:marRight w:val="0"/>
          <w:marTop w:val="0"/>
          <w:marBottom w:val="0"/>
          <w:divBdr>
            <w:top w:val="none" w:sz="0" w:space="0" w:color="auto"/>
            <w:left w:val="none" w:sz="0" w:space="0" w:color="auto"/>
            <w:bottom w:val="none" w:sz="0" w:space="0" w:color="auto"/>
            <w:right w:val="none" w:sz="0" w:space="0" w:color="auto"/>
          </w:divBdr>
        </w:div>
        <w:div w:id="2076466985">
          <w:marLeft w:val="480"/>
          <w:marRight w:val="0"/>
          <w:marTop w:val="0"/>
          <w:marBottom w:val="0"/>
          <w:divBdr>
            <w:top w:val="none" w:sz="0" w:space="0" w:color="auto"/>
            <w:left w:val="none" w:sz="0" w:space="0" w:color="auto"/>
            <w:bottom w:val="none" w:sz="0" w:space="0" w:color="auto"/>
            <w:right w:val="none" w:sz="0" w:space="0" w:color="auto"/>
          </w:divBdr>
        </w:div>
        <w:div w:id="2092313334">
          <w:marLeft w:val="480"/>
          <w:marRight w:val="0"/>
          <w:marTop w:val="0"/>
          <w:marBottom w:val="0"/>
          <w:divBdr>
            <w:top w:val="none" w:sz="0" w:space="0" w:color="auto"/>
            <w:left w:val="none" w:sz="0" w:space="0" w:color="auto"/>
            <w:bottom w:val="none" w:sz="0" w:space="0" w:color="auto"/>
            <w:right w:val="none" w:sz="0" w:space="0" w:color="auto"/>
          </w:divBdr>
        </w:div>
        <w:div w:id="2115856277">
          <w:marLeft w:val="480"/>
          <w:marRight w:val="0"/>
          <w:marTop w:val="0"/>
          <w:marBottom w:val="0"/>
          <w:divBdr>
            <w:top w:val="none" w:sz="0" w:space="0" w:color="auto"/>
            <w:left w:val="none" w:sz="0" w:space="0" w:color="auto"/>
            <w:bottom w:val="none" w:sz="0" w:space="0" w:color="auto"/>
            <w:right w:val="none" w:sz="0" w:space="0" w:color="auto"/>
          </w:divBdr>
        </w:div>
      </w:divsChild>
    </w:div>
    <w:div w:id="852459188">
      <w:bodyDiv w:val="1"/>
      <w:marLeft w:val="0"/>
      <w:marRight w:val="0"/>
      <w:marTop w:val="0"/>
      <w:marBottom w:val="0"/>
      <w:divBdr>
        <w:top w:val="none" w:sz="0" w:space="0" w:color="auto"/>
        <w:left w:val="none" w:sz="0" w:space="0" w:color="auto"/>
        <w:bottom w:val="none" w:sz="0" w:space="0" w:color="auto"/>
        <w:right w:val="none" w:sz="0" w:space="0" w:color="auto"/>
      </w:divBdr>
      <w:divsChild>
        <w:div w:id="105273016">
          <w:marLeft w:val="480"/>
          <w:marRight w:val="0"/>
          <w:marTop w:val="0"/>
          <w:marBottom w:val="0"/>
          <w:divBdr>
            <w:top w:val="none" w:sz="0" w:space="0" w:color="auto"/>
            <w:left w:val="none" w:sz="0" w:space="0" w:color="auto"/>
            <w:bottom w:val="none" w:sz="0" w:space="0" w:color="auto"/>
            <w:right w:val="none" w:sz="0" w:space="0" w:color="auto"/>
          </w:divBdr>
        </w:div>
        <w:div w:id="171914897">
          <w:marLeft w:val="480"/>
          <w:marRight w:val="0"/>
          <w:marTop w:val="0"/>
          <w:marBottom w:val="0"/>
          <w:divBdr>
            <w:top w:val="none" w:sz="0" w:space="0" w:color="auto"/>
            <w:left w:val="none" w:sz="0" w:space="0" w:color="auto"/>
            <w:bottom w:val="none" w:sz="0" w:space="0" w:color="auto"/>
            <w:right w:val="none" w:sz="0" w:space="0" w:color="auto"/>
          </w:divBdr>
        </w:div>
        <w:div w:id="210192737">
          <w:marLeft w:val="480"/>
          <w:marRight w:val="0"/>
          <w:marTop w:val="0"/>
          <w:marBottom w:val="0"/>
          <w:divBdr>
            <w:top w:val="none" w:sz="0" w:space="0" w:color="auto"/>
            <w:left w:val="none" w:sz="0" w:space="0" w:color="auto"/>
            <w:bottom w:val="none" w:sz="0" w:space="0" w:color="auto"/>
            <w:right w:val="none" w:sz="0" w:space="0" w:color="auto"/>
          </w:divBdr>
        </w:div>
        <w:div w:id="235210547">
          <w:marLeft w:val="480"/>
          <w:marRight w:val="0"/>
          <w:marTop w:val="0"/>
          <w:marBottom w:val="0"/>
          <w:divBdr>
            <w:top w:val="none" w:sz="0" w:space="0" w:color="auto"/>
            <w:left w:val="none" w:sz="0" w:space="0" w:color="auto"/>
            <w:bottom w:val="none" w:sz="0" w:space="0" w:color="auto"/>
            <w:right w:val="none" w:sz="0" w:space="0" w:color="auto"/>
          </w:divBdr>
        </w:div>
        <w:div w:id="302929433">
          <w:marLeft w:val="480"/>
          <w:marRight w:val="0"/>
          <w:marTop w:val="0"/>
          <w:marBottom w:val="0"/>
          <w:divBdr>
            <w:top w:val="none" w:sz="0" w:space="0" w:color="auto"/>
            <w:left w:val="none" w:sz="0" w:space="0" w:color="auto"/>
            <w:bottom w:val="none" w:sz="0" w:space="0" w:color="auto"/>
            <w:right w:val="none" w:sz="0" w:space="0" w:color="auto"/>
          </w:divBdr>
        </w:div>
        <w:div w:id="337466521">
          <w:marLeft w:val="480"/>
          <w:marRight w:val="0"/>
          <w:marTop w:val="0"/>
          <w:marBottom w:val="0"/>
          <w:divBdr>
            <w:top w:val="none" w:sz="0" w:space="0" w:color="auto"/>
            <w:left w:val="none" w:sz="0" w:space="0" w:color="auto"/>
            <w:bottom w:val="none" w:sz="0" w:space="0" w:color="auto"/>
            <w:right w:val="none" w:sz="0" w:space="0" w:color="auto"/>
          </w:divBdr>
        </w:div>
        <w:div w:id="349066498">
          <w:marLeft w:val="480"/>
          <w:marRight w:val="0"/>
          <w:marTop w:val="0"/>
          <w:marBottom w:val="0"/>
          <w:divBdr>
            <w:top w:val="none" w:sz="0" w:space="0" w:color="auto"/>
            <w:left w:val="none" w:sz="0" w:space="0" w:color="auto"/>
            <w:bottom w:val="none" w:sz="0" w:space="0" w:color="auto"/>
            <w:right w:val="none" w:sz="0" w:space="0" w:color="auto"/>
          </w:divBdr>
        </w:div>
        <w:div w:id="359820705">
          <w:marLeft w:val="480"/>
          <w:marRight w:val="0"/>
          <w:marTop w:val="0"/>
          <w:marBottom w:val="0"/>
          <w:divBdr>
            <w:top w:val="none" w:sz="0" w:space="0" w:color="auto"/>
            <w:left w:val="none" w:sz="0" w:space="0" w:color="auto"/>
            <w:bottom w:val="none" w:sz="0" w:space="0" w:color="auto"/>
            <w:right w:val="none" w:sz="0" w:space="0" w:color="auto"/>
          </w:divBdr>
        </w:div>
        <w:div w:id="400253003">
          <w:marLeft w:val="480"/>
          <w:marRight w:val="0"/>
          <w:marTop w:val="0"/>
          <w:marBottom w:val="0"/>
          <w:divBdr>
            <w:top w:val="none" w:sz="0" w:space="0" w:color="auto"/>
            <w:left w:val="none" w:sz="0" w:space="0" w:color="auto"/>
            <w:bottom w:val="none" w:sz="0" w:space="0" w:color="auto"/>
            <w:right w:val="none" w:sz="0" w:space="0" w:color="auto"/>
          </w:divBdr>
        </w:div>
        <w:div w:id="418865026">
          <w:marLeft w:val="480"/>
          <w:marRight w:val="0"/>
          <w:marTop w:val="0"/>
          <w:marBottom w:val="0"/>
          <w:divBdr>
            <w:top w:val="none" w:sz="0" w:space="0" w:color="auto"/>
            <w:left w:val="none" w:sz="0" w:space="0" w:color="auto"/>
            <w:bottom w:val="none" w:sz="0" w:space="0" w:color="auto"/>
            <w:right w:val="none" w:sz="0" w:space="0" w:color="auto"/>
          </w:divBdr>
        </w:div>
        <w:div w:id="482550543">
          <w:marLeft w:val="480"/>
          <w:marRight w:val="0"/>
          <w:marTop w:val="0"/>
          <w:marBottom w:val="0"/>
          <w:divBdr>
            <w:top w:val="none" w:sz="0" w:space="0" w:color="auto"/>
            <w:left w:val="none" w:sz="0" w:space="0" w:color="auto"/>
            <w:bottom w:val="none" w:sz="0" w:space="0" w:color="auto"/>
            <w:right w:val="none" w:sz="0" w:space="0" w:color="auto"/>
          </w:divBdr>
        </w:div>
        <w:div w:id="524562711">
          <w:marLeft w:val="480"/>
          <w:marRight w:val="0"/>
          <w:marTop w:val="0"/>
          <w:marBottom w:val="0"/>
          <w:divBdr>
            <w:top w:val="none" w:sz="0" w:space="0" w:color="auto"/>
            <w:left w:val="none" w:sz="0" w:space="0" w:color="auto"/>
            <w:bottom w:val="none" w:sz="0" w:space="0" w:color="auto"/>
            <w:right w:val="none" w:sz="0" w:space="0" w:color="auto"/>
          </w:divBdr>
        </w:div>
        <w:div w:id="612173109">
          <w:marLeft w:val="480"/>
          <w:marRight w:val="0"/>
          <w:marTop w:val="0"/>
          <w:marBottom w:val="0"/>
          <w:divBdr>
            <w:top w:val="none" w:sz="0" w:space="0" w:color="auto"/>
            <w:left w:val="none" w:sz="0" w:space="0" w:color="auto"/>
            <w:bottom w:val="none" w:sz="0" w:space="0" w:color="auto"/>
            <w:right w:val="none" w:sz="0" w:space="0" w:color="auto"/>
          </w:divBdr>
        </w:div>
        <w:div w:id="638077138">
          <w:marLeft w:val="480"/>
          <w:marRight w:val="0"/>
          <w:marTop w:val="0"/>
          <w:marBottom w:val="0"/>
          <w:divBdr>
            <w:top w:val="none" w:sz="0" w:space="0" w:color="auto"/>
            <w:left w:val="none" w:sz="0" w:space="0" w:color="auto"/>
            <w:bottom w:val="none" w:sz="0" w:space="0" w:color="auto"/>
            <w:right w:val="none" w:sz="0" w:space="0" w:color="auto"/>
          </w:divBdr>
        </w:div>
        <w:div w:id="643050837">
          <w:marLeft w:val="480"/>
          <w:marRight w:val="0"/>
          <w:marTop w:val="0"/>
          <w:marBottom w:val="0"/>
          <w:divBdr>
            <w:top w:val="none" w:sz="0" w:space="0" w:color="auto"/>
            <w:left w:val="none" w:sz="0" w:space="0" w:color="auto"/>
            <w:bottom w:val="none" w:sz="0" w:space="0" w:color="auto"/>
            <w:right w:val="none" w:sz="0" w:space="0" w:color="auto"/>
          </w:divBdr>
        </w:div>
        <w:div w:id="645202916">
          <w:marLeft w:val="480"/>
          <w:marRight w:val="0"/>
          <w:marTop w:val="0"/>
          <w:marBottom w:val="0"/>
          <w:divBdr>
            <w:top w:val="none" w:sz="0" w:space="0" w:color="auto"/>
            <w:left w:val="none" w:sz="0" w:space="0" w:color="auto"/>
            <w:bottom w:val="none" w:sz="0" w:space="0" w:color="auto"/>
            <w:right w:val="none" w:sz="0" w:space="0" w:color="auto"/>
          </w:divBdr>
        </w:div>
        <w:div w:id="717511539">
          <w:marLeft w:val="480"/>
          <w:marRight w:val="0"/>
          <w:marTop w:val="0"/>
          <w:marBottom w:val="0"/>
          <w:divBdr>
            <w:top w:val="none" w:sz="0" w:space="0" w:color="auto"/>
            <w:left w:val="none" w:sz="0" w:space="0" w:color="auto"/>
            <w:bottom w:val="none" w:sz="0" w:space="0" w:color="auto"/>
            <w:right w:val="none" w:sz="0" w:space="0" w:color="auto"/>
          </w:divBdr>
        </w:div>
        <w:div w:id="828982106">
          <w:marLeft w:val="480"/>
          <w:marRight w:val="0"/>
          <w:marTop w:val="0"/>
          <w:marBottom w:val="0"/>
          <w:divBdr>
            <w:top w:val="none" w:sz="0" w:space="0" w:color="auto"/>
            <w:left w:val="none" w:sz="0" w:space="0" w:color="auto"/>
            <w:bottom w:val="none" w:sz="0" w:space="0" w:color="auto"/>
            <w:right w:val="none" w:sz="0" w:space="0" w:color="auto"/>
          </w:divBdr>
        </w:div>
        <w:div w:id="1048919307">
          <w:marLeft w:val="480"/>
          <w:marRight w:val="0"/>
          <w:marTop w:val="0"/>
          <w:marBottom w:val="0"/>
          <w:divBdr>
            <w:top w:val="none" w:sz="0" w:space="0" w:color="auto"/>
            <w:left w:val="none" w:sz="0" w:space="0" w:color="auto"/>
            <w:bottom w:val="none" w:sz="0" w:space="0" w:color="auto"/>
            <w:right w:val="none" w:sz="0" w:space="0" w:color="auto"/>
          </w:divBdr>
        </w:div>
        <w:div w:id="1072237262">
          <w:marLeft w:val="480"/>
          <w:marRight w:val="0"/>
          <w:marTop w:val="0"/>
          <w:marBottom w:val="0"/>
          <w:divBdr>
            <w:top w:val="none" w:sz="0" w:space="0" w:color="auto"/>
            <w:left w:val="none" w:sz="0" w:space="0" w:color="auto"/>
            <w:bottom w:val="none" w:sz="0" w:space="0" w:color="auto"/>
            <w:right w:val="none" w:sz="0" w:space="0" w:color="auto"/>
          </w:divBdr>
        </w:div>
        <w:div w:id="1091127705">
          <w:marLeft w:val="480"/>
          <w:marRight w:val="0"/>
          <w:marTop w:val="0"/>
          <w:marBottom w:val="0"/>
          <w:divBdr>
            <w:top w:val="none" w:sz="0" w:space="0" w:color="auto"/>
            <w:left w:val="none" w:sz="0" w:space="0" w:color="auto"/>
            <w:bottom w:val="none" w:sz="0" w:space="0" w:color="auto"/>
            <w:right w:val="none" w:sz="0" w:space="0" w:color="auto"/>
          </w:divBdr>
        </w:div>
        <w:div w:id="1118722309">
          <w:marLeft w:val="480"/>
          <w:marRight w:val="0"/>
          <w:marTop w:val="0"/>
          <w:marBottom w:val="0"/>
          <w:divBdr>
            <w:top w:val="none" w:sz="0" w:space="0" w:color="auto"/>
            <w:left w:val="none" w:sz="0" w:space="0" w:color="auto"/>
            <w:bottom w:val="none" w:sz="0" w:space="0" w:color="auto"/>
            <w:right w:val="none" w:sz="0" w:space="0" w:color="auto"/>
          </w:divBdr>
        </w:div>
        <w:div w:id="1121071836">
          <w:marLeft w:val="480"/>
          <w:marRight w:val="0"/>
          <w:marTop w:val="0"/>
          <w:marBottom w:val="0"/>
          <w:divBdr>
            <w:top w:val="none" w:sz="0" w:space="0" w:color="auto"/>
            <w:left w:val="none" w:sz="0" w:space="0" w:color="auto"/>
            <w:bottom w:val="none" w:sz="0" w:space="0" w:color="auto"/>
            <w:right w:val="none" w:sz="0" w:space="0" w:color="auto"/>
          </w:divBdr>
        </w:div>
        <w:div w:id="1184826147">
          <w:marLeft w:val="480"/>
          <w:marRight w:val="0"/>
          <w:marTop w:val="0"/>
          <w:marBottom w:val="0"/>
          <w:divBdr>
            <w:top w:val="none" w:sz="0" w:space="0" w:color="auto"/>
            <w:left w:val="none" w:sz="0" w:space="0" w:color="auto"/>
            <w:bottom w:val="none" w:sz="0" w:space="0" w:color="auto"/>
            <w:right w:val="none" w:sz="0" w:space="0" w:color="auto"/>
          </w:divBdr>
        </w:div>
        <w:div w:id="1187015629">
          <w:marLeft w:val="480"/>
          <w:marRight w:val="0"/>
          <w:marTop w:val="0"/>
          <w:marBottom w:val="0"/>
          <w:divBdr>
            <w:top w:val="none" w:sz="0" w:space="0" w:color="auto"/>
            <w:left w:val="none" w:sz="0" w:space="0" w:color="auto"/>
            <w:bottom w:val="none" w:sz="0" w:space="0" w:color="auto"/>
            <w:right w:val="none" w:sz="0" w:space="0" w:color="auto"/>
          </w:divBdr>
        </w:div>
        <w:div w:id="1195265017">
          <w:marLeft w:val="480"/>
          <w:marRight w:val="0"/>
          <w:marTop w:val="0"/>
          <w:marBottom w:val="0"/>
          <w:divBdr>
            <w:top w:val="none" w:sz="0" w:space="0" w:color="auto"/>
            <w:left w:val="none" w:sz="0" w:space="0" w:color="auto"/>
            <w:bottom w:val="none" w:sz="0" w:space="0" w:color="auto"/>
            <w:right w:val="none" w:sz="0" w:space="0" w:color="auto"/>
          </w:divBdr>
        </w:div>
        <w:div w:id="1340156772">
          <w:marLeft w:val="480"/>
          <w:marRight w:val="0"/>
          <w:marTop w:val="0"/>
          <w:marBottom w:val="0"/>
          <w:divBdr>
            <w:top w:val="none" w:sz="0" w:space="0" w:color="auto"/>
            <w:left w:val="none" w:sz="0" w:space="0" w:color="auto"/>
            <w:bottom w:val="none" w:sz="0" w:space="0" w:color="auto"/>
            <w:right w:val="none" w:sz="0" w:space="0" w:color="auto"/>
          </w:divBdr>
        </w:div>
        <w:div w:id="1352298625">
          <w:marLeft w:val="480"/>
          <w:marRight w:val="0"/>
          <w:marTop w:val="0"/>
          <w:marBottom w:val="0"/>
          <w:divBdr>
            <w:top w:val="none" w:sz="0" w:space="0" w:color="auto"/>
            <w:left w:val="none" w:sz="0" w:space="0" w:color="auto"/>
            <w:bottom w:val="none" w:sz="0" w:space="0" w:color="auto"/>
            <w:right w:val="none" w:sz="0" w:space="0" w:color="auto"/>
          </w:divBdr>
        </w:div>
        <w:div w:id="1386292513">
          <w:marLeft w:val="480"/>
          <w:marRight w:val="0"/>
          <w:marTop w:val="0"/>
          <w:marBottom w:val="0"/>
          <w:divBdr>
            <w:top w:val="none" w:sz="0" w:space="0" w:color="auto"/>
            <w:left w:val="none" w:sz="0" w:space="0" w:color="auto"/>
            <w:bottom w:val="none" w:sz="0" w:space="0" w:color="auto"/>
            <w:right w:val="none" w:sz="0" w:space="0" w:color="auto"/>
          </w:divBdr>
        </w:div>
        <w:div w:id="1626962582">
          <w:marLeft w:val="480"/>
          <w:marRight w:val="0"/>
          <w:marTop w:val="0"/>
          <w:marBottom w:val="0"/>
          <w:divBdr>
            <w:top w:val="none" w:sz="0" w:space="0" w:color="auto"/>
            <w:left w:val="none" w:sz="0" w:space="0" w:color="auto"/>
            <w:bottom w:val="none" w:sz="0" w:space="0" w:color="auto"/>
            <w:right w:val="none" w:sz="0" w:space="0" w:color="auto"/>
          </w:divBdr>
        </w:div>
        <w:div w:id="1813599757">
          <w:marLeft w:val="480"/>
          <w:marRight w:val="0"/>
          <w:marTop w:val="0"/>
          <w:marBottom w:val="0"/>
          <w:divBdr>
            <w:top w:val="none" w:sz="0" w:space="0" w:color="auto"/>
            <w:left w:val="none" w:sz="0" w:space="0" w:color="auto"/>
            <w:bottom w:val="none" w:sz="0" w:space="0" w:color="auto"/>
            <w:right w:val="none" w:sz="0" w:space="0" w:color="auto"/>
          </w:divBdr>
        </w:div>
        <w:div w:id="1837459468">
          <w:marLeft w:val="480"/>
          <w:marRight w:val="0"/>
          <w:marTop w:val="0"/>
          <w:marBottom w:val="0"/>
          <w:divBdr>
            <w:top w:val="none" w:sz="0" w:space="0" w:color="auto"/>
            <w:left w:val="none" w:sz="0" w:space="0" w:color="auto"/>
            <w:bottom w:val="none" w:sz="0" w:space="0" w:color="auto"/>
            <w:right w:val="none" w:sz="0" w:space="0" w:color="auto"/>
          </w:divBdr>
        </w:div>
        <w:div w:id="1958945524">
          <w:marLeft w:val="480"/>
          <w:marRight w:val="0"/>
          <w:marTop w:val="0"/>
          <w:marBottom w:val="0"/>
          <w:divBdr>
            <w:top w:val="none" w:sz="0" w:space="0" w:color="auto"/>
            <w:left w:val="none" w:sz="0" w:space="0" w:color="auto"/>
            <w:bottom w:val="none" w:sz="0" w:space="0" w:color="auto"/>
            <w:right w:val="none" w:sz="0" w:space="0" w:color="auto"/>
          </w:divBdr>
        </w:div>
        <w:div w:id="1988435183">
          <w:marLeft w:val="480"/>
          <w:marRight w:val="0"/>
          <w:marTop w:val="0"/>
          <w:marBottom w:val="0"/>
          <w:divBdr>
            <w:top w:val="none" w:sz="0" w:space="0" w:color="auto"/>
            <w:left w:val="none" w:sz="0" w:space="0" w:color="auto"/>
            <w:bottom w:val="none" w:sz="0" w:space="0" w:color="auto"/>
            <w:right w:val="none" w:sz="0" w:space="0" w:color="auto"/>
          </w:divBdr>
        </w:div>
        <w:div w:id="2067560535">
          <w:marLeft w:val="480"/>
          <w:marRight w:val="0"/>
          <w:marTop w:val="0"/>
          <w:marBottom w:val="0"/>
          <w:divBdr>
            <w:top w:val="none" w:sz="0" w:space="0" w:color="auto"/>
            <w:left w:val="none" w:sz="0" w:space="0" w:color="auto"/>
            <w:bottom w:val="none" w:sz="0" w:space="0" w:color="auto"/>
            <w:right w:val="none" w:sz="0" w:space="0" w:color="auto"/>
          </w:divBdr>
        </w:div>
        <w:div w:id="2068064232">
          <w:marLeft w:val="480"/>
          <w:marRight w:val="0"/>
          <w:marTop w:val="0"/>
          <w:marBottom w:val="0"/>
          <w:divBdr>
            <w:top w:val="none" w:sz="0" w:space="0" w:color="auto"/>
            <w:left w:val="none" w:sz="0" w:space="0" w:color="auto"/>
            <w:bottom w:val="none" w:sz="0" w:space="0" w:color="auto"/>
            <w:right w:val="none" w:sz="0" w:space="0" w:color="auto"/>
          </w:divBdr>
        </w:div>
        <w:div w:id="2069377036">
          <w:marLeft w:val="480"/>
          <w:marRight w:val="0"/>
          <w:marTop w:val="0"/>
          <w:marBottom w:val="0"/>
          <w:divBdr>
            <w:top w:val="none" w:sz="0" w:space="0" w:color="auto"/>
            <w:left w:val="none" w:sz="0" w:space="0" w:color="auto"/>
            <w:bottom w:val="none" w:sz="0" w:space="0" w:color="auto"/>
            <w:right w:val="none" w:sz="0" w:space="0" w:color="auto"/>
          </w:divBdr>
        </w:div>
      </w:divsChild>
    </w:div>
    <w:div w:id="854926844">
      <w:bodyDiv w:val="1"/>
      <w:marLeft w:val="0"/>
      <w:marRight w:val="0"/>
      <w:marTop w:val="0"/>
      <w:marBottom w:val="0"/>
      <w:divBdr>
        <w:top w:val="none" w:sz="0" w:space="0" w:color="auto"/>
        <w:left w:val="none" w:sz="0" w:space="0" w:color="auto"/>
        <w:bottom w:val="none" w:sz="0" w:space="0" w:color="auto"/>
        <w:right w:val="none" w:sz="0" w:space="0" w:color="auto"/>
      </w:divBdr>
    </w:div>
    <w:div w:id="856847826">
      <w:bodyDiv w:val="1"/>
      <w:marLeft w:val="0"/>
      <w:marRight w:val="0"/>
      <w:marTop w:val="0"/>
      <w:marBottom w:val="0"/>
      <w:divBdr>
        <w:top w:val="none" w:sz="0" w:space="0" w:color="auto"/>
        <w:left w:val="none" w:sz="0" w:space="0" w:color="auto"/>
        <w:bottom w:val="none" w:sz="0" w:space="0" w:color="auto"/>
        <w:right w:val="none" w:sz="0" w:space="0" w:color="auto"/>
      </w:divBdr>
    </w:div>
    <w:div w:id="869076048">
      <w:bodyDiv w:val="1"/>
      <w:marLeft w:val="0"/>
      <w:marRight w:val="0"/>
      <w:marTop w:val="0"/>
      <w:marBottom w:val="0"/>
      <w:divBdr>
        <w:top w:val="none" w:sz="0" w:space="0" w:color="auto"/>
        <w:left w:val="none" w:sz="0" w:space="0" w:color="auto"/>
        <w:bottom w:val="none" w:sz="0" w:space="0" w:color="auto"/>
        <w:right w:val="none" w:sz="0" w:space="0" w:color="auto"/>
      </w:divBdr>
      <w:divsChild>
        <w:div w:id="35399204">
          <w:marLeft w:val="480"/>
          <w:marRight w:val="0"/>
          <w:marTop w:val="0"/>
          <w:marBottom w:val="0"/>
          <w:divBdr>
            <w:top w:val="none" w:sz="0" w:space="0" w:color="auto"/>
            <w:left w:val="none" w:sz="0" w:space="0" w:color="auto"/>
            <w:bottom w:val="none" w:sz="0" w:space="0" w:color="auto"/>
            <w:right w:val="none" w:sz="0" w:space="0" w:color="auto"/>
          </w:divBdr>
        </w:div>
        <w:div w:id="180361239">
          <w:marLeft w:val="480"/>
          <w:marRight w:val="0"/>
          <w:marTop w:val="0"/>
          <w:marBottom w:val="0"/>
          <w:divBdr>
            <w:top w:val="none" w:sz="0" w:space="0" w:color="auto"/>
            <w:left w:val="none" w:sz="0" w:space="0" w:color="auto"/>
            <w:bottom w:val="none" w:sz="0" w:space="0" w:color="auto"/>
            <w:right w:val="none" w:sz="0" w:space="0" w:color="auto"/>
          </w:divBdr>
        </w:div>
        <w:div w:id="203057803">
          <w:marLeft w:val="480"/>
          <w:marRight w:val="0"/>
          <w:marTop w:val="0"/>
          <w:marBottom w:val="0"/>
          <w:divBdr>
            <w:top w:val="none" w:sz="0" w:space="0" w:color="auto"/>
            <w:left w:val="none" w:sz="0" w:space="0" w:color="auto"/>
            <w:bottom w:val="none" w:sz="0" w:space="0" w:color="auto"/>
            <w:right w:val="none" w:sz="0" w:space="0" w:color="auto"/>
          </w:divBdr>
        </w:div>
        <w:div w:id="320888560">
          <w:marLeft w:val="480"/>
          <w:marRight w:val="0"/>
          <w:marTop w:val="0"/>
          <w:marBottom w:val="0"/>
          <w:divBdr>
            <w:top w:val="none" w:sz="0" w:space="0" w:color="auto"/>
            <w:left w:val="none" w:sz="0" w:space="0" w:color="auto"/>
            <w:bottom w:val="none" w:sz="0" w:space="0" w:color="auto"/>
            <w:right w:val="none" w:sz="0" w:space="0" w:color="auto"/>
          </w:divBdr>
        </w:div>
        <w:div w:id="405884924">
          <w:marLeft w:val="480"/>
          <w:marRight w:val="0"/>
          <w:marTop w:val="0"/>
          <w:marBottom w:val="0"/>
          <w:divBdr>
            <w:top w:val="none" w:sz="0" w:space="0" w:color="auto"/>
            <w:left w:val="none" w:sz="0" w:space="0" w:color="auto"/>
            <w:bottom w:val="none" w:sz="0" w:space="0" w:color="auto"/>
            <w:right w:val="none" w:sz="0" w:space="0" w:color="auto"/>
          </w:divBdr>
        </w:div>
        <w:div w:id="448356651">
          <w:marLeft w:val="480"/>
          <w:marRight w:val="0"/>
          <w:marTop w:val="0"/>
          <w:marBottom w:val="0"/>
          <w:divBdr>
            <w:top w:val="none" w:sz="0" w:space="0" w:color="auto"/>
            <w:left w:val="none" w:sz="0" w:space="0" w:color="auto"/>
            <w:bottom w:val="none" w:sz="0" w:space="0" w:color="auto"/>
            <w:right w:val="none" w:sz="0" w:space="0" w:color="auto"/>
          </w:divBdr>
        </w:div>
        <w:div w:id="621228192">
          <w:marLeft w:val="480"/>
          <w:marRight w:val="0"/>
          <w:marTop w:val="0"/>
          <w:marBottom w:val="0"/>
          <w:divBdr>
            <w:top w:val="none" w:sz="0" w:space="0" w:color="auto"/>
            <w:left w:val="none" w:sz="0" w:space="0" w:color="auto"/>
            <w:bottom w:val="none" w:sz="0" w:space="0" w:color="auto"/>
            <w:right w:val="none" w:sz="0" w:space="0" w:color="auto"/>
          </w:divBdr>
        </w:div>
        <w:div w:id="930508369">
          <w:marLeft w:val="480"/>
          <w:marRight w:val="0"/>
          <w:marTop w:val="0"/>
          <w:marBottom w:val="0"/>
          <w:divBdr>
            <w:top w:val="none" w:sz="0" w:space="0" w:color="auto"/>
            <w:left w:val="none" w:sz="0" w:space="0" w:color="auto"/>
            <w:bottom w:val="none" w:sz="0" w:space="0" w:color="auto"/>
            <w:right w:val="none" w:sz="0" w:space="0" w:color="auto"/>
          </w:divBdr>
        </w:div>
        <w:div w:id="946621599">
          <w:marLeft w:val="480"/>
          <w:marRight w:val="0"/>
          <w:marTop w:val="0"/>
          <w:marBottom w:val="0"/>
          <w:divBdr>
            <w:top w:val="none" w:sz="0" w:space="0" w:color="auto"/>
            <w:left w:val="none" w:sz="0" w:space="0" w:color="auto"/>
            <w:bottom w:val="none" w:sz="0" w:space="0" w:color="auto"/>
            <w:right w:val="none" w:sz="0" w:space="0" w:color="auto"/>
          </w:divBdr>
        </w:div>
        <w:div w:id="1194683694">
          <w:marLeft w:val="480"/>
          <w:marRight w:val="0"/>
          <w:marTop w:val="0"/>
          <w:marBottom w:val="0"/>
          <w:divBdr>
            <w:top w:val="none" w:sz="0" w:space="0" w:color="auto"/>
            <w:left w:val="none" w:sz="0" w:space="0" w:color="auto"/>
            <w:bottom w:val="none" w:sz="0" w:space="0" w:color="auto"/>
            <w:right w:val="none" w:sz="0" w:space="0" w:color="auto"/>
          </w:divBdr>
        </w:div>
        <w:div w:id="1205675468">
          <w:marLeft w:val="480"/>
          <w:marRight w:val="0"/>
          <w:marTop w:val="0"/>
          <w:marBottom w:val="0"/>
          <w:divBdr>
            <w:top w:val="none" w:sz="0" w:space="0" w:color="auto"/>
            <w:left w:val="none" w:sz="0" w:space="0" w:color="auto"/>
            <w:bottom w:val="none" w:sz="0" w:space="0" w:color="auto"/>
            <w:right w:val="none" w:sz="0" w:space="0" w:color="auto"/>
          </w:divBdr>
        </w:div>
        <w:div w:id="1244294129">
          <w:marLeft w:val="480"/>
          <w:marRight w:val="0"/>
          <w:marTop w:val="0"/>
          <w:marBottom w:val="0"/>
          <w:divBdr>
            <w:top w:val="none" w:sz="0" w:space="0" w:color="auto"/>
            <w:left w:val="none" w:sz="0" w:space="0" w:color="auto"/>
            <w:bottom w:val="none" w:sz="0" w:space="0" w:color="auto"/>
            <w:right w:val="none" w:sz="0" w:space="0" w:color="auto"/>
          </w:divBdr>
        </w:div>
        <w:div w:id="1285691978">
          <w:marLeft w:val="480"/>
          <w:marRight w:val="0"/>
          <w:marTop w:val="0"/>
          <w:marBottom w:val="0"/>
          <w:divBdr>
            <w:top w:val="none" w:sz="0" w:space="0" w:color="auto"/>
            <w:left w:val="none" w:sz="0" w:space="0" w:color="auto"/>
            <w:bottom w:val="none" w:sz="0" w:space="0" w:color="auto"/>
            <w:right w:val="none" w:sz="0" w:space="0" w:color="auto"/>
          </w:divBdr>
        </w:div>
        <w:div w:id="1382287943">
          <w:marLeft w:val="480"/>
          <w:marRight w:val="0"/>
          <w:marTop w:val="0"/>
          <w:marBottom w:val="0"/>
          <w:divBdr>
            <w:top w:val="none" w:sz="0" w:space="0" w:color="auto"/>
            <w:left w:val="none" w:sz="0" w:space="0" w:color="auto"/>
            <w:bottom w:val="none" w:sz="0" w:space="0" w:color="auto"/>
            <w:right w:val="none" w:sz="0" w:space="0" w:color="auto"/>
          </w:divBdr>
        </w:div>
        <w:div w:id="1399398538">
          <w:marLeft w:val="480"/>
          <w:marRight w:val="0"/>
          <w:marTop w:val="0"/>
          <w:marBottom w:val="0"/>
          <w:divBdr>
            <w:top w:val="none" w:sz="0" w:space="0" w:color="auto"/>
            <w:left w:val="none" w:sz="0" w:space="0" w:color="auto"/>
            <w:bottom w:val="none" w:sz="0" w:space="0" w:color="auto"/>
            <w:right w:val="none" w:sz="0" w:space="0" w:color="auto"/>
          </w:divBdr>
        </w:div>
        <w:div w:id="1513883722">
          <w:marLeft w:val="480"/>
          <w:marRight w:val="0"/>
          <w:marTop w:val="0"/>
          <w:marBottom w:val="0"/>
          <w:divBdr>
            <w:top w:val="none" w:sz="0" w:space="0" w:color="auto"/>
            <w:left w:val="none" w:sz="0" w:space="0" w:color="auto"/>
            <w:bottom w:val="none" w:sz="0" w:space="0" w:color="auto"/>
            <w:right w:val="none" w:sz="0" w:space="0" w:color="auto"/>
          </w:divBdr>
        </w:div>
        <w:div w:id="1645502325">
          <w:marLeft w:val="480"/>
          <w:marRight w:val="0"/>
          <w:marTop w:val="0"/>
          <w:marBottom w:val="0"/>
          <w:divBdr>
            <w:top w:val="none" w:sz="0" w:space="0" w:color="auto"/>
            <w:left w:val="none" w:sz="0" w:space="0" w:color="auto"/>
            <w:bottom w:val="none" w:sz="0" w:space="0" w:color="auto"/>
            <w:right w:val="none" w:sz="0" w:space="0" w:color="auto"/>
          </w:divBdr>
        </w:div>
        <w:div w:id="1650357827">
          <w:marLeft w:val="480"/>
          <w:marRight w:val="0"/>
          <w:marTop w:val="0"/>
          <w:marBottom w:val="0"/>
          <w:divBdr>
            <w:top w:val="none" w:sz="0" w:space="0" w:color="auto"/>
            <w:left w:val="none" w:sz="0" w:space="0" w:color="auto"/>
            <w:bottom w:val="none" w:sz="0" w:space="0" w:color="auto"/>
            <w:right w:val="none" w:sz="0" w:space="0" w:color="auto"/>
          </w:divBdr>
        </w:div>
        <w:div w:id="1651250020">
          <w:marLeft w:val="480"/>
          <w:marRight w:val="0"/>
          <w:marTop w:val="0"/>
          <w:marBottom w:val="0"/>
          <w:divBdr>
            <w:top w:val="none" w:sz="0" w:space="0" w:color="auto"/>
            <w:left w:val="none" w:sz="0" w:space="0" w:color="auto"/>
            <w:bottom w:val="none" w:sz="0" w:space="0" w:color="auto"/>
            <w:right w:val="none" w:sz="0" w:space="0" w:color="auto"/>
          </w:divBdr>
        </w:div>
        <w:div w:id="1734964760">
          <w:marLeft w:val="480"/>
          <w:marRight w:val="0"/>
          <w:marTop w:val="0"/>
          <w:marBottom w:val="0"/>
          <w:divBdr>
            <w:top w:val="none" w:sz="0" w:space="0" w:color="auto"/>
            <w:left w:val="none" w:sz="0" w:space="0" w:color="auto"/>
            <w:bottom w:val="none" w:sz="0" w:space="0" w:color="auto"/>
            <w:right w:val="none" w:sz="0" w:space="0" w:color="auto"/>
          </w:divBdr>
        </w:div>
        <w:div w:id="1778717172">
          <w:marLeft w:val="480"/>
          <w:marRight w:val="0"/>
          <w:marTop w:val="0"/>
          <w:marBottom w:val="0"/>
          <w:divBdr>
            <w:top w:val="none" w:sz="0" w:space="0" w:color="auto"/>
            <w:left w:val="none" w:sz="0" w:space="0" w:color="auto"/>
            <w:bottom w:val="none" w:sz="0" w:space="0" w:color="auto"/>
            <w:right w:val="none" w:sz="0" w:space="0" w:color="auto"/>
          </w:divBdr>
        </w:div>
        <w:div w:id="1799487858">
          <w:marLeft w:val="480"/>
          <w:marRight w:val="0"/>
          <w:marTop w:val="0"/>
          <w:marBottom w:val="0"/>
          <w:divBdr>
            <w:top w:val="none" w:sz="0" w:space="0" w:color="auto"/>
            <w:left w:val="none" w:sz="0" w:space="0" w:color="auto"/>
            <w:bottom w:val="none" w:sz="0" w:space="0" w:color="auto"/>
            <w:right w:val="none" w:sz="0" w:space="0" w:color="auto"/>
          </w:divBdr>
        </w:div>
        <w:div w:id="1833787991">
          <w:marLeft w:val="480"/>
          <w:marRight w:val="0"/>
          <w:marTop w:val="0"/>
          <w:marBottom w:val="0"/>
          <w:divBdr>
            <w:top w:val="none" w:sz="0" w:space="0" w:color="auto"/>
            <w:left w:val="none" w:sz="0" w:space="0" w:color="auto"/>
            <w:bottom w:val="none" w:sz="0" w:space="0" w:color="auto"/>
            <w:right w:val="none" w:sz="0" w:space="0" w:color="auto"/>
          </w:divBdr>
        </w:div>
        <w:div w:id="1888711832">
          <w:marLeft w:val="480"/>
          <w:marRight w:val="0"/>
          <w:marTop w:val="0"/>
          <w:marBottom w:val="0"/>
          <w:divBdr>
            <w:top w:val="none" w:sz="0" w:space="0" w:color="auto"/>
            <w:left w:val="none" w:sz="0" w:space="0" w:color="auto"/>
            <w:bottom w:val="none" w:sz="0" w:space="0" w:color="auto"/>
            <w:right w:val="none" w:sz="0" w:space="0" w:color="auto"/>
          </w:divBdr>
        </w:div>
        <w:div w:id="1916435216">
          <w:marLeft w:val="480"/>
          <w:marRight w:val="0"/>
          <w:marTop w:val="0"/>
          <w:marBottom w:val="0"/>
          <w:divBdr>
            <w:top w:val="none" w:sz="0" w:space="0" w:color="auto"/>
            <w:left w:val="none" w:sz="0" w:space="0" w:color="auto"/>
            <w:bottom w:val="none" w:sz="0" w:space="0" w:color="auto"/>
            <w:right w:val="none" w:sz="0" w:space="0" w:color="auto"/>
          </w:divBdr>
        </w:div>
        <w:div w:id="1921325946">
          <w:marLeft w:val="480"/>
          <w:marRight w:val="0"/>
          <w:marTop w:val="0"/>
          <w:marBottom w:val="0"/>
          <w:divBdr>
            <w:top w:val="none" w:sz="0" w:space="0" w:color="auto"/>
            <w:left w:val="none" w:sz="0" w:space="0" w:color="auto"/>
            <w:bottom w:val="none" w:sz="0" w:space="0" w:color="auto"/>
            <w:right w:val="none" w:sz="0" w:space="0" w:color="auto"/>
          </w:divBdr>
        </w:div>
        <w:div w:id="1967734367">
          <w:marLeft w:val="480"/>
          <w:marRight w:val="0"/>
          <w:marTop w:val="0"/>
          <w:marBottom w:val="0"/>
          <w:divBdr>
            <w:top w:val="none" w:sz="0" w:space="0" w:color="auto"/>
            <w:left w:val="none" w:sz="0" w:space="0" w:color="auto"/>
            <w:bottom w:val="none" w:sz="0" w:space="0" w:color="auto"/>
            <w:right w:val="none" w:sz="0" w:space="0" w:color="auto"/>
          </w:divBdr>
        </w:div>
        <w:div w:id="1982346693">
          <w:marLeft w:val="480"/>
          <w:marRight w:val="0"/>
          <w:marTop w:val="0"/>
          <w:marBottom w:val="0"/>
          <w:divBdr>
            <w:top w:val="none" w:sz="0" w:space="0" w:color="auto"/>
            <w:left w:val="none" w:sz="0" w:space="0" w:color="auto"/>
            <w:bottom w:val="none" w:sz="0" w:space="0" w:color="auto"/>
            <w:right w:val="none" w:sz="0" w:space="0" w:color="auto"/>
          </w:divBdr>
        </w:div>
        <w:div w:id="2098674306">
          <w:marLeft w:val="480"/>
          <w:marRight w:val="0"/>
          <w:marTop w:val="0"/>
          <w:marBottom w:val="0"/>
          <w:divBdr>
            <w:top w:val="none" w:sz="0" w:space="0" w:color="auto"/>
            <w:left w:val="none" w:sz="0" w:space="0" w:color="auto"/>
            <w:bottom w:val="none" w:sz="0" w:space="0" w:color="auto"/>
            <w:right w:val="none" w:sz="0" w:space="0" w:color="auto"/>
          </w:divBdr>
        </w:div>
        <w:div w:id="2107801222">
          <w:marLeft w:val="480"/>
          <w:marRight w:val="0"/>
          <w:marTop w:val="0"/>
          <w:marBottom w:val="0"/>
          <w:divBdr>
            <w:top w:val="none" w:sz="0" w:space="0" w:color="auto"/>
            <w:left w:val="none" w:sz="0" w:space="0" w:color="auto"/>
            <w:bottom w:val="none" w:sz="0" w:space="0" w:color="auto"/>
            <w:right w:val="none" w:sz="0" w:space="0" w:color="auto"/>
          </w:divBdr>
        </w:div>
      </w:divsChild>
    </w:div>
    <w:div w:id="876619557">
      <w:bodyDiv w:val="1"/>
      <w:marLeft w:val="0"/>
      <w:marRight w:val="0"/>
      <w:marTop w:val="0"/>
      <w:marBottom w:val="0"/>
      <w:divBdr>
        <w:top w:val="none" w:sz="0" w:space="0" w:color="auto"/>
        <w:left w:val="none" w:sz="0" w:space="0" w:color="auto"/>
        <w:bottom w:val="none" w:sz="0" w:space="0" w:color="auto"/>
        <w:right w:val="none" w:sz="0" w:space="0" w:color="auto"/>
      </w:divBdr>
    </w:div>
    <w:div w:id="883251911">
      <w:bodyDiv w:val="1"/>
      <w:marLeft w:val="0"/>
      <w:marRight w:val="0"/>
      <w:marTop w:val="0"/>
      <w:marBottom w:val="0"/>
      <w:divBdr>
        <w:top w:val="none" w:sz="0" w:space="0" w:color="auto"/>
        <w:left w:val="none" w:sz="0" w:space="0" w:color="auto"/>
        <w:bottom w:val="none" w:sz="0" w:space="0" w:color="auto"/>
        <w:right w:val="none" w:sz="0" w:space="0" w:color="auto"/>
      </w:divBdr>
    </w:div>
    <w:div w:id="885944297">
      <w:bodyDiv w:val="1"/>
      <w:marLeft w:val="0"/>
      <w:marRight w:val="0"/>
      <w:marTop w:val="0"/>
      <w:marBottom w:val="0"/>
      <w:divBdr>
        <w:top w:val="none" w:sz="0" w:space="0" w:color="auto"/>
        <w:left w:val="none" w:sz="0" w:space="0" w:color="auto"/>
        <w:bottom w:val="none" w:sz="0" w:space="0" w:color="auto"/>
        <w:right w:val="none" w:sz="0" w:space="0" w:color="auto"/>
      </w:divBdr>
    </w:div>
    <w:div w:id="886188096">
      <w:bodyDiv w:val="1"/>
      <w:marLeft w:val="0"/>
      <w:marRight w:val="0"/>
      <w:marTop w:val="0"/>
      <w:marBottom w:val="0"/>
      <w:divBdr>
        <w:top w:val="none" w:sz="0" w:space="0" w:color="auto"/>
        <w:left w:val="none" w:sz="0" w:space="0" w:color="auto"/>
        <w:bottom w:val="none" w:sz="0" w:space="0" w:color="auto"/>
        <w:right w:val="none" w:sz="0" w:space="0" w:color="auto"/>
      </w:divBdr>
    </w:div>
    <w:div w:id="890919778">
      <w:bodyDiv w:val="1"/>
      <w:marLeft w:val="0"/>
      <w:marRight w:val="0"/>
      <w:marTop w:val="0"/>
      <w:marBottom w:val="0"/>
      <w:divBdr>
        <w:top w:val="none" w:sz="0" w:space="0" w:color="auto"/>
        <w:left w:val="none" w:sz="0" w:space="0" w:color="auto"/>
        <w:bottom w:val="none" w:sz="0" w:space="0" w:color="auto"/>
        <w:right w:val="none" w:sz="0" w:space="0" w:color="auto"/>
      </w:divBdr>
    </w:div>
    <w:div w:id="903024686">
      <w:bodyDiv w:val="1"/>
      <w:marLeft w:val="0"/>
      <w:marRight w:val="0"/>
      <w:marTop w:val="0"/>
      <w:marBottom w:val="0"/>
      <w:divBdr>
        <w:top w:val="none" w:sz="0" w:space="0" w:color="auto"/>
        <w:left w:val="none" w:sz="0" w:space="0" w:color="auto"/>
        <w:bottom w:val="none" w:sz="0" w:space="0" w:color="auto"/>
        <w:right w:val="none" w:sz="0" w:space="0" w:color="auto"/>
      </w:divBdr>
    </w:div>
    <w:div w:id="903414410">
      <w:bodyDiv w:val="1"/>
      <w:marLeft w:val="0"/>
      <w:marRight w:val="0"/>
      <w:marTop w:val="0"/>
      <w:marBottom w:val="0"/>
      <w:divBdr>
        <w:top w:val="none" w:sz="0" w:space="0" w:color="auto"/>
        <w:left w:val="none" w:sz="0" w:space="0" w:color="auto"/>
        <w:bottom w:val="none" w:sz="0" w:space="0" w:color="auto"/>
        <w:right w:val="none" w:sz="0" w:space="0" w:color="auto"/>
      </w:divBdr>
    </w:div>
    <w:div w:id="904222475">
      <w:bodyDiv w:val="1"/>
      <w:marLeft w:val="0"/>
      <w:marRight w:val="0"/>
      <w:marTop w:val="0"/>
      <w:marBottom w:val="0"/>
      <w:divBdr>
        <w:top w:val="none" w:sz="0" w:space="0" w:color="auto"/>
        <w:left w:val="none" w:sz="0" w:space="0" w:color="auto"/>
        <w:bottom w:val="none" w:sz="0" w:space="0" w:color="auto"/>
        <w:right w:val="none" w:sz="0" w:space="0" w:color="auto"/>
      </w:divBdr>
      <w:divsChild>
        <w:div w:id="68500373">
          <w:marLeft w:val="480"/>
          <w:marRight w:val="0"/>
          <w:marTop w:val="0"/>
          <w:marBottom w:val="0"/>
          <w:divBdr>
            <w:top w:val="none" w:sz="0" w:space="0" w:color="auto"/>
            <w:left w:val="none" w:sz="0" w:space="0" w:color="auto"/>
            <w:bottom w:val="none" w:sz="0" w:space="0" w:color="auto"/>
            <w:right w:val="none" w:sz="0" w:space="0" w:color="auto"/>
          </w:divBdr>
        </w:div>
        <w:div w:id="209463136">
          <w:marLeft w:val="480"/>
          <w:marRight w:val="0"/>
          <w:marTop w:val="0"/>
          <w:marBottom w:val="0"/>
          <w:divBdr>
            <w:top w:val="none" w:sz="0" w:space="0" w:color="auto"/>
            <w:left w:val="none" w:sz="0" w:space="0" w:color="auto"/>
            <w:bottom w:val="none" w:sz="0" w:space="0" w:color="auto"/>
            <w:right w:val="none" w:sz="0" w:space="0" w:color="auto"/>
          </w:divBdr>
        </w:div>
        <w:div w:id="210196026">
          <w:marLeft w:val="480"/>
          <w:marRight w:val="0"/>
          <w:marTop w:val="0"/>
          <w:marBottom w:val="0"/>
          <w:divBdr>
            <w:top w:val="none" w:sz="0" w:space="0" w:color="auto"/>
            <w:left w:val="none" w:sz="0" w:space="0" w:color="auto"/>
            <w:bottom w:val="none" w:sz="0" w:space="0" w:color="auto"/>
            <w:right w:val="none" w:sz="0" w:space="0" w:color="auto"/>
          </w:divBdr>
        </w:div>
        <w:div w:id="231669769">
          <w:marLeft w:val="480"/>
          <w:marRight w:val="0"/>
          <w:marTop w:val="0"/>
          <w:marBottom w:val="0"/>
          <w:divBdr>
            <w:top w:val="none" w:sz="0" w:space="0" w:color="auto"/>
            <w:left w:val="none" w:sz="0" w:space="0" w:color="auto"/>
            <w:bottom w:val="none" w:sz="0" w:space="0" w:color="auto"/>
            <w:right w:val="none" w:sz="0" w:space="0" w:color="auto"/>
          </w:divBdr>
        </w:div>
        <w:div w:id="520364946">
          <w:marLeft w:val="480"/>
          <w:marRight w:val="0"/>
          <w:marTop w:val="0"/>
          <w:marBottom w:val="0"/>
          <w:divBdr>
            <w:top w:val="none" w:sz="0" w:space="0" w:color="auto"/>
            <w:left w:val="none" w:sz="0" w:space="0" w:color="auto"/>
            <w:bottom w:val="none" w:sz="0" w:space="0" w:color="auto"/>
            <w:right w:val="none" w:sz="0" w:space="0" w:color="auto"/>
          </w:divBdr>
        </w:div>
        <w:div w:id="684525138">
          <w:marLeft w:val="480"/>
          <w:marRight w:val="0"/>
          <w:marTop w:val="0"/>
          <w:marBottom w:val="0"/>
          <w:divBdr>
            <w:top w:val="none" w:sz="0" w:space="0" w:color="auto"/>
            <w:left w:val="none" w:sz="0" w:space="0" w:color="auto"/>
            <w:bottom w:val="none" w:sz="0" w:space="0" w:color="auto"/>
            <w:right w:val="none" w:sz="0" w:space="0" w:color="auto"/>
          </w:divBdr>
        </w:div>
        <w:div w:id="759762346">
          <w:marLeft w:val="480"/>
          <w:marRight w:val="0"/>
          <w:marTop w:val="0"/>
          <w:marBottom w:val="0"/>
          <w:divBdr>
            <w:top w:val="none" w:sz="0" w:space="0" w:color="auto"/>
            <w:left w:val="none" w:sz="0" w:space="0" w:color="auto"/>
            <w:bottom w:val="none" w:sz="0" w:space="0" w:color="auto"/>
            <w:right w:val="none" w:sz="0" w:space="0" w:color="auto"/>
          </w:divBdr>
        </w:div>
        <w:div w:id="774515960">
          <w:marLeft w:val="480"/>
          <w:marRight w:val="0"/>
          <w:marTop w:val="0"/>
          <w:marBottom w:val="0"/>
          <w:divBdr>
            <w:top w:val="none" w:sz="0" w:space="0" w:color="auto"/>
            <w:left w:val="none" w:sz="0" w:space="0" w:color="auto"/>
            <w:bottom w:val="none" w:sz="0" w:space="0" w:color="auto"/>
            <w:right w:val="none" w:sz="0" w:space="0" w:color="auto"/>
          </w:divBdr>
        </w:div>
        <w:div w:id="794715501">
          <w:marLeft w:val="480"/>
          <w:marRight w:val="0"/>
          <w:marTop w:val="0"/>
          <w:marBottom w:val="0"/>
          <w:divBdr>
            <w:top w:val="none" w:sz="0" w:space="0" w:color="auto"/>
            <w:left w:val="none" w:sz="0" w:space="0" w:color="auto"/>
            <w:bottom w:val="none" w:sz="0" w:space="0" w:color="auto"/>
            <w:right w:val="none" w:sz="0" w:space="0" w:color="auto"/>
          </w:divBdr>
        </w:div>
        <w:div w:id="833885388">
          <w:marLeft w:val="480"/>
          <w:marRight w:val="0"/>
          <w:marTop w:val="0"/>
          <w:marBottom w:val="0"/>
          <w:divBdr>
            <w:top w:val="none" w:sz="0" w:space="0" w:color="auto"/>
            <w:left w:val="none" w:sz="0" w:space="0" w:color="auto"/>
            <w:bottom w:val="none" w:sz="0" w:space="0" w:color="auto"/>
            <w:right w:val="none" w:sz="0" w:space="0" w:color="auto"/>
          </w:divBdr>
        </w:div>
        <w:div w:id="916400334">
          <w:marLeft w:val="480"/>
          <w:marRight w:val="0"/>
          <w:marTop w:val="0"/>
          <w:marBottom w:val="0"/>
          <w:divBdr>
            <w:top w:val="none" w:sz="0" w:space="0" w:color="auto"/>
            <w:left w:val="none" w:sz="0" w:space="0" w:color="auto"/>
            <w:bottom w:val="none" w:sz="0" w:space="0" w:color="auto"/>
            <w:right w:val="none" w:sz="0" w:space="0" w:color="auto"/>
          </w:divBdr>
        </w:div>
        <w:div w:id="934215687">
          <w:marLeft w:val="480"/>
          <w:marRight w:val="0"/>
          <w:marTop w:val="0"/>
          <w:marBottom w:val="0"/>
          <w:divBdr>
            <w:top w:val="none" w:sz="0" w:space="0" w:color="auto"/>
            <w:left w:val="none" w:sz="0" w:space="0" w:color="auto"/>
            <w:bottom w:val="none" w:sz="0" w:space="0" w:color="auto"/>
            <w:right w:val="none" w:sz="0" w:space="0" w:color="auto"/>
          </w:divBdr>
        </w:div>
        <w:div w:id="943535870">
          <w:marLeft w:val="480"/>
          <w:marRight w:val="0"/>
          <w:marTop w:val="0"/>
          <w:marBottom w:val="0"/>
          <w:divBdr>
            <w:top w:val="none" w:sz="0" w:space="0" w:color="auto"/>
            <w:left w:val="none" w:sz="0" w:space="0" w:color="auto"/>
            <w:bottom w:val="none" w:sz="0" w:space="0" w:color="auto"/>
            <w:right w:val="none" w:sz="0" w:space="0" w:color="auto"/>
          </w:divBdr>
        </w:div>
        <w:div w:id="989216068">
          <w:marLeft w:val="480"/>
          <w:marRight w:val="0"/>
          <w:marTop w:val="0"/>
          <w:marBottom w:val="0"/>
          <w:divBdr>
            <w:top w:val="none" w:sz="0" w:space="0" w:color="auto"/>
            <w:left w:val="none" w:sz="0" w:space="0" w:color="auto"/>
            <w:bottom w:val="none" w:sz="0" w:space="0" w:color="auto"/>
            <w:right w:val="none" w:sz="0" w:space="0" w:color="auto"/>
          </w:divBdr>
        </w:div>
        <w:div w:id="1002855902">
          <w:marLeft w:val="480"/>
          <w:marRight w:val="0"/>
          <w:marTop w:val="0"/>
          <w:marBottom w:val="0"/>
          <w:divBdr>
            <w:top w:val="none" w:sz="0" w:space="0" w:color="auto"/>
            <w:left w:val="none" w:sz="0" w:space="0" w:color="auto"/>
            <w:bottom w:val="none" w:sz="0" w:space="0" w:color="auto"/>
            <w:right w:val="none" w:sz="0" w:space="0" w:color="auto"/>
          </w:divBdr>
        </w:div>
        <w:div w:id="1091974451">
          <w:marLeft w:val="480"/>
          <w:marRight w:val="0"/>
          <w:marTop w:val="0"/>
          <w:marBottom w:val="0"/>
          <w:divBdr>
            <w:top w:val="none" w:sz="0" w:space="0" w:color="auto"/>
            <w:left w:val="none" w:sz="0" w:space="0" w:color="auto"/>
            <w:bottom w:val="none" w:sz="0" w:space="0" w:color="auto"/>
            <w:right w:val="none" w:sz="0" w:space="0" w:color="auto"/>
          </w:divBdr>
        </w:div>
        <w:div w:id="1114862568">
          <w:marLeft w:val="480"/>
          <w:marRight w:val="0"/>
          <w:marTop w:val="0"/>
          <w:marBottom w:val="0"/>
          <w:divBdr>
            <w:top w:val="none" w:sz="0" w:space="0" w:color="auto"/>
            <w:left w:val="none" w:sz="0" w:space="0" w:color="auto"/>
            <w:bottom w:val="none" w:sz="0" w:space="0" w:color="auto"/>
            <w:right w:val="none" w:sz="0" w:space="0" w:color="auto"/>
          </w:divBdr>
        </w:div>
        <w:div w:id="1334379650">
          <w:marLeft w:val="480"/>
          <w:marRight w:val="0"/>
          <w:marTop w:val="0"/>
          <w:marBottom w:val="0"/>
          <w:divBdr>
            <w:top w:val="none" w:sz="0" w:space="0" w:color="auto"/>
            <w:left w:val="none" w:sz="0" w:space="0" w:color="auto"/>
            <w:bottom w:val="none" w:sz="0" w:space="0" w:color="auto"/>
            <w:right w:val="none" w:sz="0" w:space="0" w:color="auto"/>
          </w:divBdr>
        </w:div>
        <w:div w:id="1376781515">
          <w:marLeft w:val="480"/>
          <w:marRight w:val="0"/>
          <w:marTop w:val="0"/>
          <w:marBottom w:val="0"/>
          <w:divBdr>
            <w:top w:val="none" w:sz="0" w:space="0" w:color="auto"/>
            <w:left w:val="none" w:sz="0" w:space="0" w:color="auto"/>
            <w:bottom w:val="none" w:sz="0" w:space="0" w:color="auto"/>
            <w:right w:val="none" w:sz="0" w:space="0" w:color="auto"/>
          </w:divBdr>
        </w:div>
        <w:div w:id="1401295364">
          <w:marLeft w:val="480"/>
          <w:marRight w:val="0"/>
          <w:marTop w:val="0"/>
          <w:marBottom w:val="0"/>
          <w:divBdr>
            <w:top w:val="none" w:sz="0" w:space="0" w:color="auto"/>
            <w:left w:val="none" w:sz="0" w:space="0" w:color="auto"/>
            <w:bottom w:val="none" w:sz="0" w:space="0" w:color="auto"/>
            <w:right w:val="none" w:sz="0" w:space="0" w:color="auto"/>
          </w:divBdr>
        </w:div>
        <w:div w:id="1447429428">
          <w:marLeft w:val="480"/>
          <w:marRight w:val="0"/>
          <w:marTop w:val="0"/>
          <w:marBottom w:val="0"/>
          <w:divBdr>
            <w:top w:val="none" w:sz="0" w:space="0" w:color="auto"/>
            <w:left w:val="none" w:sz="0" w:space="0" w:color="auto"/>
            <w:bottom w:val="none" w:sz="0" w:space="0" w:color="auto"/>
            <w:right w:val="none" w:sz="0" w:space="0" w:color="auto"/>
          </w:divBdr>
        </w:div>
        <w:div w:id="1453552865">
          <w:marLeft w:val="480"/>
          <w:marRight w:val="0"/>
          <w:marTop w:val="0"/>
          <w:marBottom w:val="0"/>
          <w:divBdr>
            <w:top w:val="none" w:sz="0" w:space="0" w:color="auto"/>
            <w:left w:val="none" w:sz="0" w:space="0" w:color="auto"/>
            <w:bottom w:val="none" w:sz="0" w:space="0" w:color="auto"/>
            <w:right w:val="none" w:sz="0" w:space="0" w:color="auto"/>
          </w:divBdr>
        </w:div>
        <w:div w:id="1527793285">
          <w:marLeft w:val="480"/>
          <w:marRight w:val="0"/>
          <w:marTop w:val="0"/>
          <w:marBottom w:val="0"/>
          <w:divBdr>
            <w:top w:val="none" w:sz="0" w:space="0" w:color="auto"/>
            <w:left w:val="none" w:sz="0" w:space="0" w:color="auto"/>
            <w:bottom w:val="none" w:sz="0" w:space="0" w:color="auto"/>
            <w:right w:val="none" w:sz="0" w:space="0" w:color="auto"/>
          </w:divBdr>
        </w:div>
        <w:div w:id="1629775785">
          <w:marLeft w:val="480"/>
          <w:marRight w:val="0"/>
          <w:marTop w:val="0"/>
          <w:marBottom w:val="0"/>
          <w:divBdr>
            <w:top w:val="none" w:sz="0" w:space="0" w:color="auto"/>
            <w:left w:val="none" w:sz="0" w:space="0" w:color="auto"/>
            <w:bottom w:val="none" w:sz="0" w:space="0" w:color="auto"/>
            <w:right w:val="none" w:sz="0" w:space="0" w:color="auto"/>
          </w:divBdr>
        </w:div>
        <w:div w:id="1633517159">
          <w:marLeft w:val="480"/>
          <w:marRight w:val="0"/>
          <w:marTop w:val="0"/>
          <w:marBottom w:val="0"/>
          <w:divBdr>
            <w:top w:val="none" w:sz="0" w:space="0" w:color="auto"/>
            <w:left w:val="none" w:sz="0" w:space="0" w:color="auto"/>
            <w:bottom w:val="none" w:sz="0" w:space="0" w:color="auto"/>
            <w:right w:val="none" w:sz="0" w:space="0" w:color="auto"/>
          </w:divBdr>
        </w:div>
        <w:div w:id="1896893560">
          <w:marLeft w:val="480"/>
          <w:marRight w:val="0"/>
          <w:marTop w:val="0"/>
          <w:marBottom w:val="0"/>
          <w:divBdr>
            <w:top w:val="none" w:sz="0" w:space="0" w:color="auto"/>
            <w:left w:val="none" w:sz="0" w:space="0" w:color="auto"/>
            <w:bottom w:val="none" w:sz="0" w:space="0" w:color="auto"/>
            <w:right w:val="none" w:sz="0" w:space="0" w:color="auto"/>
          </w:divBdr>
        </w:div>
        <w:div w:id="2006088561">
          <w:marLeft w:val="480"/>
          <w:marRight w:val="0"/>
          <w:marTop w:val="0"/>
          <w:marBottom w:val="0"/>
          <w:divBdr>
            <w:top w:val="none" w:sz="0" w:space="0" w:color="auto"/>
            <w:left w:val="none" w:sz="0" w:space="0" w:color="auto"/>
            <w:bottom w:val="none" w:sz="0" w:space="0" w:color="auto"/>
            <w:right w:val="none" w:sz="0" w:space="0" w:color="auto"/>
          </w:divBdr>
        </w:div>
        <w:div w:id="2057846645">
          <w:marLeft w:val="480"/>
          <w:marRight w:val="0"/>
          <w:marTop w:val="0"/>
          <w:marBottom w:val="0"/>
          <w:divBdr>
            <w:top w:val="none" w:sz="0" w:space="0" w:color="auto"/>
            <w:left w:val="none" w:sz="0" w:space="0" w:color="auto"/>
            <w:bottom w:val="none" w:sz="0" w:space="0" w:color="auto"/>
            <w:right w:val="none" w:sz="0" w:space="0" w:color="auto"/>
          </w:divBdr>
        </w:div>
      </w:divsChild>
    </w:div>
    <w:div w:id="909198721">
      <w:bodyDiv w:val="1"/>
      <w:marLeft w:val="0"/>
      <w:marRight w:val="0"/>
      <w:marTop w:val="0"/>
      <w:marBottom w:val="0"/>
      <w:divBdr>
        <w:top w:val="none" w:sz="0" w:space="0" w:color="auto"/>
        <w:left w:val="none" w:sz="0" w:space="0" w:color="auto"/>
        <w:bottom w:val="none" w:sz="0" w:space="0" w:color="auto"/>
        <w:right w:val="none" w:sz="0" w:space="0" w:color="auto"/>
      </w:divBdr>
    </w:div>
    <w:div w:id="916666935">
      <w:bodyDiv w:val="1"/>
      <w:marLeft w:val="0"/>
      <w:marRight w:val="0"/>
      <w:marTop w:val="0"/>
      <w:marBottom w:val="0"/>
      <w:divBdr>
        <w:top w:val="none" w:sz="0" w:space="0" w:color="auto"/>
        <w:left w:val="none" w:sz="0" w:space="0" w:color="auto"/>
        <w:bottom w:val="none" w:sz="0" w:space="0" w:color="auto"/>
        <w:right w:val="none" w:sz="0" w:space="0" w:color="auto"/>
      </w:divBdr>
      <w:divsChild>
        <w:div w:id="137233035">
          <w:marLeft w:val="640"/>
          <w:marRight w:val="0"/>
          <w:marTop w:val="0"/>
          <w:marBottom w:val="0"/>
          <w:divBdr>
            <w:top w:val="none" w:sz="0" w:space="0" w:color="auto"/>
            <w:left w:val="none" w:sz="0" w:space="0" w:color="auto"/>
            <w:bottom w:val="none" w:sz="0" w:space="0" w:color="auto"/>
            <w:right w:val="none" w:sz="0" w:space="0" w:color="auto"/>
          </w:divBdr>
        </w:div>
        <w:div w:id="141123008">
          <w:marLeft w:val="640"/>
          <w:marRight w:val="0"/>
          <w:marTop w:val="0"/>
          <w:marBottom w:val="0"/>
          <w:divBdr>
            <w:top w:val="none" w:sz="0" w:space="0" w:color="auto"/>
            <w:left w:val="none" w:sz="0" w:space="0" w:color="auto"/>
            <w:bottom w:val="none" w:sz="0" w:space="0" w:color="auto"/>
            <w:right w:val="none" w:sz="0" w:space="0" w:color="auto"/>
          </w:divBdr>
        </w:div>
        <w:div w:id="179659121">
          <w:marLeft w:val="640"/>
          <w:marRight w:val="0"/>
          <w:marTop w:val="0"/>
          <w:marBottom w:val="0"/>
          <w:divBdr>
            <w:top w:val="none" w:sz="0" w:space="0" w:color="auto"/>
            <w:left w:val="none" w:sz="0" w:space="0" w:color="auto"/>
            <w:bottom w:val="none" w:sz="0" w:space="0" w:color="auto"/>
            <w:right w:val="none" w:sz="0" w:space="0" w:color="auto"/>
          </w:divBdr>
        </w:div>
        <w:div w:id="181672536">
          <w:marLeft w:val="640"/>
          <w:marRight w:val="0"/>
          <w:marTop w:val="0"/>
          <w:marBottom w:val="0"/>
          <w:divBdr>
            <w:top w:val="none" w:sz="0" w:space="0" w:color="auto"/>
            <w:left w:val="none" w:sz="0" w:space="0" w:color="auto"/>
            <w:bottom w:val="none" w:sz="0" w:space="0" w:color="auto"/>
            <w:right w:val="none" w:sz="0" w:space="0" w:color="auto"/>
          </w:divBdr>
        </w:div>
        <w:div w:id="202400439">
          <w:marLeft w:val="640"/>
          <w:marRight w:val="0"/>
          <w:marTop w:val="0"/>
          <w:marBottom w:val="0"/>
          <w:divBdr>
            <w:top w:val="none" w:sz="0" w:space="0" w:color="auto"/>
            <w:left w:val="none" w:sz="0" w:space="0" w:color="auto"/>
            <w:bottom w:val="none" w:sz="0" w:space="0" w:color="auto"/>
            <w:right w:val="none" w:sz="0" w:space="0" w:color="auto"/>
          </w:divBdr>
        </w:div>
        <w:div w:id="224997435">
          <w:marLeft w:val="640"/>
          <w:marRight w:val="0"/>
          <w:marTop w:val="0"/>
          <w:marBottom w:val="0"/>
          <w:divBdr>
            <w:top w:val="none" w:sz="0" w:space="0" w:color="auto"/>
            <w:left w:val="none" w:sz="0" w:space="0" w:color="auto"/>
            <w:bottom w:val="none" w:sz="0" w:space="0" w:color="auto"/>
            <w:right w:val="none" w:sz="0" w:space="0" w:color="auto"/>
          </w:divBdr>
        </w:div>
        <w:div w:id="288245462">
          <w:marLeft w:val="640"/>
          <w:marRight w:val="0"/>
          <w:marTop w:val="0"/>
          <w:marBottom w:val="0"/>
          <w:divBdr>
            <w:top w:val="none" w:sz="0" w:space="0" w:color="auto"/>
            <w:left w:val="none" w:sz="0" w:space="0" w:color="auto"/>
            <w:bottom w:val="none" w:sz="0" w:space="0" w:color="auto"/>
            <w:right w:val="none" w:sz="0" w:space="0" w:color="auto"/>
          </w:divBdr>
        </w:div>
        <w:div w:id="310060170">
          <w:marLeft w:val="640"/>
          <w:marRight w:val="0"/>
          <w:marTop w:val="0"/>
          <w:marBottom w:val="0"/>
          <w:divBdr>
            <w:top w:val="none" w:sz="0" w:space="0" w:color="auto"/>
            <w:left w:val="none" w:sz="0" w:space="0" w:color="auto"/>
            <w:bottom w:val="none" w:sz="0" w:space="0" w:color="auto"/>
            <w:right w:val="none" w:sz="0" w:space="0" w:color="auto"/>
          </w:divBdr>
        </w:div>
        <w:div w:id="374350684">
          <w:marLeft w:val="640"/>
          <w:marRight w:val="0"/>
          <w:marTop w:val="0"/>
          <w:marBottom w:val="0"/>
          <w:divBdr>
            <w:top w:val="none" w:sz="0" w:space="0" w:color="auto"/>
            <w:left w:val="none" w:sz="0" w:space="0" w:color="auto"/>
            <w:bottom w:val="none" w:sz="0" w:space="0" w:color="auto"/>
            <w:right w:val="none" w:sz="0" w:space="0" w:color="auto"/>
          </w:divBdr>
        </w:div>
        <w:div w:id="409162187">
          <w:marLeft w:val="640"/>
          <w:marRight w:val="0"/>
          <w:marTop w:val="0"/>
          <w:marBottom w:val="0"/>
          <w:divBdr>
            <w:top w:val="none" w:sz="0" w:space="0" w:color="auto"/>
            <w:left w:val="none" w:sz="0" w:space="0" w:color="auto"/>
            <w:bottom w:val="none" w:sz="0" w:space="0" w:color="auto"/>
            <w:right w:val="none" w:sz="0" w:space="0" w:color="auto"/>
          </w:divBdr>
        </w:div>
        <w:div w:id="494423543">
          <w:marLeft w:val="640"/>
          <w:marRight w:val="0"/>
          <w:marTop w:val="0"/>
          <w:marBottom w:val="0"/>
          <w:divBdr>
            <w:top w:val="none" w:sz="0" w:space="0" w:color="auto"/>
            <w:left w:val="none" w:sz="0" w:space="0" w:color="auto"/>
            <w:bottom w:val="none" w:sz="0" w:space="0" w:color="auto"/>
            <w:right w:val="none" w:sz="0" w:space="0" w:color="auto"/>
          </w:divBdr>
        </w:div>
        <w:div w:id="553277200">
          <w:marLeft w:val="640"/>
          <w:marRight w:val="0"/>
          <w:marTop w:val="0"/>
          <w:marBottom w:val="0"/>
          <w:divBdr>
            <w:top w:val="none" w:sz="0" w:space="0" w:color="auto"/>
            <w:left w:val="none" w:sz="0" w:space="0" w:color="auto"/>
            <w:bottom w:val="none" w:sz="0" w:space="0" w:color="auto"/>
            <w:right w:val="none" w:sz="0" w:space="0" w:color="auto"/>
          </w:divBdr>
        </w:div>
        <w:div w:id="604196640">
          <w:marLeft w:val="640"/>
          <w:marRight w:val="0"/>
          <w:marTop w:val="0"/>
          <w:marBottom w:val="0"/>
          <w:divBdr>
            <w:top w:val="none" w:sz="0" w:space="0" w:color="auto"/>
            <w:left w:val="none" w:sz="0" w:space="0" w:color="auto"/>
            <w:bottom w:val="none" w:sz="0" w:space="0" w:color="auto"/>
            <w:right w:val="none" w:sz="0" w:space="0" w:color="auto"/>
          </w:divBdr>
        </w:div>
        <w:div w:id="606304743">
          <w:marLeft w:val="640"/>
          <w:marRight w:val="0"/>
          <w:marTop w:val="0"/>
          <w:marBottom w:val="0"/>
          <w:divBdr>
            <w:top w:val="none" w:sz="0" w:space="0" w:color="auto"/>
            <w:left w:val="none" w:sz="0" w:space="0" w:color="auto"/>
            <w:bottom w:val="none" w:sz="0" w:space="0" w:color="auto"/>
            <w:right w:val="none" w:sz="0" w:space="0" w:color="auto"/>
          </w:divBdr>
        </w:div>
        <w:div w:id="608437732">
          <w:marLeft w:val="640"/>
          <w:marRight w:val="0"/>
          <w:marTop w:val="0"/>
          <w:marBottom w:val="0"/>
          <w:divBdr>
            <w:top w:val="none" w:sz="0" w:space="0" w:color="auto"/>
            <w:left w:val="none" w:sz="0" w:space="0" w:color="auto"/>
            <w:bottom w:val="none" w:sz="0" w:space="0" w:color="auto"/>
            <w:right w:val="none" w:sz="0" w:space="0" w:color="auto"/>
          </w:divBdr>
        </w:div>
        <w:div w:id="654453083">
          <w:marLeft w:val="640"/>
          <w:marRight w:val="0"/>
          <w:marTop w:val="0"/>
          <w:marBottom w:val="0"/>
          <w:divBdr>
            <w:top w:val="none" w:sz="0" w:space="0" w:color="auto"/>
            <w:left w:val="none" w:sz="0" w:space="0" w:color="auto"/>
            <w:bottom w:val="none" w:sz="0" w:space="0" w:color="auto"/>
            <w:right w:val="none" w:sz="0" w:space="0" w:color="auto"/>
          </w:divBdr>
        </w:div>
        <w:div w:id="853884146">
          <w:marLeft w:val="640"/>
          <w:marRight w:val="0"/>
          <w:marTop w:val="0"/>
          <w:marBottom w:val="0"/>
          <w:divBdr>
            <w:top w:val="none" w:sz="0" w:space="0" w:color="auto"/>
            <w:left w:val="none" w:sz="0" w:space="0" w:color="auto"/>
            <w:bottom w:val="none" w:sz="0" w:space="0" w:color="auto"/>
            <w:right w:val="none" w:sz="0" w:space="0" w:color="auto"/>
          </w:divBdr>
        </w:div>
        <w:div w:id="931816756">
          <w:marLeft w:val="640"/>
          <w:marRight w:val="0"/>
          <w:marTop w:val="0"/>
          <w:marBottom w:val="0"/>
          <w:divBdr>
            <w:top w:val="none" w:sz="0" w:space="0" w:color="auto"/>
            <w:left w:val="none" w:sz="0" w:space="0" w:color="auto"/>
            <w:bottom w:val="none" w:sz="0" w:space="0" w:color="auto"/>
            <w:right w:val="none" w:sz="0" w:space="0" w:color="auto"/>
          </w:divBdr>
        </w:div>
        <w:div w:id="948859080">
          <w:marLeft w:val="640"/>
          <w:marRight w:val="0"/>
          <w:marTop w:val="0"/>
          <w:marBottom w:val="0"/>
          <w:divBdr>
            <w:top w:val="none" w:sz="0" w:space="0" w:color="auto"/>
            <w:left w:val="none" w:sz="0" w:space="0" w:color="auto"/>
            <w:bottom w:val="none" w:sz="0" w:space="0" w:color="auto"/>
            <w:right w:val="none" w:sz="0" w:space="0" w:color="auto"/>
          </w:divBdr>
        </w:div>
        <w:div w:id="1002046720">
          <w:marLeft w:val="640"/>
          <w:marRight w:val="0"/>
          <w:marTop w:val="0"/>
          <w:marBottom w:val="0"/>
          <w:divBdr>
            <w:top w:val="none" w:sz="0" w:space="0" w:color="auto"/>
            <w:left w:val="none" w:sz="0" w:space="0" w:color="auto"/>
            <w:bottom w:val="none" w:sz="0" w:space="0" w:color="auto"/>
            <w:right w:val="none" w:sz="0" w:space="0" w:color="auto"/>
          </w:divBdr>
        </w:div>
        <w:div w:id="1014721422">
          <w:marLeft w:val="640"/>
          <w:marRight w:val="0"/>
          <w:marTop w:val="0"/>
          <w:marBottom w:val="0"/>
          <w:divBdr>
            <w:top w:val="none" w:sz="0" w:space="0" w:color="auto"/>
            <w:left w:val="none" w:sz="0" w:space="0" w:color="auto"/>
            <w:bottom w:val="none" w:sz="0" w:space="0" w:color="auto"/>
            <w:right w:val="none" w:sz="0" w:space="0" w:color="auto"/>
          </w:divBdr>
        </w:div>
        <w:div w:id="1092169823">
          <w:marLeft w:val="640"/>
          <w:marRight w:val="0"/>
          <w:marTop w:val="0"/>
          <w:marBottom w:val="0"/>
          <w:divBdr>
            <w:top w:val="none" w:sz="0" w:space="0" w:color="auto"/>
            <w:left w:val="none" w:sz="0" w:space="0" w:color="auto"/>
            <w:bottom w:val="none" w:sz="0" w:space="0" w:color="auto"/>
            <w:right w:val="none" w:sz="0" w:space="0" w:color="auto"/>
          </w:divBdr>
        </w:div>
        <w:div w:id="1116632125">
          <w:marLeft w:val="640"/>
          <w:marRight w:val="0"/>
          <w:marTop w:val="0"/>
          <w:marBottom w:val="0"/>
          <w:divBdr>
            <w:top w:val="none" w:sz="0" w:space="0" w:color="auto"/>
            <w:left w:val="none" w:sz="0" w:space="0" w:color="auto"/>
            <w:bottom w:val="none" w:sz="0" w:space="0" w:color="auto"/>
            <w:right w:val="none" w:sz="0" w:space="0" w:color="auto"/>
          </w:divBdr>
        </w:div>
        <w:div w:id="1228149882">
          <w:marLeft w:val="640"/>
          <w:marRight w:val="0"/>
          <w:marTop w:val="0"/>
          <w:marBottom w:val="0"/>
          <w:divBdr>
            <w:top w:val="none" w:sz="0" w:space="0" w:color="auto"/>
            <w:left w:val="none" w:sz="0" w:space="0" w:color="auto"/>
            <w:bottom w:val="none" w:sz="0" w:space="0" w:color="auto"/>
            <w:right w:val="none" w:sz="0" w:space="0" w:color="auto"/>
          </w:divBdr>
        </w:div>
        <w:div w:id="1282109108">
          <w:marLeft w:val="640"/>
          <w:marRight w:val="0"/>
          <w:marTop w:val="0"/>
          <w:marBottom w:val="0"/>
          <w:divBdr>
            <w:top w:val="none" w:sz="0" w:space="0" w:color="auto"/>
            <w:left w:val="none" w:sz="0" w:space="0" w:color="auto"/>
            <w:bottom w:val="none" w:sz="0" w:space="0" w:color="auto"/>
            <w:right w:val="none" w:sz="0" w:space="0" w:color="auto"/>
          </w:divBdr>
        </w:div>
        <w:div w:id="1303390831">
          <w:marLeft w:val="640"/>
          <w:marRight w:val="0"/>
          <w:marTop w:val="0"/>
          <w:marBottom w:val="0"/>
          <w:divBdr>
            <w:top w:val="none" w:sz="0" w:space="0" w:color="auto"/>
            <w:left w:val="none" w:sz="0" w:space="0" w:color="auto"/>
            <w:bottom w:val="none" w:sz="0" w:space="0" w:color="auto"/>
            <w:right w:val="none" w:sz="0" w:space="0" w:color="auto"/>
          </w:divBdr>
        </w:div>
        <w:div w:id="1308587843">
          <w:marLeft w:val="640"/>
          <w:marRight w:val="0"/>
          <w:marTop w:val="0"/>
          <w:marBottom w:val="0"/>
          <w:divBdr>
            <w:top w:val="none" w:sz="0" w:space="0" w:color="auto"/>
            <w:left w:val="none" w:sz="0" w:space="0" w:color="auto"/>
            <w:bottom w:val="none" w:sz="0" w:space="0" w:color="auto"/>
            <w:right w:val="none" w:sz="0" w:space="0" w:color="auto"/>
          </w:divBdr>
        </w:div>
        <w:div w:id="1360936146">
          <w:marLeft w:val="640"/>
          <w:marRight w:val="0"/>
          <w:marTop w:val="0"/>
          <w:marBottom w:val="0"/>
          <w:divBdr>
            <w:top w:val="none" w:sz="0" w:space="0" w:color="auto"/>
            <w:left w:val="none" w:sz="0" w:space="0" w:color="auto"/>
            <w:bottom w:val="none" w:sz="0" w:space="0" w:color="auto"/>
            <w:right w:val="none" w:sz="0" w:space="0" w:color="auto"/>
          </w:divBdr>
        </w:div>
        <w:div w:id="1378310197">
          <w:marLeft w:val="640"/>
          <w:marRight w:val="0"/>
          <w:marTop w:val="0"/>
          <w:marBottom w:val="0"/>
          <w:divBdr>
            <w:top w:val="none" w:sz="0" w:space="0" w:color="auto"/>
            <w:left w:val="none" w:sz="0" w:space="0" w:color="auto"/>
            <w:bottom w:val="none" w:sz="0" w:space="0" w:color="auto"/>
            <w:right w:val="none" w:sz="0" w:space="0" w:color="auto"/>
          </w:divBdr>
        </w:div>
        <w:div w:id="1430390962">
          <w:marLeft w:val="640"/>
          <w:marRight w:val="0"/>
          <w:marTop w:val="0"/>
          <w:marBottom w:val="0"/>
          <w:divBdr>
            <w:top w:val="none" w:sz="0" w:space="0" w:color="auto"/>
            <w:left w:val="none" w:sz="0" w:space="0" w:color="auto"/>
            <w:bottom w:val="none" w:sz="0" w:space="0" w:color="auto"/>
            <w:right w:val="none" w:sz="0" w:space="0" w:color="auto"/>
          </w:divBdr>
        </w:div>
        <w:div w:id="1462189011">
          <w:marLeft w:val="640"/>
          <w:marRight w:val="0"/>
          <w:marTop w:val="0"/>
          <w:marBottom w:val="0"/>
          <w:divBdr>
            <w:top w:val="none" w:sz="0" w:space="0" w:color="auto"/>
            <w:left w:val="none" w:sz="0" w:space="0" w:color="auto"/>
            <w:bottom w:val="none" w:sz="0" w:space="0" w:color="auto"/>
            <w:right w:val="none" w:sz="0" w:space="0" w:color="auto"/>
          </w:divBdr>
        </w:div>
        <w:div w:id="1721781334">
          <w:marLeft w:val="640"/>
          <w:marRight w:val="0"/>
          <w:marTop w:val="0"/>
          <w:marBottom w:val="0"/>
          <w:divBdr>
            <w:top w:val="none" w:sz="0" w:space="0" w:color="auto"/>
            <w:left w:val="none" w:sz="0" w:space="0" w:color="auto"/>
            <w:bottom w:val="none" w:sz="0" w:space="0" w:color="auto"/>
            <w:right w:val="none" w:sz="0" w:space="0" w:color="auto"/>
          </w:divBdr>
        </w:div>
        <w:div w:id="1727603895">
          <w:marLeft w:val="640"/>
          <w:marRight w:val="0"/>
          <w:marTop w:val="0"/>
          <w:marBottom w:val="0"/>
          <w:divBdr>
            <w:top w:val="none" w:sz="0" w:space="0" w:color="auto"/>
            <w:left w:val="none" w:sz="0" w:space="0" w:color="auto"/>
            <w:bottom w:val="none" w:sz="0" w:space="0" w:color="auto"/>
            <w:right w:val="none" w:sz="0" w:space="0" w:color="auto"/>
          </w:divBdr>
        </w:div>
        <w:div w:id="1826968290">
          <w:marLeft w:val="640"/>
          <w:marRight w:val="0"/>
          <w:marTop w:val="0"/>
          <w:marBottom w:val="0"/>
          <w:divBdr>
            <w:top w:val="none" w:sz="0" w:space="0" w:color="auto"/>
            <w:left w:val="none" w:sz="0" w:space="0" w:color="auto"/>
            <w:bottom w:val="none" w:sz="0" w:space="0" w:color="auto"/>
            <w:right w:val="none" w:sz="0" w:space="0" w:color="auto"/>
          </w:divBdr>
        </w:div>
        <w:div w:id="1834567501">
          <w:marLeft w:val="640"/>
          <w:marRight w:val="0"/>
          <w:marTop w:val="0"/>
          <w:marBottom w:val="0"/>
          <w:divBdr>
            <w:top w:val="none" w:sz="0" w:space="0" w:color="auto"/>
            <w:left w:val="none" w:sz="0" w:space="0" w:color="auto"/>
            <w:bottom w:val="none" w:sz="0" w:space="0" w:color="auto"/>
            <w:right w:val="none" w:sz="0" w:space="0" w:color="auto"/>
          </w:divBdr>
        </w:div>
        <w:div w:id="1918784887">
          <w:marLeft w:val="640"/>
          <w:marRight w:val="0"/>
          <w:marTop w:val="0"/>
          <w:marBottom w:val="0"/>
          <w:divBdr>
            <w:top w:val="none" w:sz="0" w:space="0" w:color="auto"/>
            <w:left w:val="none" w:sz="0" w:space="0" w:color="auto"/>
            <w:bottom w:val="none" w:sz="0" w:space="0" w:color="auto"/>
            <w:right w:val="none" w:sz="0" w:space="0" w:color="auto"/>
          </w:divBdr>
        </w:div>
        <w:div w:id="1953130432">
          <w:marLeft w:val="640"/>
          <w:marRight w:val="0"/>
          <w:marTop w:val="0"/>
          <w:marBottom w:val="0"/>
          <w:divBdr>
            <w:top w:val="none" w:sz="0" w:space="0" w:color="auto"/>
            <w:left w:val="none" w:sz="0" w:space="0" w:color="auto"/>
            <w:bottom w:val="none" w:sz="0" w:space="0" w:color="auto"/>
            <w:right w:val="none" w:sz="0" w:space="0" w:color="auto"/>
          </w:divBdr>
        </w:div>
      </w:divsChild>
    </w:div>
    <w:div w:id="920601752">
      <w:bodyDiv w:val="1"/>
      <w:marLeft w:val="0"/>
      <w:marRight w:val="0"/>
      <w:marTop w:val="0"/>
      <w:marBottom w:val="0"/>
      <w:divBdr>
        <w:top w:val="none" w:sz="0" w:space="0" w:color="auto"/>
        <w:left w:val="none" w:sz="0" w:space="0" w:color="auto"/>
        <w:bottom w:val="none" w:sz="0" w:space="0" w:color="auto"/>
        <w:right w:val="none" w:sz="0" w:space="0" w:color="auto"/>
      </w:divBdr>
    </w:div>
    <w:div w:id="921913648">
      <w:bodyDiv w:val="1"/>
      <w:marLeft w:val="0"/>
      <w:marRight w:val="0"/>
      <w:marTop w:val="0"/>
      <w:marBottom w:val="0"/>
      <w:divBdr>
        <w:top w:val="none" w:sz="0" w:space="0" w:color="auto"/>
        <w:left w:val="none" w:sz="0" w:space="0" w:color="auto"/>
        <w:bottom w:val="none" w:sz="0" w:space="0" w:color="auto"/>
        <w:right w:val="none" w:sz="0" w:space="0" w:color="auto"/>
      </w:divBdr>
    </w:div>
    <w:div w:id="927927568">
      <w:bodyDiv w:val="1"/>
      <w:marLeft w:val="0"/>
      <w:marRight w:val="0"/>
      <w:marTop w:val="0"/>
      <w:marBottom w:val="0"/>
      <w:divBdr>
        <w:top w:val="none" w:sz="0" w:space="0" w:color="auto"/>
        <w:left w:val="none" w:sz="0" w:space="0" w:color="auto"/>
        <w:bottom w:val="none" w:sz="0" w:space="0" w:color="auto"/>
        <w:right w:val="none" w:sz="0" w:space="0" w:color="auto"/>
      </w:divBdr>
    </w:div>
    <w:div w:id="939990368">
      <w:bodyDiv w:val="1"/>
      <w:marLeft w:val="0"/>
      <w:marRight w:val="0"/>
      <w:marTop w:val="0"/>
      <w:marBottom w:val="0"/>
      <w:divBdr>
        <w:top w:val="none" w:sz="0" w:space="0" w:color="auto"/>
        <w:left w:val="none" w:sz="0" w:space="0" w:color="auto"/>
        <w:bottom w:val="none" w:sz="0" w:space="0" w:color="auto"/>
        <w:right w:val="none" w:sz="0" w:space="0" w:color="auto"/>
      </w:divBdr>
    </w:div>
    <w:div w:id="944649467">
      <w:bodyDiv w:val="1"/>
      <w:marLeft w:val="0"/>
      <w:marRight w:val="0"/>
      <w:marTop w:val="0"/>
      <w:marBottom w:val="0"/>
      <w:divBdr>
        <w:top w:val="none" w:sz="0" w:space="0" w:color="auto"/>
        <w:left w:val="none" w:sz="0" w:space="0" w:color="auto"/>
        <w:bottom w:val="none" w:sz="0" w:space="0" w:color="auto"/>
        <w:right w:val="none" w:sz="0" w:space="0" w:color="auto"/>
      </w:divBdr>
      <w:divsChild>
        <w:div w:id="13771115">
          <w:marLeft w:val="480"/>
          <w:marRight w:val="0"/>
          <w:marTop w:val="0"/>
          <w:marBottom w:val="0"/>
          <w:divBdr>
            <w:top w:val="none" w:sz="0" w:space="0" w:color="auto"/>
            <w:left w:val="none" w:sz="0" w:space="0" w:color="auto"/>
            <w:bottom w:val="none" w:sz="0" w:space="0" w:color="auto"/>
            <w:right w:val="none" w:sz="0" w:space="0" w:color="auto"/>
          </w:divBdr>
        </w:div>
        <w:div w:id="121928581">
          <w:marLeft w:val="480"/>
          <w:marRight w:val="0"/>
          <w:marTop w:val="0"/>
          <w:marBottom w:val="0"/>
          <w:divBdr>
            <w:top w:val="none" w:sz="0" w:space="0" w:color="auto"/>
            <w:left w:val="none" w:sz="0" w:space="0" w:color="auto"/>
            <w:bottom w:val="none" w:sz="0" w:space="0" w:color="auto"/>
            <w:right w:val="none" w:sz="0" w:space="0" w:color="auto"/>
          </w:divBdr>
        </w:div>
        <w:div w:id="166870264">
          <w:marLeft w:val="480"/>
          <w:marRight w:val="0"/>
          <w:marTop w:val="0"/>
          <w:marBottom w:val="0"/>
          <w:divBdr>
            <w:top w:val="none" w:sz="0" w:space="0" w:color="auto"/>
            <w:left w:val="none" w:sz="0" w:space="0" w:color="auto"/>
            <w:bottom w:val="none" w:sz="0" w:space="0" w:color="auto"/>
            <w:right w:val="none" w:sz="0" w:space="0" w:color="auto"/>
          </w:divBdr>
        </w:div>
        <w:div w:id="181553795">
          <w:marLeft w:val="480"/>
          <w:marRight w:val="0"/>
          <w:marTop w:val="0"/>
          <w:marBottom w:val="0"/>
          <w:divBdr>
            <w:top w:val="none" w:sz="0" w:space="0" w:color="auto"/>
            <w:left w:val="none" w:sz="0" w:space="0" w:color="auto"/>
            <w:bottom w:val="none" w:sz="0" w:space="0" w:color="auto"/>
            <w:right w:val="none" w:sz="0" w:space="0" w:color="auto"/>
          </w:divBdr>
        </w:div>
        <w:div w:id="228612007">
          <w:marLeft w:val="480"/>
          <w:marRight w:val="0"/>
          <w:marTop w:val="0"/>
          <w:marBottom w:val="0"/>
          <w:divBdr>
            <w:top w:val="none" w:sz="0" w:space="0" w:color="auto"/>
            <w:left w:val="none" w:sz="0" w:space="0" w:color="auto"/>
            <w:bottom w:val="none" w:sz="0" w:space="0" w:color="auto"/>
            <w:right w:val="none" w:sz="0" w:space="0" w:color="auto"/>
          </w:divBdr>
        </w:div>
        <w:div w:id="246616981">
          <w:marLeft w:val="480"/>
          <w:marRight w:val="0"/>
          <w:marTop w:val="0"/>
          <w:marBottom w:val="0"/>
          <w:divBdr>
            <w:top w:val="none" w:sz="0" w:space="0" w:color="auto"/>
            <w:left w:val="none" w:sz="0" w:space="0" w:color="auto"/>
            <w:bottom w:val="none" w:sz="0" w:space="0" w:color="auto"/>
            <w:right w:val="none" w:sz="0" w:space="0" w:color="auto"/>
          </w:divBdr>
        </w:div>
        <w:div w:id="253319861">
          <w:marLeft w:val="480"/>
          <w:marRight w:val="0"/>
          <w:marTop w:val="0"/>
          <w:marBottom w:val="0"/>
          <w:divBdr>
            <w:top w:val="none" w:sz="0" w:space="0" w:color="auto"/>
            <w:left w:val="none" w:sz="0" w:space="0" w:color="auto"/>
            <w:bottom w:val="none" w:sz="0" w:space="0" w:color="auto"/>
            <w:right w:val="none" w:sz="0" w:space="0" w:color="auto"/>
          </w:divBdr>
        </w:div>
        <w:div w:id="356198160">
          <w:marLeft w:val="480"/>
          <w:marRight w:val="0"/>
          <w:marTop w:val="0"/>
          <w:marBottom w:val="0"/>
          <w:divBdr>
            <w:top w:val="none" w:sz="0" w:space="0" w:color="auto"/>
            <w:left w:val="none" w:sz="0" w:space="0" w:color="auto"/>
            <w:bottom w:val="none" w:sz="0" w:space="0" w:color="auto"/>
            <w:right w:val="none" w:sz="0" w:space="0" w:color="auto"/>
          </w:divBdr>
        </w:div>
        <w:div w:id="399332010">
          <w:marLeft w:val="480"/>
          <w:marRight w:val="0"/>
          <w:marTop w:val="0"/>
          <w:marBottom w:val="0"/>
          <w:divBdr>
            <w:top w:val="none" w:sz="0" w:space="0" w:color="auto"/>
            <w:left w:val="none" w:sz="0" w:space="0" w:color="auto"/>
            <w:bottom w:val="none" w:sz="0" w:space="0" w:color="auto"/>
            <w:right w:val="none" w:sz="0" w:space="0" w:color="auto"/>
          </w:divBdr>
        </w:div>
        <w:div w:id="403990964">
          <w:marLeft w:val="480"/>
          <w:marRight w:val="0"/>
          <w:marTop w:val="0"/>
          <w:marBottom w:val="0"/>
          <w:divBdr>
            <w:top w:val="none" w:sz="0" w:space="0" w:color="auto"/>
            <w:left w:val="none" w:sz="0" w:space="0" w:color="auto"/>
            <w:bottom w:val="none" w:sz="0" w:space="0" w:color="auto"/>
            <w:right w:val="none" w:sz="0" w:space="0" w:color="auto"/>
          </w:divBdr>
        </w:div>
        <w:div w:id="447089071">
          <w:marLeft w:val="480"/>
          <w:marRight w:val="0"/>
          <w:marTop w:val="0"/>
          <w:marBottom w:val="0"/>
          <w:divBdr>
            <w:top w:val="none" w:sz="0" w:space="0" w:color="auto"/>
            <w:left w:val="none" w:sz="0" w:space="0" w:color="auto"/>
            <w:bottom w:val="none" w:sz="0" w:space="0" w:color="auto"/>
            <w:right w:val="none" w:sz="0" w:space="0" w:color="auto"/>
          </w:divBdr>
        </w:div>
        <w:div w:id="498931725">
          <w:marLeft w:val="480"/>
          <w:marRight w:val="0"/>
          <w:marTop w:val="0"/>
          <w:marBottom w:val="0"/>
          <w:divBdr>
            <w:top w:val="none" w:sz="0" w:space="0" w:color="auto"/>
            <w:left w:val="none" w:sz="0" w:space="0" w:color="auto"/>
            <w:bottom w:val="none" w:sz="0" w:space="0" w:color="auto"/>
            <w:right w:val="none" w:sz="0" w:space="0" w:color="auto"/>
          </w:divBdr>
        </w:div>
        <w:div w:id="564879885">
          <w:marLeft w:val="480"/>
          <w:marRight w:val="0"/>
          <w:marTop w:val="0"/>
          <w:marBottom w:val="0"/>
          <w:divBdr>
            <w:top w:val="none" w:sz="0" w:space="0" w:color="auto"/>
            <w:left w:val="none" w:sz="0" w:space="0" w:color="auto"/>
            <w:bottom w:val="none" w:sz="0" w:space="0" w:color="auto"/>
            <w:right w:val="none" w:sz="0" w:space="0" w:color="auto"/>
          </w:divBdr>
        </w:div>
        <w:div w:id="629434031">
          <w:marLeft w:val="480"/>
          <w:marRight w:val="0"/>
          <w:marTop w:val="0"/>
          <w:marBottom w:val="0"/>
          <w:divBdr>
            <w:top w:val="none" w:sz="0" w:space="0" w:color="auto"/>
            <w:left w:val="none" w:sz="0" w:space="0" w:color="auto"/>
            <w:bottom w:val="none" w:sz="0" w:space="0" w:color="auto"/>
            <w:right w:val="none" w:sz="0" w:space="0" w:color="auto"/>
          </w:divBdr>
        </w:div>
        <w:div w:id="640690481">
          <w:marLeft w:val="480"/>
          <w:marRight w:val="0"/>
          <w:marTop w:val="0"/>
          <w:marBottom w:val="0"/>
          <w:divBdr>
            <w:top w:val="none" w:sz="0" w:space="0" w:color="auto"/>
            <w:left w:val="none" w:sz="0" w:space="0" w:color="auto"/>
            <w:bottom w:val="none" w:sz="0" w:space="0" w:color="auto"/>
            <w:right w:val="none" w:sz="0" w:space="0" w:color="auto"/>
          </w:divBdr>
        </w:div>
        <w:div w:id="879325446">
          <w:marLeft w:val="480"/>
          <w:marRight w:val="0"/>
          <w:marTop w:val="0"/>
          <w:marBottom w:val="0"/>
          <w:divBdr>
            <w:top w:val="none" w:sz="0" w:space="0" w:color="auto"/>
            <w:left w:val="none" w:sz="0" w:space="0" w:color="auto"/>
            <w:bottom w:val="none" w:sz="0" w:space="0" w:color="auto"/>
            <w:right w:val="none" w:sz="0" w:space="0" w:color="auto"/>
          </w:divBdr>
        </w:div>
        <w:div w:id="890849732">
          <w:marLeft w:val="480"/>
          <w:marRight w:val="0"/>
          <w:marTop w:val="0"/>
          <w:marBottom w:val="0"/>
          <w:divBdr>
            <w:top w:val="none" w:sz="0" w:space="0" w:color="auto"/>
            <w:left w:val="none" w:sz="0" w:space="0" w:color="auto"/>
            <w:bottom w:val="none" w:sz="0" w:space="0" w:color="auto"/>
            <w:right w:val="none" w:sz="0" w:space="0" w:color="auto"/>
          </w:divBdr>
        </w:div>
        <w:div w:id="925959195">
          <w:marLeft w:val="480"/>
          <w:marRight w:val="0"/>
          <w:marTop w:val="0"/>
          <w:marBottom w:val="0"/>
          <w:divBdr>
            <w:top w:val="none" w:sz="0" w:space="0" w:color="auto"/>
            <w:left w:val="none" w:sz="0" w:space="0" w:color="auto"/>
            <w:bottom w:val="none" w:sz="0" w:space="0" w:color="auto"/>
            <w:right w:val="none" w:sz="0" w:space="0" w:color="auto"/>
          </w:divBdr>
        </w:div>
        <w:div w:id="964965942">
          <w:marLeft w:val="480"/>
          <w:marRight w:val="0"/>
          <w:marTop w:val="0"/>
          <w:marBottom w:val="0"/>
          <w:divBdr>
            <w:top w:val="none" w:sz="0" w:space="0" w:color="auto"/>
            <w:left w:val="none" w:sz="0" w:space="0" w:color="auto"/>
            <w:bottom w:val="none" w:sz="0" w:space="0" w:color="auto"/>
            <w:right w:val="none" w:sz="0" w:space="0" w:color="auto"/>
          </w:divBdr>
        </w:div>
        <w:div w:id="1022170593">
          <w:marLeft w:val="480"/>
          <w:marRight w:val="0"/>
          <w:marTop w:val="0"/>
          <w:marBottom w:val="0"/>
          <w:divBdr>
            <w:top w:val="none" w:sz="0" w:space="0" w:color="auto"/>
            <w:left w:val="none" w:sz="0" w:space="0" w:color="auto"/>
            <w:bottom w:val="none" w:sz="0" w:space="0" w:color="auto"/>
            <w:right w:val="none" w:sz="0" w:space="0" w:color="auto"/>
          </w:divBdr>
        </w:div>
        <w:div w:id="1046026344">
          <w:marLeft w:val="480"/>
          <w:marRight w:val="0"/>
          <w:marTop w:val="0"/>
          <w:marBottom w:val="0"/>
          <w:divBdr>
            <w:top w:val="none" w:sz="0" w:space="0" w:color="auto"/>
            <w:left w:val="none" w:sz="0" w:space="0" w:color="auto"/>
            <w:bottom w:val="none" w:sz="0" w:space="0" w:color="auto"/>
            <w:right w:val="none" w:sz="0" w:space="0" w:color="auto"/>
          </w:divBdr>
        </w:div>
        <w:div w:id="1053652496">
          <w:marLeft w:val="480"/>
          <w:marRight w:val="0"/>
          <w:marTop w:val="0"/>
          <w:marBottom w:val="0"/>
          <w:divBdr>
            <w:top w:val="none" w:sz="0" w:space="0" w:color="auto"/>
            <w:left w:val="none" w:sz="0" w:space="0" w:color="auto"/>
            <w:bottom w:val="none" w:sz="0" w:space="0" w:color="auto"/>
            <w:right w:val="none" w:sz="0" w:space="0" w:color="auto"/>
          </w:divBdr>
        </w:div>
        <w:div w:id="1056011784">
          <w:marLeft w:val="480"/>
          <w:marRight w:val="0"/>
          <w:marTop w:val="0"/>
          <w:marBottom w:val="0"/>
          <w:divBdr>
            <w:top w:val="none" w:sz="0" w:space="0" w:color="auto"/>
            <w:left w:val="none" w:sz="0" w:space="0" w:color="auto"/>
            <w:bottom w:val="none" w:sz="0" w:space="0" w:color="auto"/>
            <w:right w:val="none" w:sz="0" w:space="0" w:color="auto"/>
          </w:divBdr>
        </w:div>
        <w:div w:id="1068722763">
          <w:marLeft w:val="480"/>
          <w:marRight w:val="0"/>
          <w:marTop w:val="0"/>
          <w:marBottom w:val="0"/>
          <w:divBdr>
            <w:top w:val="none" w:sz="0" w:space="0" w:color="auto"/>
            <w:left w:val="none" w:sz="0" w:space="0" w:color="auto"/>
            <w:bottom w:val="none" w:sz="0" w:space="0" w:color="auto"/>
            <w:right w:val="none" w:sz="0" w:space="0" w:color="auto"/>
          </w:divBdr>
        </w:div>
        <w:div w:id="1190530056">
          <w:marLeft w:val="480"/>
          <w:marRight w:val="0"/>
          <w:marTop w:val="0"/>
          <w:marBottom w:val="0"/>
          <w:divBdr>
            <w:top w:val="none" w:sz="0" w:space="0" w:color="auto"/>
            <w:left w:val="none" w:sz="0" w:space="0" w:color="auto"/>
            <w:bottom w:val="none" w:sz="0" w:space="0" w:color="auto"/>
            <w:right w:val="none" w:sz="0" w:space="0" w:color="auto"/>
          </w:divBdr>
        </w:div>
        <w:div w:id="1262029334">
          <w:marLeft w:val="480"/>
          <w:marRight w:val="0"/>
          <w:marTop w:val="0"/>
          <w:marBottom w:val="0"/>
          <w:divBdr>
            <w:top w:val="none" w:sz="0" w:space="0" w:color="auto"/>
            <w:left w:val="none" w:sz="0" w:space="0" w:color="auto"/>
            <w:bottom w:val="none" w:sz="0" w:space="0" w:color="auto"/>
            <w:right w:val="none" w:sz="0" w:space="0" w:color="auto"/>
          </w:divBdr>
        </w:div>
        <w:div w:id="1409690560">
          <w:marLeft w:val="480"/>
          <w:marRight w:val="0"/>
          <w:marTop w:val="0"/>
          <w:marBottom w:val="0"/>
          <w:divBdr>
            <w:top w:val="none" w:sz="0" w:space="0" w:color="auto"/>
            <w:left w:val="none" w:sz="0" w:space="0" w:color="auto"/>
            <w:bottom w:val="none" w:sz="0" w:space="0" w:color="auto"/>
            <w:right w:val="none" w:sz="0" w:space="0" w:color="auto"/>
          </w:divBdr>
        </w:div>
        <w:div w:id="1467510133">
          <w:marLeft w:val="480"/>
          <w:marRight w:val="0"/>
          <w:marTop w:val="0"/>
          <w:marBottom w:val="0"/>
          <w:divBdr>
            <w:top w:val="none" w:sz="0" w:space="0" w:color="auto"/>
            <w:left w:val="none" w:sz="0" w:space="0" w:color="auto"/>
            <w:bottom w:val="none" w:sz="0" w:space="0" w:color="auto"/>
            <w:right w:val="none" w:sz="0" w:space="0" w:color="auto"/>
          </w:divBdr>
        </w:div>
        <w:div w:id="1496410813">
          <w:marLeft w:val="480"/>
          <w:marRight w:val="0"/>
          <w:marTop w:val="0"/>
          <w:marBottom w:val="0"/>
          <w:divBdr>
            <w:top w:val="none" w:sz="0" w:space="0" w:color="auto"/>
            <w:left w:val="none" w:sz="0" w:space="0" w:color="auto"/>
            <w:bottom w:val="none" w:sz="0" w:space="0" w:color="auto"/>
            <w:right w:val="none" w:sz="0" w:space="0" w:color="auto"/>
          </w:divBdr>
        </w:div>
        <w:div w:id="1517689376">
          <w:marLeft w:val="480"/>
          <w:marRight w:val="0"/>
          <w:marTop w:val="0"/>
          <w:marBottom w:val="0"/>
          <w:divBdr>
            <w:top w:val="none" w:sz="0" w:space="0" w:color="auto"/>
            <w:left w:val="none" w:sz="0" w:space="0" w:color="auto"/>
            <w:bottom w:val="none" w:sz="0" w:space="0" w:color="auto"/>
            <w:right w:val="none" w:sz="0" w:space="0" w:color="auto"/>
          </w:divBdr>
        </w:div>
        <w:div w:id="1540044061">
          <w:marLeft w:val="480"/>
          <w:marRight w:val="0"/>
          <w:marTop w:val="0"/>
          <w:marBottom w:val="0"/>
          <w:divBdr>
            <w:top w:val="none" w:sz="0" w:space="0" w:color="auto"/>
            <w:left w:val="none" w:sz="0" w:space="0" w:color="auto"/>
            <w:bottom w:val="none" w:sz="0" w:space="0" w:color="auto"/>
            <w:right w:val="none" w:sz="0" w:space="0" w:color="auto"/>
          </w:divBdr>
        </w:div>
        <w:div w:id="1666785018">
          <w:marLeft w:val="480"/>
          <w:marRight w:val="0"/>
          <w:marTop w:val="0"/>
          <w:marBottom w:val="0"/>
          <w:divBdr>
            <w:top w:val="none" w:sz="0" w:space="0" w:color="auto"/>
            <w:left w:val="none" w:sz="0" w:space="0" w:color="auto"/>
            <w:bottom w:val="none" w:sz="0" w:space="0" w:color="auto"/>
            <w:right w:val="none" w:sz="0" w:space="0" w:color="auto"/>
          </w:divBdr>
        </w:div>
        <w:div w:id="1855725916">
          <w:marLeft w:val="480"/>
          <w:marRight w:val="0"/>
          <w:marTop w:val="0"/>
          <w:marBottom w:val="0"/>
          <w:divBdr>
            <w:top w:val="none" w:sz="0" w:space="0" w:color="auto"/>
            <w:left w:val="none" w:sz="0" w:space="0" w:color="auto"/>
            <w:bottom w:val="none" w:sz="0" w:space="0" w:color="auto"/>
            <w:right w:val="none" w:sz="0" w:space="0" w:color="auto"/>
          </w:divBdr>
        </w:div>
        <w:div w:id="2020966014">
          <w:marLeft w:val="480"/>
          <w:marRight w:val="0"/>
          <w:marTop w:val="0"/>
          <w:marBottom w:val="0"/>
          <w:divBdr>
            <w:top w:val="none" w:sz="0" w:space="0" w:color="auto"/>
            <w:left w:val="none" w:sz="0" w:space="0" w:color="auto"/>
            <w:bottom w:val="none" w:sz="0" w:space="0" w:color="auto"/>
            <w:right w:val="none" w:sz="0" w:space="0" w:color="auto"/>
          </w:divBdr>
        </w:div>
        <w:div w:id="2026861550">
          <w:marLeft w:val="480"/>
          <w:marRight w:val="0"/>
          <w:marTop w:val="0"/>
          <w:marBottom w:val="0"/>
          <w:divBdr>
            <w:top w:val="none" w:sz="0" w:space="0" w:color="auto"/>
            <w:left w:val="none" w:sz="0" w:space="0" w:color="auto"/>
            <w:bottom w:val="none" w:sz="0" w:space="0" w:color="auto"/>
            <w:right w:val="none" w:sz="0" w:space="0" w:color="auto"/>
          </w:divBdr>
        </w:div>
        <w:div w:id="2053456205">
          <w:marLeft w:val="480"/>
          <w:marRight w:val="0"/>
          <w:marTop w:val="0"/>
          <w:marBottom w:val="0"/>
          <w:divBdr>
            <w:top w:val="none" w:sz="0" w:space="0" w:color="auto"/>
            <w:left w:val="none" w:sz="0" w:space="0" w:color="auto"/>
            <w:bottom w:val="none" w:sz="0" w:space="0" w:color="auto"/>
            <w:right w:val="none" w:sz="0" w:space="0" w:color="auto"/>
          </w:divBdr>
        </w:div>
      </w:divsChild>
    </w:div>
    <w:div w:id="948393029">
      <w:bodyDiv w:val="1"/>
      <w:marLeft w:val="0"/>
      <w:marRight w:val="0"/>
      <w:marTop w:val="0"/>
      <w:marBottom w:val="0"/>
      <w:divBdr>
        <w:top w:val="none" w:sz="0" w:space="0" w:color="auto"/>
        <w:left w:val="none" w:sz="0" w:space="0" w:color="auto"/>
        <w:bottom w:val="none" w:sz="0" w:space="0" w:color="auto"/>
        <w:right w:val="none" w:sz="0" w:space="0" w:color="auto"/>
      </w:divBdr>
    </w:div>
    <w:div w:id="951402269">
      <w:bodyDiv w:val="1"/>
      <w:marLeft w:val="0"/>
      <w:marRight w:val="0"/>
      <w:marTop w:val="0"/>
      <w:marBottom w:val="0"/>
      <w:divBdr>
        <w:top w:val="none" w:sz="0" w:space="0" w:color="auto"/>
        <w:left w:val="none" w:sz="0" w:space="0" w:color="auto"/>
        <w:bottom w:val="none" w:sz="0" w:space="0" w:color="auto"/>
        <w:right w:val="none" w:sz="0" w:space="0" w:color="auto"/>
      </w:divBdr>
    </w:div>
    <w:div w:id="956257889">
      <w:bodyDiv w:val="1"/>
      <w:marLeft w:val="0"/>
      <w:marRight w:val="0"/>
      <w:marTop w:val="0"/>
      <w:marBottom w:val="0"/>
      <w:divBdr>
        <w:top w:val="none" w:sz="0" w:space="0" w:color="auto"/>
        <w:left w:val="none" w:sz="0" w:space="0" w:color="auto"/>
        <w:bottom w:val="none" w:sz="0" w:space="0" w:color="auto"/>
        <w:right w:val="none" w:sz="0" w:space="0" w:color="auto"/>
      </w:divBdr>
    </w:div>
    <w:div w:id="957293947">
      <w:bodyDiv w:val="1"/>
      <w:marLeft w:val="0"/>
      <w:marRight w:val="0"/>
      <w:marTop w:val="0"/>
      <w:marBottom w:val="0"/>
      <w:divBdr>
        <w:top w:val="none" w:sz="0" w:space="0" w:color="auto"/>
        <w:left w:val="none" w:sz="0" w:space="0" w:color="auto"/>
        <w:bottom w:val="none" w:sz="0" w:space="0" w:color="auto"/>
        <w:right w:val="none" w:sz="0" w:space="0" w:color="auto"/>
      </w:divBdr>
    </w:div>
    <w:div w:id="958801993">
      <w:bodyDiv w:val="1"/>
      <w:marLeft w:val="0"/>
      <w:marRight w:val="0"/>
      <w:marTop w:val="0"/>
      <w:marBottom w:val="0"/>
      <w:divBdr>
        <w:top w:val="none" w:sz="0" w:space="0" w:color="auto"/>
        <w:left w:val="none" w:sz="0" w:space="0" w:color="auto"/>
        <w:bottom w:val="none" w:sz="0" w:space="0" w:color="auto"/>
        <w:right w:val="none" w:sz="0" w:space="0" w:color="auto"/>
      </w:divBdr>
    </w:div>
    <w:div w:id="959216263">
      <w:bodyDiv w:val="1"/>
      <w:marLeft w:val="0"/>
      <w:marRight w:val="0"/>
      <w:marTop w:val="0"/>
      <w:marBottom w:val="0"/>
      <w:divBdr>
        <w:top w:val="none" w:sz="0" w:space="0" w:color="auto"/>
        <w:left w:val="none" w:sz="0" w:space="0" w:color="auto"/>
        <w:bottom w:val="none" w:sz="0" w:space="0" w:color="auto"/>
        <w:right w:val="none" w:sz="0" w:space="0" w:color="auto"/>
      </w:divBdr>
      <w:divsChild>
        <w:div w:id="13502944">
          <w:marLeft w:val="480"/>
          <w:marRight w:val="0"/>
          <w:marTop w:val="0"/>
          <w:marBottom w:val="0"/>
          <w:divBdr>
            <w:top w:val="none" w:sz="0" w:space="0" w:color="auto"/>
            <w:left w:val="none" w:sz="0" w:space="0" w:color="auto"/>
            <w:bottom w:val="none" w:sz="0" w:space="0" w:color="auto"/>
            <w:right w:val="none" w:sz="0" w:space="0" w:color="auto"/>
          </w:divBdr>
        </w:div>
        <w:div w:id="88742836">
          <w:marLeft w:val="480"/>
          <w:marRight w:val="0"/>
          <w:marTop w:val="0"/>
          <w:marBottom w:val="0"/>
          <w:divBdr>
            <w:top w:val="none" w:sz="0" w:space="0" w:color="auto"/>
            <w:left w:val="none" w:sz="0" w:space="0" w:color="auto"/>
            <w:bottom w:val="none" w:sz="0" w:space="0" w:color="auto"/>
            <w:right w:val="none" w:sz="0" w:space="0" w:color="auto"/>
          </w:divBdr>
        </w:div>
        <w:div w:id="206184535">
          <w:marLeft w:val="480"/>
          <w:marRight w:val="0"/>
          <w:marTop w:val="0"/>
          <w:marBottom w:val="0"/>
          <w:divBdr>
            <w:top w:val="none" w:sz="0" w:space="0" w:color="auto"/>
            <w:left w:val="none" w:sz="0" w:space="0" w:color="auto"/>
            <w:bottom w:val="none" w:sz="0" w:space="0" w:color="auto"/>
            <w:right w:val="none" w:sz="0" w:space="0" w:color="auto"/>
          </w:divBdr>
        </w:div>
        <w:div w:id="354691193">
          <w:marLeft w:val="480"/>
          <w:marRight w:val="0"/>
          <w:marTop w:val="0"/>
          <w:marBottom w:val="0"/>
          <w:divBdr>
            <w:top w:val="none" w:sz="0" w:space="0" w:color="auto"/>
            <w:left w:val="none" w:sz="0" w:space="0" w:color="auto"/>
            <w:bottom w:val="none" w:sz="0" w:space="0" w:color="auto"/>
            <w:right w:val="none" w:sz="0" w:space="0" w:color="auto"/>
          </w:divBdr>
        </w:div>
        <w:div w:id="378747097">
          <w:marLeft w:val="480"/>
          <w:marRight w:val="0"/>
          <w:marTop w:val="0"/>
          <w:marBottom w:val="0"/>
          <w:divBdr>
            <w:top w:val="none" w:sz="0" w:space="0" w:color="auto"/>
            <w:left w:val="none" w:sz="0" w:space="0" w:color="auto"/>
            <w:bottom w:val="none" w:sz="0" w:space="0" w:color="auto"/>
            <w:right w:val="none" w:sz="0" w:space="0" w:color="auto"/>
          </w:divBdr>
        </w:div>
        <w:div w:id="446235329">
          <w:marLeft w:val="480"/>
          <w:marRight w:val="0"/>
          <w:marTop w:val="0"/>
          <w:marBottom w:val="0"/>
          <w:divBdr>
            <w:top w:val="none" w:sz="0" w:space="0" w:color="auto"/>
            <w:left w:val="none" w:sz="0" w:space="0" w:color="auto"/>
            <w:bottom w:val="none" w:sz="0" w:space="0" w:color="auto"/>
            <w:right w:val="none" w:sz="0" w:space="0" w:color="auto"/>
          </w:divBdr>
        </w:div>
        <w:div w:id="484510698">
          <w:marLeft w:val="480"/>
          <w:marRight w:val="0"/>
          <w:marTop w:val="0"/>
          <w:marBottom w:val="0"/>
          <w:divBdr>
            <w:top w:val="none" w:sz="0" w:space="0" w:color="auto"/>
            <w:left w:val="none" w:sz="0" w:space="0" w:color="auto"/>
            <w:bottom w:val="none" w:sz="0" w:space="0" w:color="auto"/>
            <w:right w:val="none" w:sz="0" w:space="0" w:color="auto"/>
          </w:divBdr>
        </w:div>
        <w:div w:id="487207695">
          <w:marLeft w:val="480"/>
          <w:marRight w:val="0"/>
          <w:marTop w:val="0"/>
          <w:marBottom w:val="0"/>
          <w:divBdr>
            <w:top w:val="none" w:sz="0" w:space="0" w:color="auto"/>
            <w:left w:val="none" w:sz="0" w:space="0" w:color="auto"/>
            <w:bottom w:val="none" w:sz="0" w:space="0" w:color="auto"/>
            <w:right w:val="none" w:sz="0" w:space="0" w:color="auto"/>
          </w:divBdr>
        </w:div>
        <w:div w:id="499925255">
          <w:marLeft w:val="480"/>
          <w:marRight w:val="0"/>
          <w:marTop w:val="0"/>
          <w:marBottom w:val="0"/>
          <w:divBdr>
            <w:top w:val="none" w:sz="0" w:space="0" w:color="auto"/>
            <w:left w:val="none" w:sz="0" w:space="0" w:color="auto"/>
            <w:bottom w:val="none" w:sz="0" w:space="0" w:color="auto"/>
            <w:right w:val="none" w:sz="0" w:space="0" w:color="auto"/>
          </w:divBdr>
        </w:div>
        <w:div w:id="629751416">
          <w:marLeft w:val="480"/>
          <w:marRight w:val="0"/>
          <w:marTop w:val="0"/>
          <w:marBottom w:val="0"/>
          <w:divBdr>
            <w:top w:val="none" w:sz="0" w:space="0" w:color="auto"/>
            <w:left w:val="none" w:sz="0" w:space="0" w:color="auto"/>
            <w:bottom w:val="none" w:sz="0" w:space="0" w:color="auto"/>
            <w:right w:val="none" w:sz="0" w:space="0" w:color="auto"/>
          </w:divBdr>
        </w:div>
        <w:div w:id="642348807">
          <w:marLeft w:val="480"/>
          <w:marRight w:val="0"/>
          <w:marTop w:val="0"/>
          <w:marBottom w:val="0"/>
          <w:divBdr>
            <w:top w:val="none" w:sz="0" w:space="0" w:color="auto"/>
            <w:left w:val="none" w:sz="0" w:space="0" w:color="auto"/>
            <w:bottom w:val="none" w:sz="0" w:space="0" w:color="auto"/>
            <w:right w:val="none" w:sz="0" w:space="0" w:color="auto"/>
          </w:divBdr>
        </w:div>
        <w:div w:id="662927686">
          <w:marLeft w:val="480"/>
          <w:marRight w:val="0"/>
          <w:marTop w:val="0"/>
          <w:marBottom w:val="0"/>
          <w:divBdr>
            <w:top w:val="none" w:sz="0" w:space="0" w:color="auto"/>
            <w:left w:val="none" w:sz="0" w:space="0" w:color="auto"/>
            <w:bottom w:val="none" w:sz="0" w:space="0" w:color="auto"/>
            <w:right w:val="none" w:sz="0" w:space="0" w:color="auto"/>
          </w:divBdr>
        </w:div>
        <w:div w:id="714045148">
          <w:marLeft w:val="480"/>
          <w:marRight w:val="0"/>
          <w:marTop w:val="0"/>
          <w:marBottom w:val="0"/>
          <w:divBdr>
            <w:top w:val="none" w:sz="0" w:space="0" w:color="auto"/>
            <w:left w:val="none" w:sz="0" w:space="0" w:color="auto"/>
            <w:bottom w:val="none" w:sz="0" w:space="0" w:color="auto"/>
            <w:right w:val="none" w:sz="0" w:space="0" w:color="auto"/>
          </w:divBdr>
        </w:div>
        <w:div w:id="880626948">
          <w:marLeft w:val="480"/>
          <w:marRight w:val="0"/>
          <w:marTop w:val="0"/>
          <w:marBottom w:val="0"/>
          <w:divBdr>
            <w:top w:val="none" w:sz="0" w:space="0" w:color="auto"/>
            <w:left w:val="none" w:sz="0" w:space="0" w:color="auto"/>
            <w:bottom w:val="none" w:sz="0" w:space="0" w:color="auto"/>
            <w:right w:val="none" w:sz="0" w:space="0" w:color="auto"/>
          </w:divBdr>
        </w:div>
        <w:div w:id="897784696">
          <w:marLeft w:val="480"/>
          <w:marRight w:val="0"/>
          <w:marTop w:val="0"/>
          <w:marBottom w:val="0"/>
          <w:divBdr>
            <w:top w:val="none" w:sz="0" w:space="0" w:color="auto"/>
            <w:left w:val="none" w:sz="0" w:space="0" w:color="auto"/>
            <w:bottom w:val="none" w:sz="0" w:space="0" w:color="auto"/>
            <w:right w:val="none" w:sz="0" w:space="0" w:color="auto"/>
          </w:divBdr>
        </w:div>
        <w:div w:id="985207964">
          <w:marLeft w:val="480"/>
          <w:marRight w:val="0"/>
          <w:marTop w:val="0"/>
          <w:marBottom w:val="0"/>
          <w:divBdr>
            <w:top w:val="none" w:sz="0" w:space="0" w:color="auto"/>
            <w:left w:val="none" w:sz="0" w:space="0" w:color="auto"/>
            <w:bottom w:val="none" w:sz="0" w:space="0" w:color="auto"/>
            <w:right w:val="none" w:sz="0" w:space="0" w:color="auto"/>
          </w:divBdr>
        </w:div>
        <w:div w:id="992374549">
          <w:marLeft w:val="480"/>
          <w:marRight w:val="0"/>
          <w:marTop w:val="0"/>
          <w:marBottom w:val="0"/>
          <w:divBdr>
            <w:top w:val="none" w:sz="0" w:space="0" w:color="auto"/>
            <w:left w:val="none" w:sz="0" w:space="0" w:color="auto"/>
            <w:bottom w:val="none" w:sz="0" w:space="0" w:color="auto"/>
            <w:right w:val="none" w:sz="0" w:space="0" w:color="auto"/>
          </w:divBdr>
        </w:div>
        <w:div w:id="1142041875">
          <w:marLeft w:val="480"/>
          <w:marRight w:val="0"/>
          <w:marTop w:val="0"/>
          <w:marBottom w:val="0"/>
          <w:divBdr>
            <w:top w:val="none" w:sz="0" w:space="0" w:color="auto"/>
            <w:left w:val="none" w:sz="0" w:space="0" w:color="auto"/>
            <w:bottom w:val="none" w:sz="0" w:space="0" w:color="auto"/>
            <w:right w:val="none" w:sz="0" w:space="0" w:color="auto"/>
          </w:divBdr>
        </w:div>
        <w:div w:id="1284649705">
          <w:marLeft w:val="480"/>
          <w:marRight w:val="0"/>
          <w:marTop w:val="0"/>
          <w:marBottom w:val="0"/>
          <w:divBdr>
            <w:top w:val="none" w:sz="0" w:space="0" w:color="auto"/>
            <w:left w:val="none" w:sz="0" w:space="0" w:color="auto"/>
            <w:bottom w:val="none" w:sz="0" w:space="0" w:color="auto"/>
            <w:right w:val="none" w:sz="0" w:space="0" w:color="auto"/>
          </w:divBdr>
        </w:div>
        <w:div w:id="1291326884">
          <w:marLeft w:val="480"/>
          <w:marRight w:val="0"/>
          <w:marTop w:val="0"/>
          <w:marBottom w:val="0"/>
          <w:divBdr>
            <w:top w:val="none" w:sz="0" w:space="0" w:color="auto"/>
            <w:left w:val="none" w:sz="0" w:space="0" w:color="auto"/>
            <w:bottom w:val="none" w:sz="0" w:space="0" w:color="auto"/>
            <w:right w:val="none" w:sz="0" w:space="0" w:color="auto"/>
          </w:divBdr>
        </w:div>
        <w:div w:id="1348411944">
          <w:marLeft w:val="480"/>
          <w:marRight w:val="0"/>
          <w:marTop w:val="0"/>
          <w:marBottom w:val="0"/>
          <w:divBdr>
            <w:top w:val="none" w:sz="0" w:space="0" w:color="auto"/>
            <w:left w:val="none" w:sz="0" w:space="0" w:color="auto"/>
            <w:bottom w:val="none" w:sz="0" w:space="0" w:color="auto"/>
            <w:right w:val="none" w:sz="0" w:space="0" w:color="auto"/>
          </w:divBdr>
        </w:div>
        <w:div w:id="1371343297">
          <w:marLeft w:val="480"/>
          <w:marRight w:val="0"/>
          <w:marTop w:val="0"/>
          <w:marBottom w:val="0"/>
          <w:divBdr>
            <w:top w:val="none" w:sz="0" w:space="0" w:color="auto"/>
            <w:left w:val="none" w:sz="0" w:space="0" w:color="auto"/>
            <w:bottom w:val="none" w:sz="0" w:space="0" w:color="auto"/>
            <w:right w:val="none" w:sz="0" w:space="0" w:color="auto"/>
          </w:divBdr>
        </w:div>
        <w:div w:id="1418163581">
          <w:marLeft w:val="480"/>
          <w:marRight w:val="0"/>
          <w:marTop w:val="0"/>
          <w:marBottom w:val="0"/>
          <w:divBdr>
            <w:top w:val="none" w:sz="0" w:space="0" w:color="auto"/>
            <w:left w:val="none" w:sz="0" w:space="0" w:color="auto"/>
            <w:bottom w:val="none" w:sz="0" w:space="0" w:color="auto"/>
            <w:right w:val="none" w:sz="0" w:space="0" w:color="auto"/>
          </w:divBdr>
        </w:div>
        <w:div w:id="1421566135">
          <w:marLeft w:val="480"/>
          <w:marRight w:val="0"/>
          <w:marTop w:val="0"/>
          <w:marBottom w:val="0"/>
          <w:divBdr>
            <w:top w:val="none" w:sz="0" w:space="0" w:color="auto"/>
            <w:left w:val="none" w:sz="0" w:space="0" w:color="auto"/>
            <w:bottom w:val="none" w:sz="0" w:space="0" w:color="auto"/>
            <w:right w:val="none" w:sz="0" w:space="0" w:color="auto"/>
          </w:divBdr>
        </w:div>
        <w:div w:id="1604804063">
          <w:marLeft w:val="480"/>
          <w:marRight w:val="0"/>
          <w:marTop w:val="0"/>
          <w:marBottom w:val="0"/>
          <w:divBdr>
            <w:top w:val="none" w:sz="0" w:space="0" w:color="auto"/>
            <w:left w:val="none" w:sz="0" w:space="0" w:color="auto"/>
            <w:bottom w:val="none" w:sz="0" w:space="0" w:color="auto"/>
            <w:right w:val="none" w:sz="0" w:space="0" w:color="auto"/>
          </w:divBdr>
        </w:div>
        <w:div w:id="1662000678">
          <w:marLeft w:val="480"/>
          <w:marRight w:val="0"/>
          <w:marTop w:val="0"/>
          <w:marBottom w:val="0"/>
          <w:divBdr>
            <w:top w:val="none" w:sz="0" w:space="0" w:color="auto"/>
            <w:left w:val="none" w:sz="0" w:space="0" w:color="auto"/>
            <w:bottom w:val="none" w:sz="0" w:space="0" w:color="auto"/>
            <w:right w:val="none" w:sz="0" w:space="0" w:color="auto"/>
          </w:divBdr>
        </w:div>
        <w:div w:id="1689940326">
          <w:marLeft w:val="480"/>
          <w:marRight w:val="0"/>
          <w:marTop w:val="0"/>
          <w:marBottom w:val="0"/>
          <w:divBdr>
            <w:top w:val="none" w:sz="0" w:space="0" w:color="auto"/>
            <w:left w:val="none" w:sz="0" w:space="0" w:color="auto"/>
            <w:bottom w:val="none" w:sz="0" w:space="0" w:color="auto"/>
            <w:right w:val="none" w:sz="0" w:space="0" w:color="auto"/>
          </w:divBdr>
        </w:div>
        <w:div w:id="1732540944">
          <w:marLeft w:val="480"/>
          <w:marRight w:val="0"/>
          <w:marTop w:val="0"/>
          <w:marBottom w:val="0"/>
          <w:divBdr>
            <w:top w:val="none" w:sz="0" w:space="0" w:color="auto"/>
            <w:left w:val="none" w:sz="0" w:space="0" w:color="auto"/>
            <w:bottom w:val="none" w:sz="0" w:space="0" w:color="auto"/>
            <w:right w:val="none" w:sz="0" w:space="0" w:color="auto"/>
          </w:divBdr>
        </w:div>
        <w:div w:id="1906139401">
          <w:marLeft w:val="480"/>
          <w:marRight w:val="0"/>
          <w:marTop w:val="0"/>
          <w:marBottom w:val="0"/>
          <w:divBdr>
            <w:top w:val="none" w:sz="0" w:space="0" w:color="auto"/>
            <w:left w:val="none" w:sz="0" w:space="0" w:color="auto"/>
            <w:bottom w:val="none" w:sz="0" w:space="0" w:color="auto"/>
            <w:right w:val="none" w:sz="0" w:space="0" w:color="auto"/>
          </w:divBdr>
        </w:div>
        <w:div w:id="1938907826">
          <w:marLeft w:val="480"/>
          <w:marRight w:val="0"/>
          <w:marTop w:val="0"/>
          <w:marBottom w:val="0"/>
          <w:divBdr>
            <w:top w:val="none" w:sz="0" w:space="0" w:color="auto"/>
            <w:left w:val="none" w:sz="0" w:space="0" w:color="auto"/>
            <w:bottom w:val="none" w:sz="0" w:space="0" w:color="auto"/>
            <w:right w:val="none" w:sz="0" w:space="0" w:color="auto"/>
          </w:divBdr>
        </w:div>
        <w:div w:id="1965230689">
          <w:marLeft w:val="480"/>
          <w:marRight w:val="0"/>
          <w:marTop w:val="0"/>
          <w:marBottom w:val="0"/>
          <w:divBdr>
            <w:top w:val="none" w:sz="0" w:space="0" w:color="auto"/>
            <w:left w:val="none" w:sz="0" w:space="0" w:color="auto"/>
            <w:bottom w:val="none" w:sz="0" w:space="0" w:color="auto"/>
            <w:right w:val="none" w:sz="0" w:space="0" w:color="auto"/>
          </w:divBdr>
        </w:div>
        <w:div w:id="1974826631">
          <w:marLeft w:val="480"/>
          <w:marRight w:val="0"/>
          <w:marTop w:val="0"/>
          <w:marBottom w:val="0"/>
          <w:divBdr>
            <w:top w:val="none" w:sz="0" w:space="0" w:color="auto"/>
            <w:left w:val="none" w:sz="0" w:space="0" w:color="auto"/>
            <w:bottom w:val="none" w:sz="0" w:space="0" w:color="auto"/>
            <w:right w:val="none" w:sz="0" w:space="0" w:color="auto"/>
          </w:divBdr>
        </w:div>
        <w:div w:id="2075885163">
          <w:marLeft w:val="480"/>
          <w:marRight w:val="0"/>
          <w:marTop w:val="0"/>
          <w:marBottom w:val="0"/>
          <w:divBdr>
            <w:top w:val="none" w:sz="0" w:space="0" w:color="auto"/>
            <w:left w:val="none" w:sz="0" w:space="0" w:color="auto"/>
            <w:bottom w:val="none" w:sz="0" w:space="0" w:color="auto"/>
            <w:right w:val="none" w:sz="0" w:space="0" w:color="auto"/>
          </w:divBdr>
        </w:div>
        <w:div w:id="2080128559">
          <w:marLeft w:val="480"/>
          <w:marRight w:val="0"/>
          <w:marTop w:val="0"/>
          <w:marBottom w:val="0"/>
          <w:divBdr>
            <w:top w:val="none" w:sz="0" w:space="0" w:color="auto"/>
            <w:left w:val="none" w:sz="0" w:space="0" w:color="auto"/>
            <w:bottom w:val="none" w:sz="0" w:space="0" w:color="auto"/>
            <w:right w:val="none" w:sz="0" w:space="0" w:color="auto"/>
          </w:divBdr>
        </w:div>
        <w:div w:id="2113822674">
          <w:marLeft w:val="480"/>
          <w:marRight w:val="0"/>
          <w:marTop w:val="0"/>
          <w:marBottom w:val="0"/>
          <w:divBdr>
            <w:top w:val="none" w:sz="0" w:space="0" w:color="auto"/>
            <w:left w:val="none" w:sz="0" w:space="0" w:color="auto"/>
            <w:bottom w:val="none" w:sz="0" w:space="0" w:color="auto"/>
            <w:right w:val="none" w:sz="0" w:space="0" w:color="auto"/>
          </w:divBdr>
        </w:div>
      </w:divsChild>
    </w:div>
    <w:div w:id="959260160">
      <w:bodyDiv w:val="1"/>
      <w:marLeft w:val="0"/>
      <w:marRight w:val="0"/>
      <w:marTop w:val="0"/>
      <w:marBottom w:val="0"/>
      <w:divBdr>
        <w:top w:val="none" w:sz="0" w:space="0" w:color="auto"/>
        <w:left w:val="none" w:sz="0" w:space="0" w:color="auto"/>
        <w:bottom w:val="none" w:sz="0" w:space="0" w:color="auto"/>
        <w:right w:val="none" w:sz="0" w:space="0" w:color="auto"/>
      </w:divBdr>
    </w:div>
    <w:div w:id="969674307">
      <w:bodyDiv w:val="1"/>
      <w:marLeft w:val="0"/>
      <w:marRight w:val="0"/>
      <w:marTop w:val="0"/>
      <w:marBottom w:val="0"/>
      <w:divBdr>
        <w:top w:val="none" w:sz="0" w:space="0" w:color="auto"/>
        <w:left w:val="none" w:sz="0" w:space="0" w:color="auto"/>
        <w:bottom w:val="none" w:sz="0" w:space="0" w:color="auto"/>
        <w:right w:val="none" w:sz="0" w:space="0" w:color="auto"/>
      </w:divBdr>
    </w:div>
    <w:div w:id="977026131">
      <w:bodyDiv w:val="1"/>
      <w:marLeft w:val="0"/>
      <w:marRight w:val="0"/>
      <w:marTop w:val="0"/>
      <w:marBottom w:val="0"/>
      <w:divBdr>
        <w:top w:val="none" w:sz="0" w:space="0" w:color="auto"/>
        <w:left w:val="none" w:sz="0" w:space="0" w:color="auto"/>
        <w:bottom w:val="none" w:sz="0" w:space="0" w:color="auto"/>
        <w:right w:val="none" w:sz="0" w:space="0" w:color="auto"/>
      </w:divBdr>
    </w:div>
    <w:div w:id="979460634">
      <w:bodyDiv w:val="1"/>
      <w:marLeft w:val="0"/>
      <w:marRight w:val="0"/>
      <w:marTop w:val="0"/>
      <w:marBottom w:val="0"/>
      <w:divBdr>
        <w:top w:val="none" w:sz="0" w:space="0" w:color="auto"/>
        <w:left w:val="none" w:sz="0" w:space="0" w:color="auto"/>
        <w:bottom w:val="none" w:sz="0" w:space="0" w:color="auto"/>
        <w:right w:val="none" w:sz="0" w:space="0" w:color="auto"/>
      </w:divBdr>
      <w:divsChild>
        <w:div w:id="58990327">
          <w:marLeft w:val="480"/>
          <w:marRight w:val="0"/>
          <w:marTop w:val="0"/>
          <w:marBottom w:val="0"/>
          <w:divBdr>
            <w:top w:val="none" w:sz="0" w:space="0" w:color="auto"/>
            <w:left w:val="none" w:sz="0" w:space="0" w:color="auto"/>
            <w:bottom w:val="none" w:sz="0" w:space="0" w:color="auto"/>
            <w:right w:val="none" w:sz="0" w:space="0" w:color="auto"/>
          </w:divBdr>
        </w:div>
        <w:div w:id="83380942">
          <w:marLeft w:val="480"/>
          <w:marRight w:val="0"/>
          <w:marTop w:val="0"/>
          <w:marBottom w:val="0"/>
          <w:divBdr>
            <w:top w:val="none" w:sz="0" w:space="0" w:color="auto"/>
            <w:left w:val="none" w:sz="0" w:space="0" w:color="auto"/>
            <w:bottom w:val="none" w:sz="0" w:space="0" w:color="auto"/>
            <w:right w:val="none" w:sz="0" w:space="0" w:color="auto"/>
          </w:divBdr>
        </w:div>
        <w:div w:id="93013403">
          <w:marLeft w:val="480"/>
          <w:marRight w:val="0"/>
          <w:marTop w:val="0"/>
          <w:marBottom w:val="0"/>
          <w:divBdr>
            <w:top w:val="none" w:sz="0" w:space="0" w:color="auto"/>
            <w:left w:val="none" w:sz="0" w:space="0" w:color="auto"/>
            <w:bottom w:val="none" w:sz="0" w:space="0" w:color="auto"/>
            <w:right w:val="none" w:sz="0" w:space="0" w:color="auto"/>
          </w:divBdr>
        </w:div>
        <w:div w:id="113836345">
          <w:marLeft w:val="480"/>
          <w:marRight w:val="0"/>
          <w:marTop w:val="0"/>
          <w:marBottom w:val="0"/>
          <w:divBdr>
            <w:top w:val="none" w:sz="0" w:space="0" w:color="auto"/>
            <w:left w:val="none" w:sz="0" w:space="0" w:color="auto"/>
            <w:bottom w:val="none" w:sz="0" w:space="0" w:color="auto"/>
            <w:right w:val="none" w:sz="0" w:space="0" w:color="auto"/>
          </w:divBdr>
        </w:div>
        <w:div w:id="157232736">
          <w:marLeft w:val="480"/>
          <w:marRight w:val="0"/>
          <w:marTop w:val="0"/>
          <w:marBottom w:val="0"/>
          <w:divBdr>
            <w:top w:val="none" w:sz="0" w:space="0" w:color="auto"/>
            <w:left w:val="none" w:sz="0" w:space="0" w:color="auto"/>
            <w:bottom w:val="none" w:sz="0" w:space="0" w:color="auto"/>
            <w:right w:val="none" w:sz="0" w:space="0" w:color="auto"/>
          </w:divBdr>
        </w:div>
        <w:div w:id="278032942">
          <w:marLeft w:val="480"/>
          <w:marRight w:val="0"/>
          <w:marTop w:val="0"/>
          <w:marBottom w:val="0"/>
          <w:divBdr>
            <w:top w:val="none" w:sz="0" w:space="0" w:color="auto"/>
            <w:left w:val="none" w:sz="0" w:space="0" w:color="auto"/>
            <w:bottom w:val="none" w:sz="0" w:space="0" w:color="auto"/>
            <w:right w:val="none" w:sz="0" w:space="0" w:color="auto"/>
          </w:divBdr>
        </w:div>
        <w:div w:id="387073774">
          <w:marLeft w:val="480"/>
          <w:marRight w:val="0"/>
          <w:marTop w:val="0"/>
          <w:marBottom w:val="0"/>
          <w:divBdr>
            <w:top w:val="none" w:sz="0" w:space="0" w:color="auto"/>
            <w:left w:val="none" w:sz="0" w:space="0" w:color="auto"/>
            <w:bottom w:val="none" w:sz="0" w:space="0" w:color="auto"/>
            <w:right w:val="none" w:sz="0" w:space="0" w:color="auto"/>
          </w:divBdr>
        </w:div>
        <w:div w:id="427696233">
          <w:marLeft w:val="480"/>
          <w:marRight w:val="0"/>
          <w:marTop w:val="0"/>
          <w:marBottom w:val="0"/>
          <w:divBdr>
            <w:top w:val="none" w:sz="0" w:space="0" w:color="auto"/>
            <w:left w:val="none" w:sz="0" w:space="0" w:color="auto"/>
            <w:bottom w:val="none" w:sz="0" w:space="0" w:color="auto"/>
            <w:right w:val="none" w:sz="0" w:space="0" w:color="auto"/>
          </w:divBdr>
        </w:div>
        <w:div w:id="454297348">
          <w:marLeft w:val="480"/>
          <w:marRight w:val="0"/>
          <w:marTop w:val="0"/>
          <w:marBottom w:val="0"/>
          <w:divBdr>
            <w:top w:val="none" w:sz="0" w:space="0" w:color="auto"/>
            <w:left w:val="none" w:sz="0" w:space="0" w:color="auto"/>
            <w:bottom w:val="none" w:sz="0" w:space="0" w:color="auto"/>
            <w:right w:val="none" w:sz="0" w:space="0" w:color="auto"/>
          </w:divBdr>
        </w:div>
        <w:div w:id="468978597">
          <w:marLeft w:val="480"/>
          <w:marRight w:val="0"/>
          <w:marTop w:val="0"/>
          <w:marBottom w:val="0"/>
          <w:divBdr>
            <w:top w:val="none" w:sz="0" w:space="0" w:color="auto"/>
            <w:left w:val="none" w:sz="0" w:space="0" w:color="auto"/>
            <w:bottom w:val="none" w:sz="0" w:space="0" w:color="auto"/>
            <w:right w:val="none" w:sz="0" w:space="0" w:color="auto"/>
          </w:divBdr>
        </w:div>
        <w:div w:id="493643480">
          <w:marLeft w:val="480"/>
          <w:marRight w:val="0"/>
          <w:marTop w:val="0"/>
          <w:marBottom w:val="0"/>
          <w:divBdr>
            <w:top w:val="none" w:sz="0" w:space="0" w:color="auto"/>
            <w:left w:val="none" w:sz="0" w:space="0" w:color="auto"/>
            <w:bottom w:val="none" w:sz="0" w:space="0" w:color="auto"/>
            <w:right w:val="none" w:sz="0" w:space="0" w:color="auto"/>
          </w:divBdr>
        </w:div>
        <w:div w:id="556479264">
          <w:marLeft w:val="480"/>
          <w:marRight w:val="0"/>
          <w:marTop w:val="0"/>
          <w:marBottom w:val="0"/>
          <w:divBdr>
            <w:top w:val="none" w:sz="0" w:space="0" w:color="auto"/>
            <w:left w:val="none" w:sz="0" w:space="0" w:color="auto"/>
            <w:bottom w:val="none" w:sz="0" w:space="0" w:color="auto"/>
            <w:right w:val="none" w:sz="0" w:space="0" w:color="auto"/>
          </w:divBdr>
        </w:div>
        <w:div w:id="577638243">
          <w:marLeft w:val="480"/>
          <w:marRight w:val="0"/>
          <w:marTop w:val="0"/>
          <w:marBottom w:val="0"/>
          <w:divBdr>
            <w:top w:val="none" w:sz="0" w:space="0" w:color="auto"/>
            <w:left w:val="none" w:sz="0" w:space="0" w:color="auto"/>
            <w:bottom w:val="none" w:sz="0" w:space="0" w:color="auto"/>
            <w:right w:val="none" w:sz="0" w:space="0" w:color="auto"/>
          </w:divBdr>
        </w:div>
        <w:div w:id="614142770">
          <w:marLeft w:val="480"/>
          <w:marRight w:val="0"/>
          <w:marTop w:val="0"/>
          <w:marBottom w:val="0"/>
          <w:divBdr>
            <w:top w:val="none" w:sz="0" w:space="0" w:color="auto"/>
            <w:left w:val="none" w:sz="0" w:space="0" w:color="auto"/>
            <w:bottom w:val="none" w:sz="0" w:space="0" w:color="auto"/>
            <w:right w:val="none" w:sz="0" w:space="0" w:color="auto"/>
          </w:divBdr>
        </w:div>
        <w:div w:id="694574883">
          <w:marLeft w:val="480"/>
          <w:marRight w:val="0"/>
          <w:marTop w:val="0"/>
          <w:marBottom w:val="0"/>
          <w:divBdr>
            <w:top w:val="none" w:sz="0" w:space="0" w:color="auto"/>
            <w:left w:val="none" w:sz="0" w:space="0" w:color="auto"/>
            <w:bottom w:val="none" w:sz="0" w:space="0" w:color="auto"/>
            <w:right w:val="none" w:sz="0" w:space="0" w:color="auto"/>
          </w:divBdr>
        </w:div>
        <w:div w:id="782194700">
          <w:marLeft w:val="480"/>
          <w:marRight w:val="0"/>
          <w:marTop w:val="0"/>
          <w:marBottom w:val="0"/>
          <w:divBdr>
            <w:top w:val="none" w:sz="0" w:space="0" w:color="auto"/>
            <w:left w:val="none" w:sz="0" w:space="0" w:color="auto"/>
            <w:bottom w:val="none" w:sz="0" w:space="0" w:color="auto"/>
            <w:right w:val="none" w:sz="0" w:space="0" w:color="auto"/>
          </w:divBdr>
        </w:div>
        <w:div w:id="812218330">
          <w:marLeft w:val="480"/>
          <w:marRight w:val="0"/>
          <w:marTop w:val="0"/>
          <w:marBottom w:val="0"/>
          <w:divBdr>
            <w:top w:val="none" w:sz="0" w:space="0" w:color="auto"/>
            <w:left w:val="none" w:sz="0" w:space="0" w:color="auto"/>
            <w:bottom w:val="none" w:sz="0" w:space="0" w:color="auto"/>
            <w:right w:val="none" w:sz="0" w:space="0" w:color="auto"/>
          </w:divBdr>
        </w:div>
        <w:div w:id="847907341">
          <w:marLeft w:val="480"/>
          <w:marRight w:val="0"/>
          <w:marTop w:val="0"/>
          <w:marBottom w:val="0"/>
          <w:divBdr>
            <w:top w:val="none" w:sz="0" w:space="0" w:color="auto"/>
            <w:left w:val="none" w:sz="0" w:space="0" w:color="auto"/>
            <w:bottom w:val="none" w:sz="0" w:space="0" w:color="auto"/>
            <w:right w:val="none" w:sz="0" w:space="0" w:color="auto"/>
          </w:divBdr>
        </w:div>
        <w:div w:id="896816269">
          <w:marLeft w:val="480"/>
          <w:marRight w:val="0"/>
          <w:marTop w:val="0"/>
          <w:marBottom w:val="0"/>
          <w:divBdr>
            <w:top w:val="none" w:sz="0" w:space="0" w:color="auto"/>
            <w:left w:val="none" w:sz="0" w:space="0" w:color="auto"/>
            <w:bottom w:val="none" w:sz="0" w:space="0" w:color="auto"/>
            <w:right w:val="none" w:sz="0" w:space="0" w:color="auto"/>
          </w:divBdr>
        </w:div>
        <w:div w:id="1100834451">
          <w:marLeft w:val="480"/>
          <w:marRight w:val="0"/>
          <w:marTop w:val="0"/>
          <w:marBottom w:val="0"/>
          <w:divBdr>
            <w:top w:val="none" w:sz="0" w:space="0" w:color="auto"/>
            <w:left w:val="none" w:sz="0" w:space="0" w:color="auto"/>
            <w:bottom w:val="none" w:sz="0" w:space="0" w:color="auto"/>
            <w:right w:val="none" w:sz="0" w:space="0" w:color="auto"/>
          </w:divBdr>
        </w:div>
        <w:div w:id="1116370712">
          <w:marLeft w:val="480"/>
          <w:marRight w:val="0"/>
          <w:marTop w:val="0"/>
          <w:marBottom w:val="0"/>
          <w:divBdr>
            <w:top w:val="none" w:sz="0" w:space="0" w:color="auto"/>
            <w:left w:val="none" w:sz="0" w:space="0" w:color="auto"/>
            <w:bottom w:val="none" w:sz="0" w:space="0" w:color="auto"/>
            <w:right w:val="none" w:sz="0" w:space="0" w:color="auto"/>
          </w:divBdr>
        </w:div>
        <w:div w:id="1310407030">
          <w:marLeft w:val="480"/>
          <w:marRight w:val="0"/>
          <w:marTop w:val="0"/>
          <w:marBottom w:val="0"/>
          <w:divBdr>
            <w:top w:val="none" w:sz="0" w:space="0" w:color="auto"/>
            <w:left w:val="none" w:sz="0" w:space="0" w:color="auto"/>
            <w:bottom w:val="none" w:sz="0" w:space="0" w:color="auto"/>
            <w:right w:val="none" w:sz="0" w:space="0" w:color="auto"/>
          </w:divBdr>
        </w:div>
        <w:div w:id="1440024506">
          <w:marLeft w:val="480"/>
          <w:marRight w:val="0"/>
          <w:marTop w:val="0"/>
          <w:marBottom w:val="0"/>
          <w:divBdr>
            <w:top w:val="none" w:sz="0" w:space="0" w:color="auto"/>
            <w:left w:val="none" w:sz="0" w:space="0" w:color="auto"/>
            <w:bottom w:val="none" w:sz="0" w:space="0" w:color="auto"/>
            <w:right w:val="none" w:sz="0" w:space="0" w:color="auto"/>
          </w:divBdr>
        </w:div>
        <w:div w:id="1611888396">
          <w:marLeft w:val="480"/>
          <w:marRight w:val="0"/>
          <w:marTop w:val="0"/>
          <w:marBottom w:val="0"/>
          <w:divBdr>
            <w:top w:val="none" w:sz="0" w:space="0" w:color="auto"/>
            <w:left w:val="none" w:sz="0" w:space="0" w:color="auto"/>
            <w:bottom w:val="none" w:sz="0" w:space="0" w:color="auto"/>
            <w:right w:val="none" w:sz="0" w:space="0" w:color="auto"/>
          </w:divBdr>
        </w:div>
        <w:div w:id="1652443168">
          <w:marLeft w:val="480"/>
          <w:marRight w:val="0"/>
          <w:marTop w:val="0"/>
          <w:marBottom w:val="0"/>
          <w:divBdr>
            <w:top w:val="none" w:sz="0" w:space="0" w:color="auto"/>
            <w:left w:val="none" w:sz="0" w:space="0" w:color="auto"/>
            <w:bottom w:val="none" w:sz="0" w:space="0" w:color="auto"/>
            <w:right w:val="none" w:sz="0" w:space="0" w:color="auto"/>
          </w:divBdr>
        </w:div>
        <w:div w:id="1770470886">
          <w:marLeft w:val="480"/>
          <w:marRight w:val="0"/>
          <w:marTop w:val="0"/>
          <w:marBottom w:val="0"/>
          <w:divBdr>
            <w:top w:val="none" w:sz="0" w:space="0" w:color="auto"/>
            <w:left w:val="none" w:sz="0" w:space="0" w:color="auto"/>
            <w:bottom w:val="none" w:sz="0" w:space="0" w:color="auto"/>
            <w:right w:val="none" w:sz="0" w:space="0" w:color="auto"/>
          </w:divBdr>
        </w:div>
        <w:div w:id="1815953858">
          <w:marLeft w:val="480"/>
          <w:marRight w:val="0"/>
          <w:marTop w:val="0"/>
          <w:marBottom w:val="0"/>
          <w:divBdr>
            <w:top w:val="none" w:sz="0" w:space="0" w:color="auto"/>
            <w:left w:val="none" w:sz="0" w:space="0" w:color="auto"/>
            <w:bottom w:val="none" w:sz="0" w:space="0" w:color="auto"/>
            <w:right w:val="none" w:sz="0" w:space="0" w:color="auto"/>
          </w:divBdr>
        </w:div>
        <w:div w:id="1863981152">
          <w:marLeft w:val="480"/>
          <w:marRight w:val="0"/>
          <w:marTop w:val="0"/>
          <w:marBottom w:val="0"/>
          <w:divBdr>
            <w:top w:val="none" w:sz="0" w:space="0" w:color="auto"/>
            <w:left w:val="none" w:sz="0" w:space="0" w:color="auto"/>
            <w:bottom w:val="none" w:sz="0" w:space="0" w:color="auto"/>
            <w:right w:val="none" w:sz="0" w:space="0" w:color="auto"/>
          </w:divBdr>
        </w:div>
        <w:div w:id="1898734074">
          <w:marLeft w:val="480"/>
          <w:marRight w:val="0"/>
          <w:marTop w:val="0"/>
          <w:marBottom w:val="0"/>
          <w:divBdr>
            <w:top w:val="none" w:sz="0" w:space="0" w:color="auto"/>
            <w:left w:val="none" w:sz="0" w:space="0" w:color="auto"/>
            <w:bottom w:val="none" w:sz="0" w:space="0" w:color="auto"/>
            <w:right w:val="none" w:sz="0" w:space="0" w:color="auto"/>
          </w:divBdr>
        </w:div>
        <w:div w:id="1984312291">
          <w:marLeft w:val="480"/>
          <w:marRight w:val="0"/>
          <w:marTop w:val="0"/>
          <w:marBottom w:val="0"/>
          <w:divBdr>
            <w:top w:val="none" w:sz="0" w:space="0" w:color="auto"/>
            <w:left w:val="none" w:sz="0" w:space="0" w:color="auto"/>
            <w:bottom w:val="none" w:sz="0" w:space="0" w:color="auto"/>
            <w:right w:val="none" w:sz="0" w:space="0" w:color="auto"/>
          </w:divBdr>
        </w:div>
        <w:div w:id="2067756512">
          <w:marLeft w:val="480"/>
          <w:marRight w:val="0"/>
          <w:marTop w:val="0"/>
          <w:marBottom w:val="0"/>
          <w:divBdr>
            <w:top w:val="none" w:sz="0" w:space="0" w:color="auto"/>
            <w:left w:val="none" w:sz="0" w:space="0" w:color="auto"/>
            <w:bottom w:val="none" w:sz="0" w:space="0" w:color="auto"/>
            <w:right w:val="none" w:sz="0" w:space="0" w:color="auto"/>
          </w:divBdr>
        </w:div>
        <w:div w:id="2087418702">
          <w:marLeft w:val="480"/>
          <w:marRight w:val="0"/>
          <w:marTop w:val="0"/>
          <w:marBottom w:val="0"/>
          <w:divBdr>
            <w:top w:val="none" w:sz="0" w:space="0" w:color="auto"/>
            <w:left w:val="none" w:sz="0" w:space="0" w:color="auto"/>
            <w:bottom w:val="none" w:sz="0" w:space="0" w:color="auto"/>
            <w:right w:val="none" w:sz="0" w:space="0" w:color="auto"/>
          </w:divBdr>
        </w:div>
      </w:divsChild>
    </w:div>
    <w:div w:id="981542838">
      <w:bodyDiv w:val="1"/>
      <w:marLeft w:val="0"/>
      <w:marRight w:val="0"/>
      <w:marTop w:val="0"/>
      <w:marBottom w:val="0"/>
      <w:divBdr>
        <w:top w:val="none" w:sz="0" w:space="0" w:color="auto"/>
        <w:left w:val="none" w:sz="0" w:space="0" w:color="auto"/>
        <w:bottom w:val="none" w:sz="0" w:space="0" w:color="auto"/>
        <w:right w:val="none" w:sz="0" w:space="0" w:color="auto"/>
      </w:divBdr>
    </w:div>
    <w:div w:id="981927475">
      <w:bodyDiv w:val="1"/>
      <w:marLeft w:val="0"/>
      <w:marRight w:val="0"/>
      <w:marTop w:val="0"/>
      <w:marBottom w:val="0"/>
      <w:divBdr>
        <w:top w:val="none" w:sz="0" w:space="0" w:color="auto"/>
        <w:left w:val="none" w:sz="0" w:space="0" w:color="auto"/>
        <w:bottom w:val="none" w:sz="0" w:space="0" w:color="auto"/>
        <w:right w:val="none" w:sz="0" w:space="0" w:color="auto"/>
      </w:divBdr>
    </w:div>
    <w:div w:id="989214042">
      <w:bodyDiv w:val="1"/>
      <w:marLeft w:val="0"/>
      <w:marRight w:val="0"/>
      <w:marTop w:val="0"/>
      <w:marBottom w:val="0"/>
      <w:divBdr>
        <w:top w:val="none" w:sz="0" w:space="0" w:color="auto"/>
        <w:left w:val="none" w:sz="0" w:space="0" w:color="auto"/>
        <w:bottom w:val="none" w:sz="0" w:space="0" w:color="auto"/>
        <w:right w:val="none" w:sz="0" w:space="0" w:color="auto"/>
      </w:divBdr>
    </w:div>
    <w:div w:id="992684294">
      <w:bodyDiv w:val="1"/>
      <w:marLeft w:val="0"/>
      <w:marRight w:val="0"/>
      <w:marTop w:val="0"/>
      <w:marBottom w:val="0"/>
      <w:divBdr>
        <w:top w:val="none" w:sz="0" w:space="0" w:color="auto"/>
        <w:left w:val="none" w:sz="0" w:space="0" w:color="auto"/>
        <w:bottom w:val="none" w:sz="0" w:space="0" w:color="auto"/>
        <w:right w:val="none" w:sz="0" w:space="0" w:color="auto"/>
      </w:divBdr>
      <w:divsChild>
        <w:div w:id="36664756">
          <w:marLeft w:val="640"/>
          <w:marRight w:val="0"/>
          <w:marTop w:val="0"/>
          <w:marBottom w:val="0"/>
          <w:divBdr>
            <w:top w:val="none" w:sz="0" w:space="0" w:color="auto"/>
            <w:left w:val="none" w:sz="0" w:space="0" w:color="auto"/>
            <w:bottom w:val="none" w:sz="0" w:space="0" w:color="auto"/>
            <w:right w:val="none" w:sz="0" w:space="0" w:color="auto"/>
          </w:divBdr>
        </w:div>
        <w:div w:id="60953031">
          <w:marLeft w:val="640"/>
          <w:marRight w:val="0"/>
          <w:marTop w:val="0"/>
          <w:marBottom w:val="0"/>
          <w:divBdr>
            <w:top w:val="none" w:sz="0" w:space="0" w:color="auto"/>
            <w:left w:val="none" w:sz="0" w:space="0" w:color="auto"/>
            <w:bottom w:val="none" w:sz="0" w:space="0" w:color="auto"/>
            <w:right w:val="none" w:sz="0" w:space="0" w:color="auto"/>
          </w:divBdr>
        </w:div>
        <w:div w:id="114375788">
          <w:marLeft w:val="640"/>
          <w:marRight w:val="0"/>
          <w:marTop w:val="0"/>
          <w:marBottom w:val="0"/>
          <w:divBdr>
            <w:top w:val="none" w:sz="0" w:space="0" w:color="auto"/>
            <w:left w:val="none" w:sz="0" w:space="0" w:color="auto"/>
            <w:bottom w:val="none" w:sz="0" w:space="0" w:color="auto"/>
            <w:right w:val="none" w:sz="0" w:space="0" w:color="auto"/>
          </w:divBdr>
        </w:div>
        <w:div w:id="165101073">
          <w:marLeft w:val="640"/>
          <w:marRight w:val="0"/>
          <w:marTop w:val="0"/>
          <w:marBottom w:val="0"/>
          <w:divBdr>
            <w:top w:val="none" w:sz="0" w:space="0" w:color="auto"/>
            <w:left w:val="none" w:sz="0" w:space="0" w:color="auto"/>
            <w:bottom w:val="none" w:sz="0" w:space="0" w:color="auto"/>
            <w:right w:val="none" w:sz="0" w:space="0" w:color="auto"/>
          </w:divBdr>
        </w:div>
        <w:div w:id="319580679">
          <w:marLeft w:val="640"/>
          <w:marRight w:val="0"/>
          <w:marTop w:val="0"/>
          <w:marBottom w:val="0"/>
          <w:divBdr>
            <w:top w:val="none" w:sz="0" w:space="0" w:color="auto"/>
            <w:left w:val="none" w:sz="0" w:space="0" w:color="auto"/>
            <w:bottom w:val="none" w:sz="0" w:space="0" w:color="auto"/>
            <w:right w:val="none" w:sz="0" w:space="0" w:color="auto"/>
          </w:divBdr>
        </w:div>
        <w:div w:id="329530795">
          <w:marLeft w:val="640"/>
          <w:marRight w:val="0"/>
          <w:marTop w:val="0"/>
          <w:marBottom w:val="0"/>
          <w:divBdr>
            <w:top w:val="none" w:sz="0" w:space="0" w:color="auto"/>
            <w:left w:val="none" w:sz="0" w:space="0" w:color="auto"/>
            <w:bottom w:val="none" w:sz="0" w:space="0" w:color="auto"/>
            <w:right w:val="none" w:sz="0" w:space="0" w:color="auto"/>
          </w:divBdr>
        </w:div>
        <w:div w:id="384060245">
          <w:marLeft w:val="640"/>
          <w:marRight w:val="0"/>
          <w:marTop w:val="0"/>
          <w:marBottom w:val="0"/>
          <w:divBdr>
            <w:top w:val="none" w:sz="0" w:space="0" w:color="auto"/>
            <w:left w:val="none" w:sz="0" w:space="0" w:color="auto"/>
            <w:bottom w:val="none" w:sz="0" w:space="0" w:color="auto"/>
            <w:right w:val="none" w:sz="0" w:space="0" w:color="auto"/>
          </w:divBdr>
        </w:div>
        <w:div w:id="630870280">
          <w:marLeft w:val="640"/>
          <w:marRight w:val="0"/>
          <w:marTop w:val="0"/>
          <w:marBottom w:val="0"/>
          <w:divBdr>
            <w:top w:val="none" w:sz="0" w:space="0" w:color="auto"/>
            <w:left w:val="none" w:sz="0" w:space="0" w:color="auto"/>
            <w:bottom w:val="none" w:sz="0" w:space="0" w:color="auto"/>
            <w:right w:val="none" w:sz="0" w:space="0" w:color="auto"/>
          </w:divBdr>
        </w:div>
        <w:div w:id="685525854">
          <w:marLeft w:val="640"/>
          <w:marRight w:val="0"/>
          <w:marTop w:val="0"/>
          <w:marBottom w:val="0"/>
          <w:divBdr>
            <w:top w:val="none" w:sz="0" w:space="0" w:color="auto"/>
            <w:left w:val="none" w:sz="0" w:space="0" w:color="auto"/>
            <w:bottom w:val="none" w:sz="0" w:space="0" w:color="auto"/>
            <w:right w:val="none" w:sz="0" w:space="0" w:color="auto"/>
          </w:divBdr>
        </w:div>
        <w:div w:id="748355796">
          <w:marLeft w:val="640"/>
          <w:marRight w:val="0"/>
          <w:marTop w:val="0"/>
          <w:marBottom w:val="0"/>
          <w:divBdr>
            <w:top w:val="none" w:sz="0" w:space="0" w:color="auto"/>
            <w:left w:val="none" w:sz="0" w:space="0" w:color="auto"/>
            <w:bottom w:val="none" w:sz="0" w:space="0" w:color="auto"/>
            <w:right w:val="none" w:sz="0" w:space="0" w:color="auto"/>
          </w:divBdr>
        </w:div>
        <w:div w:id="755201851">
          <w:marLeft w:val="640"/>
          <w:marRight w:val="0"/>
          <w:marTop w:val="0"/>
          <w:marBottom w:val="0"/>
          <w:divBdr>
            <w:top w:val="none" w:sz="0" w:space="0" w:color="auto"/>
            <w:left w:val="none" w:sz="0" w:space="0" w:color="auto"/>
            <w:bottom w:val="none" w:sz="0" w:space="0" w:color="auto"/>
            <w:right w:val="none" w:sz="0" w:space="0" w:color="auto"/>
          </w:divBdr>
        </w:div>
        <w:div w:id="853883273">
          <w:marLeft w:val="640"/>
          <w:marRight w:val="0"/>
          <w:marTop w:val="0"/>
          <w:marBottom w:val="0"/>
          <w:divBdr>
            <w:top w:val="none" w:sz="0" w:space="0" w:color="auto"/>
            <w:left w:val="none" w:sz="0" w:space="0" w:color="auto"/>
            <w:bottom w:val="none" w:sz="0" w:space="0" w:color="auto"/>
            <w:right w:val="none" w:sz="0" w:space="0" w:color="auto"/>
          </w:divBdr>
        </w:div>
        <w:div w:id="1066495341">
          <w:marLeft w:val="640"/>
          <w:marRight w:val="0"/>
          <w:marTop w:val="0"/>
          <w:marBottom w:val="0"/>
          <w:divBdr>
            <w:top w:val="none" w:sz="0" w:space="0" w:color="auto"/>
            <w:left w:val="none" w:sz="0" w:space="0" w:color="auto"/>
            <w:bottom w:val="none" w:sz="0" w:space="0" w:color="auto"/>
            <w:right w:val="none" w:sz="0" w:space="0" w:color="auto"/>
          </w:divBdr>
        </w:div>
        <w:div w:id="1114522338">
          <w:marLeft w:val="640"/>
          <w:marRight w:val="0"/>
          <w:marTop w:val="0"/>
          <w:marBottom w:val="0"/>
          <w:divBdr>
            <w:top w:val="none" w:sz="0" w:space="0" w:color="auto"/>
            <w:left w:val="none" w:sz="0" w:space="0" w:color="auto"/>
            <w:bottom w:val="none" w:sz="0" w:space="0" w:color="auto"/>
            <w:right w:val="none" w:sz="0" w:space="0" w:color="auto"/>
          </w:divBdr>
        </w:div>
        <w:div w:id="1138959797">
          <w:marLeft w:val="640"/>
          <w:marRight w:val="0"/>
          <w:marTop w:val="0"/>
          <w:marBottom w:val="0"/>
          <w:divBdr>
            <w:top w:val="none" w:sz="0" w:space="0" w:color="auto"/>
            <w:left w:val="none" w:sz="0" w:space="0" w:color="auto"/>
            <w:bottom w:val="none" w:sz="0" w:space="0" w:color="auto"/>
            <w:right w:val="none" w:sz="0" w:space="0" w:color="auto"/>
          </w:divBdr>
        </w:div>
        <w:div w:id="1216237655">
          <w:marLeft w:val="640"/>
          <w:marRight w:val="0"/>
          <w:marTop w:val="0"/>
          <w:marBottom w:val="0"/>
          <w:divBdr>
            <w:top w:val="none" w:sz="0" w:space="0" w:color="auto"/>
            <w:left w:val="none" w:sz="0" w:space="0" w:color="auto"/>
            <w:bottom w:val="none" w:sz="0" w:space="0" w:color="auto"/>
            <w:right w:val="none" w:sz="0" w:space="0" w:color="auto"/>
          </w:divBdr>
        </w:div>
        <w:div w:id="1219560681">
          <w:marLeft w:val="640"/>
          <w:marRight w:val="0"/>
          <w:marTop w:val="0"/>
          <w:marBottom w:val="0"/>
          <w:divBdr>
            <w:top w:val="none" w:sz="0" w:space="0" w:color="auto"/>
            <w:left w:val="none" w:sz="0" w:space="0" w:color="auto"/>
            <w:bottom w:val="none" w:sz="0" w:space="0" w:color="auto"/>
            <w:right w:val="none" w:sz="0" w:space="0" w:color="auto"/>
          </w:divBdr>
        </w:div>
        <w:div w:id="1265456485">
          <w:marLeft w:val="640"/>
          <w:marRight w:val="0"/>
          <w:marTop w:val="0"/>
          <w:marBottom w:val="0"/>
          <w:divBdr>
            <w:top w:val="none" w:sz="0" w:space="0" w:color="auto"/>
            <w:left w:val="none" w:sz="0" w:space="0" w:color="auto"/>
            <w:bottom w:val="none" w:sz="0" w:space="0" w:color="auto"/>
            <w:right w:val="none" w:sz="0" w:space="0" w:color="auto"/>
          </w:divBdr>
        </w:div>
        <w:div w:id="1334381225">
          <w:marLeft w:val="640"/>
          <w:marRight w:val="0"/>
          <w:marTop w:val="0"/>
          <w:marBottom w:val="0"/>
          <w:divBdr>
            <w:top w:val="none" w:sz="0" w:space="0" w:color="auto"/>
            <w:left w:val="none" w:sz="0" w:space="0" w:color="auto"/>
            <w:bottom w:val="none" w:sz="0" w:space="0" w:color="auto"/>
            <w:right w:val="none" w:sz="0" w:space="0" w:color="auto"/>
          </w:divBdr>
        </w:div>
        <w:div w:id="1397514273">
          <w:marLeft w:val="640"/>
          <w:marRight w:val="0"/>
          <w:marTop w:val="0"/>
          <w:marBottom w:val="0"/>
          <w:divBdr>
            <w:top w:val="none" w:sz="0" w:space="0" w:color="auto"/>
            <w:left w:val="none" w:sz="0" w:space="0" w:color="auto"/>
            <w:bottom w:val="none" w:sz="0" w:space="0" w:color="auto"/>
            <w:right w:val="none" w:sz="0" w:space="0" w:color="auto"/>
          </w:divBdr>
        </w:div>
        <w:div w:id="1541355400">
          <w:marLeft w:val="640"/>
          <w:marRight w:val="0"/>
          <w:marTop w:val="0"/>
          <w:marBottom w:val="0"/>
          <w:divBdr>
            <w:top w:val="none" w:sz="0" w:space="0" w:color="auto"/>
            <w:left w:val="none" w:sz="0" w:space="0" w:color="auto"/>
            <w:bottom w:val="none" w:sz="0" w:space="0" w:color="auto"/>
            <w:right w:val="none" w:sz="0" w:space="0" w:color="auto"/>
          </w:divBdr>
        </w:div>
        <w:div w:id="1570922625">
          <w:marLeft w:val="640"/>
          <w:marRight w:val="0"/>
          <w:marTop w:val="0"/>
          <w:marBottom w:val="0"/>
          <w:divBdr>
            <w:top w:val="none" w:sz="0" w:space="0" w:color="auto"/>
            <w:left w:val="none" w:sz="0" w:space="0" w:color="auto"/>
            <w:bottom w:val="none" w:sz="0" w:space="0" w:color="auto"/>
            <w:right w:val="none" w:sz="0" w:space="0" w:color="auto"/>
          </w:divBdr>
        </w:div>
        <w:div w:id="1589971038">
          <w:marLeft w:val="640"/>
          <w:marRight w:val="0"/>
          <w:marTop w:val="0"/>
          <w:marBottom w:val="0"/>
          <w:divBdr>
            <w:top w:val="none" w:sz="0" w:space="0" w:color="auto"/>
            <w:left w:val="none" w:sz="0" w:space="0" w:color="auto"/>
            <w:bottom w:val="none" w:sz="0" w:space="0" w:color="auto"/>
            <w:right w:val="none" w:sz="0" w:space="0" w:color="auto"/>
          </w:divBdr>
        </w:div>
        <w:div w:id="1643194764">
          <w:marLeft w:val="640"/>
          <w:marRight w:val="0"/>
          <w:marTop w:val="0"/>
          <w:marBottom w:val="0"/>
          <w:divBdr>
            <w:top w:val="none" w:sz="0" w:space="0" w:color="auto"/>
            <w:left w:val="none" w:sz="0" w:space="0" w:color="auto"/>
            <w:bottom w:val="none" w:sz="0" w:space="0" w:color="auto"/>
            <w:right w:val="none" w:sz="0" w:space="0" w:color="auto"/>
          </w:divBdr>
        </w:div>
        <w:div w:id="1648826018">
          <w:marLeft w:val="640"/>
          <w:marRight w:val="0"/>
          <w:marTop w:val="0"/>
          <w:marBottom w:val="0"/>
          <w:divBdr>
            <w:top w:val="none" w:sz="0" w:space="0" w:color="auto"/>
            <w:left w:val="none" w:sz="0" w:space="0" w:color="auto"/>
            <w:bottom w:val="none" w:sz="0" w:space="0" w:color="auto"/>
            <w:right w:val="none" w:sz="0" w:space="0" w:color="auto"/>
          </w:divBdr>
        </w:div>
        <w:div w:id="1664233308">
          <w:marLeft w:val="640"/>
          <w:marRight w:val="0"/>
          <w:marTop w:val="0"/>
          <w:marBottom w:val="0"/>
          <w:divBdr>
            <w:top w:val="none" w:sz="0" w:space="0" w:color="auto"/>
            <w:left w:val="none" w:sz="0" w:space="0" w:color="auto"/>
            <w:bottom w:val="none" w:sz="0" w:space="0" w:color="auto"/>
            <w:right w:val="none" w:sz="0" w:space="0" w:color="auto"/>
          </w:divBdr>
        </w:div>
        <w:div w:id="1677876568">
          <w:marLeft w:val="640"/>
          <w:marRight w:val="0"/>
          <w:marTop w:val="0"/>
          <w:marBottom w:val="0"/>
          <w:divBdr>
            <w:top w:val="none" w:sz="0" w:space="0" w:color="auto"/>
            <w:left w:val="none" w:sz="0" w:space="0" w:color="auto"/>
            <w:bottom w:val="none" w:sz="0" w:space="0" w:color="auto"/>
            <w:right w:val="none" w:sz="0" w:space="0" w:color="auto"/>
          </w:divBdr>
        </w:div>
        <w:div w:id="1682664439">
          <w:marLeft w:val="640"/>
          <w:marRight w:val="0"/>
          <w:marTop w:val="0"/>
          <w:marBottom w:val="0"/>
          <w:divBdr>
            <w:top w:val="none" w:sz="0" w:space="0" w:color="auto"/>
            <w:left w:val="none" w:sz="0" w:space="0" w:color="auto"/>
            <w:bottom w:val="none" w:sz="0" w:space="0" w:color="auto"/>
            <w:right w:val="none" w:sz="0" w:space="0" w:color="auto"/>
          </w:divBdr>
        </w:div>
        <w:div w:id="1754278349">
          <w:marLeft w:val="640"/>
          <w:marRight w:val="0"/>
          <w:marTop w:val="0"/>
          <w:marBottom w:val="0"/>
          <w:divBdr>
            <w:top w:val="none" w:sz="0" w:space="0" w:color="auto"/>
            <w:left w:val="none" w:sz="0" w:space="0" w:color="auto"/>
            <w:bottom w:val="none" w:sz="0" w:space="0" w:color="auto"/>
            <w:right w:val="none" w:sz="0" w:space="0" w:color="auto"/>
          </w:divBdr>
        </w:div>
        <w:div w:id="1768043174">
          <w:marLeft w:val="640"/>
          <w:marRight w:val="0"/>
          <w:marTop w:val="0"/>
          <w:marBottom w:val="0"/>
          <w:divBdr>
            <w:top w:val="none" w:sz="0" w:space="0" w:color="auto"/>
            <w:left w:val="none" w:sz="0" w:space="0" w:color="auto"/>
            <w:bottom w:val="none" w:sz="0" w:space="0" w:color="auto"/>
            <w:right w:val="none" w:sz="0" w:space="0" w:color="auto"/>
          </w:divBdr>
        </w:div>
        <w:div w:id="1787459726">
          <w:marLeft w:val="640"/>
          <w:marRight w:val="0"/>
          <w:marTop w:val="0"/>
          <w:marBottom w:val="0"/>
          <w:divBdr>
            <w:top w:val="none" w:sz="0" w:space="0" w:color="auto"/>
            <w:left w:val="none" w:sz="0" w:space="0" w:color="auto"/>
            <w:bottom w:val="none" w:sz="0" w:space="0" w:color="auto"/>
            <w:right w:val="none" w:sz="0" w:space="0" w:color="auto"/>
          </w:divBdr>
        </w:div>
        <w:div w:id="1840269287">
          <w:marLeft w:val="640"/>
          <w:marRight w:val="0"/>
          <w:marTop w:val="0"/>
          <w:marBottom w:val="0"/>
          <w:divBdr>
            <w:top w:val="none" w:sz="0" w:space="0" w:color="auto"/>
            <w:left w:val="none" w:sz="0" w:space="0" w:color="auto"/>
            <w:bottom w:val="none" w:sz="0" w:space="0" w:color="auto"/>
            <w:right w:val="none" w:sz="0" w:space="0" w:color="auto"/>
          </w:divBdr>
        </w:div>
        <w:div w:id="1912078656">
          <w:marLeft w:val="640"/>
          <w:marRight w:val="0"/>
          <w:marTop w:val="0"/>
          <w:marBottom w:val="0"/>
          <w:divBdr>
            <w:top w:val="none" w:sz="0" w:space="0" w:color="auto"/>
            <w:left w:val="none" w:sz="0" w:space="0" w:color="auto"/>
            <w:bottom w:val="none" w:sz="0" w:space="0" w:color="auto"/>
            <w:right w:val="none" w:sz="0" w:space="0" w:color="auto"/>
          </w:divBdr>
        </w:div>
        <w:div w:id="2002662161">
          <w:marLeft w:val="640"/>
          <w:marRight w:val="0"/>
          <w:marTop w:val="0"/>
          <w:marBottom w:val="0"/>
          <w:divBdr>
            <w:top w:val="none" w:sz="0" w:space="0" w:color="auto"/>
            <w:left w:val="none" w:sz="0" w:space="0" w:color="auto"/>
            <w:bottom w:val="none" w:sz="0" w:space="0" w:color="auto"/>
            <w:right w:val="none" w:sz="0" w:space="0" w:color="auto"/>
          </w:divBdr>
        </w:div>
        <w:div w:id="2029209771">
          <w:marLeft w:val="640"/>
          <w:marRight w:val="0"/>
          <w:marTop w:val="0"/>
          <w:marBottom w:val="0"/>
          <w:divBdr>
            <w:top w:val="none" w:sz="0" w:space="0" w:color="auto"/>
            <w:left w:val="none" w:sz="0" w:space="0" w:color="auto"/>
            <w:bottom w:val="none" w:sz="0" w:space="0" w:color="auto"/>
            <w:right w:val="none" w:sz="0" w:space="0" w:color="auto"/>
          </w:divBdr>
        </w:div>
        <w:div w:id="2127432604">
          <w:marLeft w:val="640"/>
          <w:marRight w:val="0"/>
          <w:marTop w:val="0"/>
          <w:marBottom w:val="0"/>
          <w:divBdr>
            <w:top w:val="none" w:sz="0" w:space="0" w:color="auto"/>
            <w:left w:val="none" w:sz="0" w:space="0" w:color="auto"/>
            <w:bottom w:val="none" w:sz="0" w:space="0" w:color="auto"/>
            <w:right w:val="none" w:sz="0" w:space="0" w:color="auto"/>
          </w:divBdr>
        </w:div>
        <w:div w:id="2144614673">
          <w:marLeft w:val="640"/>
          <w:marRight w:val="0"/>
          <w:marTop w:val="0"/>
          <w:marBottom w:val="0"/>
          <w:divBdr>
            <w:top w:val="none" w:sz="0" w:space="0" w:color="auto"/>
            <w:left w:val="none" w:sz="0" w:space="0" w:color="auto"/>
            <w:bottom w:val="none" w:sz="0" w:space="0" w:color="auto"/>
            <w:right w:val="none" w:sz="0" w:space="0" w:color="auto"/>
          </w:divBdr>
        </w:div>
      </w:divsChild>
    </w:div>
    <w:div w:id="998119245">
      <w:bodyDiv w:val="1"/>
      <w:marLeft w:val="0"/>
      <w:marRight w:val="0"/>
      <w:marTop w:val="0"/>
      <w:marBottom w:val="0"/>
      <w:divBdr>
        <w:top w:val="none" w:sz="0" w:space="0" w:color="auto"/>
        <w:left w:val="none" w:sz="0" w:space="0" w:color="auto"/>
        <w:bottom w:val="none" w:sz="0" w:space="0" w:color="auto"/>
        <w:right w:val="none" w:sz="0" w:space="0" w:color="auto"/>
      </w:divBdr>
      <w:divsChild>
        <w:div w:id="37583489">
          <w:marLeft w:val="480"/>
          <w:marRight w:val="0"/>
          <w:marTop w:val="0"/>
          <w:marBottom w:val="0"/>
          <w:divBdr>
            <w:top w:val="none" w:sz="0" w:space="0" w:color="auto"/>
            <w:left w:val="none" w:sz="0" w:space="0" w:color="auto"/>
            <w:bottom w:val="none" w:sz="0" w:space="0" w:color="auto"/>
            <w:right w:val="none" w:sz="0" w:space="0" w:color="auto"/>
          </w:divBdr>
        </w:div>
        <w:div w:id="211356387">
          <w:marLeft w:val="480"/>
          <w:marRight w:val="0"/>
          <w:marTop w:val="0"/>
          <w:marBottom w:val="0"/>
          <w:divBdr>
            <w:top w:val="none" w:sz="0" w:space="0" w:color="auto"/>
            <w:left w:val="none" w:sz="0" w:space="0" w:color="auto"/>
            <w:bottom w:val="none" w:sz="0" w:space="0" w:color="auto"/>
            <w:right w:val="none" w:sz="0" w:space="0" w:color="auto"/>
          </w:divBdr>
        </w:div>
        <w:div w:id="247469497">
          <w:marLeft w:val="480"/>
          <w:marRight w:val="0"/>
          <w:marTop w:val="0"/>
          <w:marBottom w:val="0"/>
          <w:divBdr>
            <w:top w:val="none" w:sz="0" w:space="0" w:color="auto"/>
            <w:left w:val="none" w:sz="0" w:space="0" w:color="auto"/>
            <w:bottom w:val="none" w:sz="0" w:space="0" w:color="auto"/>
            <w:right w:val="none" w:sz="0" w:space="0" w:color="auto"/>
          </w:divBdr>
        </w:div>
        <w:div w:id="253978847">
          <w:marLeft w:val="480"/>
          <w:marRight w:val="0"/>
          <w:marTop w:val="0"/>
          <w:marBottom w:val="0"/>
          <w:divBdr>
            <w:top w:val="none" w:sz="0" w:space="0" w:color="auto"/>
            <w:left w:val="none" w:sz="0" w:space="0" w:color="auto"/>
            <w:bottom w:val="none" w:sz="0" w:space="0" w:color="auto"/>
            <w:right w:val="none" w:sz="0" w:space="0" w:color="auto"/>
          </w:divBdr>
        </w:div>
        <w:div w:id="343941214">
          <w:marLeft w:val="480"/>
          <w:marRight w:val="0"/>
          <w:marTop w:val="0"/>
          <w:marBottom w:val="0"/>
          <w:divBdr>
            <w:top w:val="none" w:sz="0" w:space="0" w:color="auto"/>
            <w:left w:val="none" w:sz="0" w:space="0" w:color="auto"/>
            <w:bottom w:val="none" w:sz="0" w:space="0" w:color="auto"/>
            <w:right w:val="none" w:sz="0" w:space="0" w:color="auto"/>
          </w:divBdr>
        </w:div>
        <w:div w:id="479731444">
          <w:marLeft w:val="480"/>
          <w:marRight w:val="0"/>
          <w:marTop w:val="0"/>
          <w:marBottom w:val="0"/>
          <w:divBdr>
            <w:top w:val="none" w:sz="0" w:space="0" w:color="auto"/>
            <w:left w:val="none" w:sz="0" w:space="0" w:color="auto"/>
            <w:bottom w:val="none" w:sz="0" w:space="0" w:color="auto"/>
            <w:right w:val="none" w:sz="0" w:space="0" w:color="auto"/>
          </w:divBdr>
        </w:div>
        <w:div w:id="572665877">
          <w:marLeft w:val="480"/>
          <w:marRight w:val="0"/>
          <w:marTop w:val="0"/>
          <w:marBottom w:val="0"/>
          <w:divBdr>
            <w:top w:val="none" w:sz="0" w:space="0" w:color="auto"/>
            <w:left w:val="none" w:sz="0" w:space="0" w:color="auto"/>
            <w:bottom w:val="none" w:sz="0" w:space="0" w:color="auto"/>
            <w:right w:val="none" w:sz="0" w:space="0" w:color="auto"/>
          </w:divBdr>
        </w:div>
        <w:div w:id="677192369">
          <w:marLeft w:val="480"/>
          <w:marRight w:val="0"/>
          <w:marTop w:val="0"/>
          <w:marBottom w:val="0"/>
          <w:divBdr>
            <w:top w:val="none" w:sz="0" w:space="0" w:color="auto"/>
            <w:left w:val="none" w:sz="0" w:space="0" w:color="auto"/>
            <w:bottom w:val="none" w:sz="0" w:space="0" w:color="auto"/>
            <w:right w:val="none" w:sz="0" w:space="0" w:color="auto"/>
          </w:divBdr>
        </w:div>
        <w:div w:id="701785276">
          <w:marLeft w:val="480"/>
          <w:marRight w:val="0"/>
          <w:marTop w:val="0"/>
          <w:marBottom w:val="0"/>
          <w:divBdr>
            <w:top w:val="none" w:sz="0" w:space="0" w:color="auto"/>
            <w:left w:val="none" w:sz="0" w:space="0" w:color="auto"/>
            <w:bottom w:val="none" w:sz="0" w:space="0" w:color="auto"/>
            <w:right w:val="none" w:sz="0" w:space="0" w:color="auto"/>
          </w:divBdr>
        </w:div>
        <w:div w:id="835924080">
          <w:marLeft w:val="480"/>
          <w:marRight w:val="0"/>
          <w:marTop w:val="0"/>
          <w:marBottom w:val="0"/>
          <w:divBdr>
            <w:top w:val="none" w:sz="0" w:space="0" w:color="auto"/>
            <w:left w:val="none" w:sz="0" w:space="0" w:color="auto"/>
            <w:bottom w:val="none" w:sz="0" w:space="0" w:color="auto"/>
            <w:right w:val="none" w:sz="0" w:space="0" w:color="auto"/>
          </w:divBdr>
        </w:div>
        <w:div w:id="893273070">
          <w:marLeft w:val="480"/>
          <w:marRight w:val="0"/>
          <w:marTop w:val="0"/>
          <w:marBottom w:val="0"/>
          <w:divBdr>
            <w:top w:val="none" w:sz="0" w:space="0" w:color="auto"/>
            <w:left w:val="none" w:sz="0" w:space="0" w:color="auto"/>
            <w:bottom w:val="none" w:sz="0" w:space="0" w:color="auto"/>
            <w:right w:val="none" w:sz="0" w:space="0" w:color="auto"/>
          </w:divBdr>
        </w:div>
        <w:div w:id="950471943">
          <w:marLeft w:val="480"/>
          <w:marRight w:val="0"/>
          <w:marTop w:val="0"/>
          <w:marBottom w:val="0"/>
          <w:divBdr>
            <w:top w:val="none" w:sz="0" w:space="0" w:color="auto"/>
            <w:left w:val="none" w:sz="0" w:space="0" w:color="auto"/>
            <w:bottom w:val="none" w:sz="0" w:space="0" w:color="auto"/>
            <w:right w:val="none" w:sz="0" w:space="0" w:color="auto"/>
          </w:divBdr>
        </w:div>
        <w:div w:id="957643568">
          <w:marLeft w:val="480"/>
          <w:marRight w:val="0"/>
          <w:marTop w:val="0"/>
          <w:marBottom w:val="0"/>
          <w:divBdr>
            <w:top w:val="none" w:sz="0" w:space="0" w:color="auto"/>
            <w:left w:val="none" w:sz="0" w:space="0" w:color="auto"/>
            <w:bottom w:val="none" w:sz="0" w:space="0" w:color="auto"/>
            <w:right w:val="none" w:sz="0" w:space="0" w:color="auto"/>
          </w:divBdr>
        </w:div>
        <w:div w:id="1142622098">
          <w:marLeft w:val="480"/>
          <w:marRight w:val="0"/>
          <w:marTop w:val="0"/>
          <w:marBottom w:val="0"/>
          <w:divBdr>
            <w:top w:val="none" w:sz="0" w:space="0" w:color="auto"/>
            <w:left w:val="none" w:sz="0" w:space="0" w:color="auto"/>
            <w:bottom w:val="none" w:sz="0" w:space="0" w:color="auto"/>
            <w:right w:val="none" w:sz="0" w:space="0" w:color="auto"/>
          </w:divBdr>
        </w:div>
        <w:div w:id="1203323030">
          <w:marLeft w:val="480"/>
          <w:marRight w:val="0"/>
          <w:marTop w:val="0"/>
          <w:marBottom w:val="0"/>
          <w:divBdr>
            <w:top w:val="none" w:sz="0" w:space="0" w:color="auto"/>
            <w:left w:val="none" w:sz="0" w:space="0" w:color="auto"/>
            <w:bottom w:val="none" w:sz="0" w:space="0" w:color="auto"/>
            <w:right w:val="none" w:sz="0" w:space="0" w:color="auto"/>
          </w:divBdr>
        </w:div>
        <w:div w:id="1252473919">
          <w:marLeft w:val="480"/>
          <w:marRight w:val="0"/>
          <w:marTop w:val="0"/>
          <w:marBottom w:val="0"/>
          <w:divBdr>
            <w:top w:val="none" w:sz="0" w:space="0" w:color="auto"/>
            <w:left w:val="none" w:sz="0" w:space="0" w:color="auto"/>
            <w:bottom w:val="none" w:sz="0" w:space="0" w:color="auto"/>
            <w:right w:val="none" w:sz="0" w:space="0" w:color="auto"/>
          </w:divBdr>
        </w:div>
        <w:div w:id="1314406090">
          <w:marLeft w:val="480"/>
          <w:marRight w:val="0"/>
          <w:marTop w:val="0"/>
          <w:marBottom w:val="0"/>
          <w:divBdr>
            <w:top w:val="none" w:sz="0" w:space="0" w:color="auto"/>
            <w:left w:val="none" w:sz="0" w:space="0" w:color="auto"/>
            <w:bottom w:val="none" w:sz="0" w:space="0" w:color="auto"/>
            <w:right w:val="none" w:sz="0" w:space="0" w:color="auto"/>
          </w:divBdr>
        </w:div>
        <w:div w:id="1335379101">
          <w:marLeft w:val="480"/>
          <w:marRight w:val="0"/>
          <w:marTop w:val="0"/>
          <w:marBottom w:val="0"/>
          <w:divBdr>
            <w:top w:val="none" w:sz="0" w:space="0" w:color="auto"/>
            <w:left w:val="none" w:sz="0" w:space="0" w:color="auto"/>
            <w:bottom w:val="none" w:sz="0" w:space="0" w:color="auto"/>
            <w:right w:val="none" w:sz="0" w:space="0" w:color="auto"/>
          </w:divBdr>
        </w:div>
        <w:div w:id="1337615589">
          <w:marLeft w:val="480"/>
          <w:marRight w:val="0"/>
          <w:marTop w:val="0"/>
          <w:marBottom w:val="0"/>
          <w:divBdr>
            <w:top w:val="none" w:sz="0" w:space="0" w:color="auto"/>
            <w:left w:val="none" w:sz="0" w:space="0" w:color="auto"/>
            <w:bottom w:val="none" w:sz="0" w:space="0" w:color="auto"/>
            <w:right w:val="none" w:sz="0" w:space="0" w:color="auto"/>
          </w:divBdr>
        </w:div>
        <w:div w:id="1390878602">
          <w:marLeft w:val="480"/>
          <w:marRight w:val="0"/>
          <w:marTop w:val="0"/>
          <w:marBottom w:val="0"/>
          <w:divBdr>
            <w:top w:val="none" w:sz="0" w:space="0" w:color="auto"/>
            <w:left w:val="none" w:sz="0" w:space="0" w:color="auto"/>
            <w:bottom w:val="none" w:sz="0" w:space="0" w:color="auto"/>
            <w:right w:val="none" w:sz="0" w:space="0" w:color="auto"/>
          </w:divBdr>
        </w:div>
        <w:div w:id="1423141396">
          <w:marLeft w:val="480"/>
          <w:marRight w:val="0"/>
          <w:marTop w:val="0"/>
          <w:marBottom w:val="0"/>
          <w:divBdr>
            <w:top w:val="none" w:sz="0" w:space="0" w:color="auto"/>
            <w:left w:val="none" w:sz="0" w:space="0" w:color="auto"/>
            <w:bottom w:val="none" w:sz="0" w:space="0" w:color="auto"/>
            <w:right w:val="none" w:sz="0" w:space="0" w:color="auto"/>
          </w:divBdr>
        </w:div>
        <w:div w:id="1550453757">
          <w:marLeft w:val="480"/>
          <w:marRight w:val="0"/>
          <w:marTop w:val="0"/>
          <w:marBottom w:val="0"/>
          <w:divBdr>
            <w:top w:val="none" w:sz="0" w:space="0" w:color="auto"/>
            <w:left w:val="none" w:sz="0" w:space="0" w:color="auto"/>
            <w:bottom w:val="none" w:sz="0" w:space="0" w:color="auto"/>
            <w:right w:val="none" w:sz="0" w:space="0" w:color="auto"/>
          </w:divBdr>
        </w:div>
        <w:div w:id="1642615131">
          <w:marLeft w:val="480"/>
          <w:marRight w:val="0"/>
          <w:marTop w:val="0"/>
          <w:marBottom w:val="0"/>
          <w:divBdr>
            <w:top w:val="none" w:sz="0" w:space="0" w:color="auto"/>
            <w:left w:val="none" w:sz="0" w:space="0" w:color="auto"/>
            <w:bottom w:val="none" w:sz="0" w:space="0" w:color="auto"/>
            <w:right w:val="none" w:sz="0" w:space="0" w:color="auto"/>
          </w:divBdr>
        </w:div>
        <w:div w:id="1678195982">
          <w:marLeft w:val="480"/>
          <w:marRight w:val="0"/>
          <w:marTop w:val="0"/>
          <w:marBottom w:val="0"/>
          <w:divBdr>
            <w:top w:val="none" w:sz="0" w:space="0" w:color="auto"/>
            <w:left w:val="none" w:sz="0" w:space="0" w:color="auto"/>
            <w:bottom w:val="none" w:sz="0" w:space="0" w:color="auto"/>
            <w:right w:val="none" w:sz="0" w:space="0" w:color="auto"/>
          </w:divBdr>
        </w:div>
        <w:div w:id="1728726257">
          <w:marLeft w:val="480"/>
          <w:marRight w:val="0"/>
          <w:marTop w:val="0"/>
          <w:marBottom w:val="0"/>
          <w:divBdr>
            <w:top w:val="none" w:sz="0" w:space="0" w:color="auto"/>
            <w:left w:val="none" w:sz="0" w:space="0" w:color="auto"/>
            <w:bottom w:val="none" w:sz="0" w:space="0" w:color="auto"/>
            <w:right w:val="none" w:sz="0" w:space="0" w:color="auto"/>
          </w:divBdr>
        </w:div>
        <w:div w:id="1791700854">
          <w:marLeft w:val="480"/>
          <w:marRight w:val="0"/>
          <w:marTop w:val="0"/>
          <w:marBottom w:val="0"/>
          <w:divBdr>
            <w:top w:val="none" w:sz="0" w:space="0" w:color="auto"/>
            <w:left w:val="none" w:sz="0" w:space="0" w:color="auto"/>
            <w:bottom w:val="none" w:sz="0" w:space="0" w:color="auto"/>
            <w:right w:val="none" w:sz="0" w:space="0" w:color="auto"/>
          </w:divBdr>
        </w:div>
        <w:div w:id="1796633220">
          <w:marLeft w:val="480"/>
          <w:marRight w:val="0"/>
          <w:marTop w:val="0"/>
          <w:marBottom w:val="0"/>
          <w:divBdr>
            <w:top w:val="none" w:sz="0" w:space="0" w:color="auto"/>
            <w:left w:val="none" w:sz="0" w:space="0" w:color="auto"/>
            <w:bottom w:val="none" w:sz="0" w:space="0" w:color="auto"/>
            <w:right w:val="none" w:sz="0" w:space="0" w:color="auto"/>
          </w:divBdr>
        </w:div>
        <w:div w:id="2049261842">
          <w:marLeft w:val="480"/>
          <w:marRight w:val="0"/>
          <w:marTop w:val="0"/>
          <w:marBottom w:val="0"/>
          <w:divBdr>
            <w:top w:val="none" w:sz="0" w:space="0" w:color="auto"/>
            <w:left w:val="none" w:sz="0" w:space="0" w:color="auto"/>
            <w:bottom w:val="none" w:sz="0" w:space="0" w:color="auto"/>
            <w:right w:val="none" w:sz="0" w:space="0" w:color="auto"/>
          </w:divBdr>
        </w:div>
        <w:div w:id="2144809785">
          <w:marLeft w:val="480"/>
          <w:marRight w:val="0"/>
          <w:marTop w:val="0"/>
          <w:marBottom w:val="0"/>
          <w:divBdr>
            <w:top w:val="none" w:sz="0" w:space="0" w:color="auto"/>
            <w:left w:val="none" w:sz="0" w:space="0" w:color="auto"/>
            <w:bottom w:val="none" w:sz="0" w:space="0" w:color="auto"/>
            <w:right w:val="none" w:sz="0" w:space="0" w:color="auto"/>
          </w:divBdr>
        </w:div>
      </w:divsChild>
    </w:div>
    <w:div w:id="1002318482">
      <w:bodyDiv w:val="1"/>
      <w:marLeft w:val="0"/>
      <w:marRight w:val="0"/>
      <w:marTop w:val="0"/>
      <w:marBottom w:val="0"/>
      <w:divBdr>
        <w:top w:val="none" w:sz="0" w:space="0" w:color="auto"/>
        <w:left w:val="none" w:sz="0" w:space="0" w:color="auto"/>
        <w:bottom w:val="none" w:sz="0" w:space="0" w:color="auto"/>
        <w:right w:val="none" w:sz="0" w:space="0" w:color="auto"/>
      </w:divBdr>
    </w:div>
    <w:div w:id="1005208170">
      <w:bodyDiv w:val="1"/>
      <w:marLeft w:val="0"/>
      <w:marRight w:val="0"/>
      <w:marTop w:val="0"/>
      <w:marBottom w:val="0"/>
      <w:divBdr>
        <w:top w:val="none" w:sz="0" w:space="0" w:color="auto"/>
        <w:left w:val="none" w:sz="0" w:space="0" w:color="auto"/>
        <w:bottom w:val="none" w:sz="0" w:space="0" w:color="auto"/>
        <w:right w:val="none" w:sz="0" w:space="0" w:color="auto"/>
      </w:divBdr>
    </w:div>
    <w:div w:id="1012415066">
      <w:bodyDiv w:val="1"/>
      <w:marLeft w:val="0"/>
      <w:marRight w:val="0"/>
      <w:marTop w:val="0"/>
      <w:marBottom w:val="0"/>
      <w:divBdr>
        <w:top w:val="none" w:sz="0" w:space="0" w:color="auto"/>
        <w:left w:val="none" w:sz="0" w:space="0" w:color="auto"/>
        <w:bottom w:val="none" w:sz="0" w:space="0" w:color="auto"/>
        <w:right w:val="none" w:sz="0" w:space="0" w:color="auto"/>
      </w:divBdr>
    </w:div>
    <w:div w:id="1017081494">
      <w:bodyDiv w:val="1"/>
      <w:marLeft w:val="0"/>
      <w:marRight w:val="0"/>
      <w:marTop w:val="0"/>
      <w:marBottom w:val="0"/>
      <w:divBdr>
        <w:top w:val="none" w:sz="0" w:space="0" w:color="auto"/>
        <w:left w:val="none" w:sz="0" w:space="0" w:color="auto"/>
        <w:bottom w:val="none" w:sz="0" w:space="0" w:color="auto"/>
        <w:right w:val="none" w:sz="0" w:space="0" w:color="auto"/>
      </w:divBdr>
      <w:divsChild>
        <w:div w:id="6638806">
          <w:marLeft w:val="480"/>
          <w:marRight w:val="0"/>
          <w:marTop w:val="0"/>
          <w:marBottom w:val="0"/>
          <w:divBdr>
            <w:top w:val="none" w:sz="0" w:space="0" w:color="auto"/>
            <w:left w:val="none" w:sz="0" w:space="0" w:color="auto"/>
            <w:bottom w:val="none" w:sz="0" w:space="0" w:color="auto"/>
            <w:right w:val="none" w:sz="0" w:space="0" w:color="auto"/>
          </w:divBdr>
        </w:div>
        <w:div w:id="60520743">
          <w:marLeft w:val="480"/>
          <w:marRight w:val="0"/>
          <w:marTop w:val="0"/>
          <w:marBottom w:val="0"/>
          <w:divBdr>
            <w:top w:val="none" w:sz="0" w:space="0" w:color="auto"/>
            <w:left w:val="none" w:sz="0" w:space="0" w:color="auto"/>
            <w:bottom w:val="none" w:sz="0" w:space="0" w:color="auto"/>
            <w:right w:val="none" w:sz="0" w:space="0" w:color="auto"/>
          </w:divBdr>
        </w:div>
        <w:div w:id="99878717">
          <w:marLeft w:val="480"/>
          <w:marRight w:val="0"/>
          <w:marTop w:val="0"/>
          <w:marBottom w:val="0"/>
          <w:divBdr>
            <w:top w:val="none" w:sz="0" w:space="0" w:color="auto"/>
            <w:left w:val="none" w:sz="0" w:space="0" w:color="auto"/>
            <w:bottom w:val="none" w:sz="0" w:space="0" w:color="auto"/>
            <w:right w:val="none" w:sz="0" w:space="0" w:color="auto"/>
          </w:divBdr>
        </w:div>
        <w:div w:id="116333704">
          <w:marLeft w:val="480"/>
          <w:marRight w:val="0"/>
          <w:marTop w:val="0"/>
          <w:marBottom w:val="0"/>
          <w:divBdr>
            <w:top w:val="none" w:sz="0" w:space="0" w:color="auto"/>
            <w:left w:val="none" w:sz="0" w:space="0" w:color="auto"/>
            <w:bottom w:val="none" w:sz="0" w:space="0" w:color="auto"/>
            <w:right w:val="none" w:sz="0" w:space="0" w:color="auto"/>
          </w:divBdr>
        </w:div>
        <w:div w:id="208998753">
          <w:marLeft w:val="480"/>
          <w:marRight w:val="0"/>
          <w:marTop w:val="0"/>
          <w:marBottom w:val="0"/>
          <w:divBdr>
            <w:top w:val="none" w:sz="0" w:space="0" w:color="auto"/>
            <w:left w:val="none" w:sz="0" w:space="0" w:color="auto"/>
            <w:bottom w:val="none" w:sz="0" w:space="0" w:color="auto"/>
            <w:right w:val="none" w:sz="0" w:space="0" w:color="auto"/>
          </w:divBdr>
        </w:div>
        <w:div w:id="355499586">
          <w:marLeft w:val="480"/>
          <w:marRight w:val="0"/>
          <w:marTop w:val="0"/>
          <w:marBottom w:val="0"/>
          <w:divBdr>
            <w:top w:val="none" w:sz="0" w:space="0" w:color="auto"/>
            <w:left w:val="none" w:sz="0" w:space="0" w:color="auto"/>
            <w:bottom w:val="none" w:sz="0" w:space="0" w:color="auto"/>
            <w:right w:val="none" w:sz="0" w:space="0" w:color="auto"/>
          </w:divBdr>
        </w:div>
        <w:div w:id="358048150">
          <w:marLeft w:val="480"/>
          <w:marRight w:val="0"/>
          <w:marTop w:val="0"/>
          <w:marBottom w:val="0"/>
          <w:divBdr>
            <w:top w:val="none" w:sz="0" w:space="0" w:color="auto"/>
            <w:left w:val="none" w:sz="0" w:space="0" w:color="auto"/>
            <w:bottom w:val="none" w:sz="0" w:space="0" w:color="auto"/>
            <w:right w:val="none" w:sz="0" w:space="0" w:color="auto"/>
          </w:divBdr>
        </w:div>
        <w:div w:id="401681890">
          <w:marLeft w:val="480"/>
          <w:marRight w:val="0"/>
          <w:marTop w:val="0"/>
          <w:marBottom w:val="0"/>
          <w:divBdr>
            <w:top w:val="none" w:sz="0" w:space="0" w:color="auto"/>
            <w:left w:val="none" w:sz="0" w:space="0" w:color="auto"/>
            <w:bottom w:val="none" w:sz="0" w:space="0" w:color="auto"/>
            <w:right w:val="none" w:sz="0" w:space="0" w:color="auto"/>
          </w:divBdr>
        </w:div>
        <w:div w:id="474183843">
          <w:marLeft w:val="480"/>
          <w:marRight w:val="0"/>
          <w:marTop w:val="0"/>
          <w:marBottom w:val="0"/>
          <w:divBdr>
            <w:top w:val="none" w:sz="0" w:space="0" w:color="auto"/>
            <w:left w:val="none" w:sz="0" w:space="0" w:color="auto"/>
            <w:bottom w:val="none" w:sz="0" w:space="0" w:color="auto"/>
            <w:right w:val="none" w:sz="0" w:space="0" w:color="auto"/>
          </w:divBdr>
        </w:div>
        <w:div w:id="610668637">
          <w:marLeft w:val="480"/>
          <w:marRight w:val="0"/>
          <w:marTop w:val="0"/>
          <w:marBottom w:val="0"/>
          <w:divBdr>
            <w:top w:val="none" w:sz="0" w:space="0" w:color="auto"/>
            <w:left w:val="none" w:sz="0" w:space="0" w:color="auto"/>
            <w:bottom w:val="none" w:sz="0" w:space="0" w:color="auto"/>
            <w:right w:val="none" w:sz="0" w:space="0" w:color="auto"/>
          </w:divBdr>
        </w:div>
        <w:div w:id="631012670">
          <w:marLeft w:val="480"/>
          <w:marRight w:val="0"/>
          <w:marTop w:val="0"/>
          <w:marBottom w:val="0"/>
          <w:divBdr>
            <w:top w:val="none" w:sz="0" w:space="0" w:color="auto"/>
            <w:left w:val="none" w:sz="0" w:space="0" w:color="auto"/>
            <w:bottom w:val="none" w:sz="0" w:space="0" w:color="auto"/>
            <w:right w:val="none" w:sz="0" w:space="0" w:color="auto"/>
          </w:divBdr>
        </w:div>
        <w:div w:id="750396523">
          <w:marLeft w:val="480"/>
          <w:marRight w:val="0"/>
          <w:marTop w:val="0"/>
          <w:marBottom w:val="0"/>
          <w:divBdr>
            <w:top w:val="none" w:sz="0" w:space="0" w:color="auto"/>
            <w:left w:val="none" w:sz="0" w:space="0" w:color="auto"/>
            <w:bottom w:val="none" w:sz="0" w:space="0" w:color="auto"/>
            <w:right w:val="none" w:sz="0" w:space="0" w:color="auto"/>
          </w:divBdr>
        </w:div>
        <w:div w:id="852115109">
          <w:marLeft w:val="480"/>
          <w:marRight w:val="0"/>
          <w:marTop w:val="0"/>
          <w:marBottom w:val="0"/>
          <w:divBdr>
            <w:top w:val="none" w:sz="0" w:space="0" w:color="auto"/>
            <w:left w:val="none" w:sz="0" w:space="0" w:color="auto"/>
            <w:bottom w:val="none" w:sz="0" w:space="0" w:color="auto"/>
            <w:right w:val="none" w:sz="0" w:space="0" w:color="auto"/>
          </w:divBdr>
        </w:div>
        <w:div w:id="890776157">
          <w:marLeft w:val="480"/>
          <w:marRight w:val="0"/>
          <w:marTop w:val="0"/>
          <w:marBottom w:val="0"/>
          <w:divBdr>
            <w:top w:val="none" w:sz="0" w:space="0" w:color="auto"/>
            <w:left w:val="none" w:sz="0" w:space="0" w:color="auto"/>
            <w:bottom w:val="none" w:sz="0" w:space="0" w:color="auto"/>
            <w:right w:val="none" w:sz="0" w:space="0" w:color="auto"/>
          </w:divBdr>
        </w:div>
        <w:div w:id="977995758">
          <w:marLeft w:val="480"/>
          <w:marRight w:val="0"/>
          <w:marTop w:val="0"/>
          <w:marBottom w:val="0"/>
          <w:divBdr>
            <w:top w:val="none" w:sz="0" w:space="0" w:color="auto"/>
            <w:left w:val="none" w:sz="0" w:space="0" w:color="auto"/>
            <w:bottom w:val="none" w:sz="0" w:space="0" w:color="auto"/>
            <w:right w:val="none" w:sz="0" w:space="0" w:color="auto"/>
          </w:divBdr>
        </w:div>
        <w:div w:id="1062943738">
          <w:marLeft w:val="480"/>
          <w:marRight w:val="0"/>
          <w:marTop w:val="0"/>
          <w:marBottom w:val="0"/>
          <w:divBdr>
            <w:top w:val="none" w:sz="0" w:space="0" w:color="auto"/>
            <w:left w:val="none" w:sz="0" w:space="0" w:color="auto"/>
            <w:bottom w:val="none" w:sz="0" w:space="0" w:color="auto"/>
            <w:right w:val="none" w:sz="0" w:space="0" w:color="auto"/>
          </w:divBdr>
        </w:div>
        <w:div w:id="1133599843">
          <w:marLeft w:val="480"/>
          <w:marRight w:val="0"/>
          <w:marTop w:val="0"/>
          <w:marBottom w:val="0"/>
          <w:divBdr>
            <w:top w:val="none" w:sz="0" w:space="0" w:color="auto"/>
            <w:left w:val="none" w:sz="0" w:space="0" w:color="auto"/>
            <w:bottom w:val="none" w:sz="0" w:space="0" w:color="auto"/>
            <w:right w:val="none" w:sz="0" w:space="0" w:color="auto"/>
          </w:divBdr>
        </w:div>
        <w:div w:id="1229001245">
          <w:marLeft w:val="480"/>
          <w:marRight w:val="0"/>
          <w:marTop w:val="0"/>
          <w:marBottom w:val="0"/>
          <w:divBdr>
            <w:top w:val="none" w:sz="0" w:space="0" w:color="auto"/>
            <w:left w:val="none" w:sz="0" w:space="0" w:color="auto"/>
            <w:bottom w:val="none" w:sz="0" w:space="0" w:color="auto"/>
            <w:right w:val="none" w:sz="0" w:space="0" w:color="auto"/>
          </w:divBdr>
        </w:div>
        <w:div w:id="1286228728">
          <w:marLeft w:val="480"/>
          <w:marRight w:val="0"/>
          <w:marTop w:val="0"/>
          <w:marBottom w:val="0"/>
          <w:divBdr>
            <w:top w:val="none" w:sz="0" w:space="0" w:color="auto"/>
            <w:left w:val="none" w:sz="0" w:space="0" w:color="auto"/>
            <w:bottom w:val="none" w:sz="0" w:space="0" w:color="auto"/>
            <w:right w:val="none" w:sz="0" w:space="0" w:color="auto"/>
          </w:divBdr>
        </w:div>
        <w:div w:id="1302035177">
          <w:marLeft w:val="480"/>
          <w:marRight w:val="0"/>
          <w:marTop w:val="0"/>
          <w:marBottom w:val="0"/>
          <w:divBdr>
            <w:top w:val="none" w:sz="0" w:space="0" w:color="auto"/>
            <w:left w:val="none" w:sz="0" w:space="0" w:color="auto"/>
            <w:bottom w:val="none" w:sz="0" w:space="0" w:color="auto"/>
            <w:right w:val="none" w:sz="0" w:space="0" w:color="auto"/>
          </w:divBdr>
        </w:div>
        <w:div w:id="1356885972">
          <w:marLeft w:val="480"/>
          <w:marRight w:val="0"/>
          <w:marTop w:val="0"/>
          <w:marBottom w:val="0"/>
          <w:divBdr>
            <w:top w:val="none" w:sz="0" w:space="0" w:color="auto"/>
            <w:left w:val="none" w:sz="0" w:space="0" w:color="auto"/>
            <w:bottom w:val="none" w:sz="0" w:space="0" w:color="auto"/>
            <w:right w:val="none" w:sz="0" w:space="0" w:color="auto"/>
          </w:divBdr>
        </w:div>
        <w:div w:id="1357735532">
          <w:marLeft w:val="480"/>
          <w:marRight w:val="0"/>
          <w:marTop w:val="0"/>
          <w:marBottom w:val="0"/>
          <w:divBdr>
            <w:top w:val="none" w:sz="0" w:space="0" w:color="auto"/>
            <w:left w:val="none" w:sz="0" w:space="0" w:color="auto"/>
            <w:bottom w:val="none" w:sz="0" w:space="0" w:color="auto"/>
            <w:right w:val="none" w:sz="0" w:space="0" w:color="auto"/>
          </w:divBdr>
        </w:div>
        <w:div w:id="1368991640">
          <w:marLeft w:val="480"/>
          <w:marRight w:val="0"/>
          <w:marTop w:val="0"/>
          <w:marBottom w:val="0"/>
          <w:divBdr>
            <w:top w:val="none" w:sz="0" w:space="0" w:color="auto"/>
            <w:left w:val="none" w:sz="0" w:space="0" w:color="auto"/>
            <w:bottom w:val="none" w:sz="0" w:space="0" w:color="auto"/>
            <w:right w:val="none" w:sz="0" w:space="0" w:color="auto"/>
          </w:divBdr>
        </w:div>
        <w:div w:id="1413235849">
          <w:marLeft w:val="480"/>
          <w:marRight w:val="0"/>
          <w:marTop w:val="0"/>
          <w:marBottom w:val="0"/>
          <w:divBdr>
            <w:top w:val="none" w:sz="0" w:space="0" w:color="auto"/>
            <w:left w:val="none" w:sz="0" w:space="0" w:color="auto"/>
            <w:bottom w:val="none" w:sz="0" w:space="0" w:color="auto"/>
            <w:right w:val="none" w:sz="0" w:space="0" w:color="auto"/>
          </w:divBdr>
        </w:div>
        <w:div w:id="1446120237">
          <w:marLeft w:val="480"/>
          <w:marRight w:val="0"/>
          <w:marTop w:val="0"/>
          <w:marBottom w:val="0"/>
          <w:divBdr>
            <w:top w:val="none" w:sz="0" w:space="0" w:color="auto"/>
            <w:left w:val="none" w:sz="0" w:space="0" w:color="auto"/>
            <w:bottom w:val="none" w:sz="0" w:space="0" w:color="auto"/>
            <w:right w:val="none" w:sz="0" w:space="0" w:color="auto"/>
          </w:divBdr>
        </w:div>
        <w:div w:id="1478524191">
          <w:marLeft w:val="480"/>
          <w:marRight w:val="0"/>
          <w:marTop w:val="0"/>
          <w:marBottom w:val="0"/>
          <w:divBdr>
            <w:top w:val="none" w:sz="0" w:space="0" w:color="auto"/>
            <w:left w:val="none" w:sz="0" w:space="0" w:color="auto"/>
            <w:bottom w:val="none" w:sz="0" w:space="0" w:color="auto"/>
            <w:right w:val="none" w:sz="0" w:space="0" w:color="auto"/>
          </w:divBdr>
        </w:div>
        <w:div w:id="1625307633">
          <w:marLeft w:val="480"/>
          <w:marRight w:val="0"/>
          <w:marTop w:val="0"/>
          <w:marBottom w:val="0"/>
          <w:divBdr>
            <w:top w:val="none" w:sz="0" w:space="0" w:color="auto"/>
            <w:left w:val="none" w:sz="0" w:space="0" w:color="auto"/>
            <w:bottom w:val="none" w:sz="0" w:space="0" w:color="auto"/>
            <w:right w:val="none" w:sz="0" w:space="0" w:color="auto"/>
          </w:divBdr>
        </w:div>
        <w:div w:id="1717390222">
          <w:marLeft w:val="480"/>
          <w:marRight w:val="0"/>
          <w:marTop w:val="0"/>
          <w:marBottom w:val="0"/>
          <w:divBdr>
            <w:top w:val="none" w:sz="0" w:space="0" w:color="auto"/>
            <w:left w:val="none" w:sz="0" w:space="0" w:color="auto"/>
            <w:bottom w:val="none" w:sz="0" w:space="0" w:color="auto"/>
            <w:right w:val="none" w:sz="0" w:space="0" w:color="auto"/>
          </w:divBdr>
        </w:div>
        <w:div w:id="1753045353">
          <w:marLeft w:val="480"/>
          <w:marRight w:val="0"/>
          <w:marTop w:val="0"/>
          <w:marBottom w:val="0"/>
          <w:divBdr>
            <w:top w:val="none" w:sz="0" w:space="0" w:color="auto"/>
            <w:left w:val="none" w:sz="0" w:space="0" w:color="auto"/>
            <w:bottom w:val="none" w:sz="0" w:space="0" w:color="auto"/>
            <w:right w:val="none" w:sz="0" w:space="0" w:color="auto"/>
          </w:divBdr>
        </w:div>
        <w:div w:id="1904021883">
          <w:marLeft w:val="480"/>
          <w:marRight w:val="0"/>
          <w:marTop w:val="0"/>
          <w:marBottom w:val="0"/>
          <w:divBdr>
            <w:top w:val="none" w:sz="0" w:space="0" w:color="auto"/>
            <w:left w:val="none" w:sz="0" w:space="0" w:color="auto"/>
            <w:bottom w:val="none" w:sz="0" w:space="0" w:color="auto"/>
            <w:right w:val="none" w:sz="0" w:space="0" w:color="auto"/>
          </w:divBdr>
        </w:div>
        <w:div w:id="1977291040">
          <w:marLeft w:val="480"/>
          <w:marRight w:val="0"/>
          <w:marTop w:val="0"/>
          <w:marBottom w:val="0"/>
          <w:divBdr>
            <w:top w:val="none" w:sz="0" w:space="0" w:color="auto"/>
            <w:left w:val="none" w:sz="0" w:space="0" w:color="auto"/>
            <w:bottom w:val="none" w:sz="0" w:space="0" w:color="auto"/>
            <w:right w:val="none" w:sz="0" w:space="0" w:color="auto"/>
          </w:divBdr>
        </w:div>
      </w:divsChild>
    </w:div>
    <w:div w:id="1020397998">
      <w:bodyDiv w:val="1"/>
      <w:marLeft w:val="0"/>
      <w:marRight w:val="0"/>
      <w:marTop w:val="0"/>
      <w:marBottom w:val="0"/>
      <w:divBdr>
        <w:top w:val="none" w:sz="0" w:space="0" w:color="auto"/>
        <w:left w:val="none" w:sz="0" w:space="0" w:color="auto"/>
        <w:bottom w:val="none" w:sz="0" w:space="0" w:color="auto"/>
        <w:right w:val="none" w:sz="0" w:space="0" w:color="auto"/>
      </w:divBdr>
    </w:div>
    <w:div w:id="1032267881">
      <w:bodyDiv w:val="1"/>
      <w:marLeft w:val="0"/>
      <w:marRight w:val="0"/>
      <w:marTop w:val="0"/>
      <w:marBottom w:val="0"/>
      <w:divBdr>
        <w:top w:val="none" w:sz="0" w:space="0" w:color="auto"/>
        <w:left w:val="none" w:sz="0" w:space="0" w:color="auto"/>
        <w:bottom w:val="none" w:sz="0" w:space="0" w:color="auto"/>
        <w:right w:val="none" w:sz="0" w:space="0" w:color="auto"/>
      </w:divBdr>
    </w:div>
    <w:div w:id="1033768276">
      <w:bodyDiv w:val="1"/>
      <w:marLeft w:val="0"/>
      <w:marRight w:val="0"/>
      <w:marTop w:val="0"/>
      <w:marBottom w:val="0"/>
      <w:divBdr>
        <w:top w:val="none" w:sz="0" w:space="0" w:color="auto"/>
        <w:left w:val="none" w:sz="0" w:space="0" w:color="auto"/>
        <w:bottom w:val="none" w:sz="0" w:space="0" w:color="auto"/>
        <w:right w:val="none" w:sz="0" w:space="0" w:color="auto"/>
      </w:divBdr>
    </w:div>
    <w:div w:id="1038360966">
      <w:bodyDiv w:val="1"/>
      <w:marLeft w:val="0"/>
      <w:marRight w:val="0"/>
      <w:marTop w:val="0"/>
      <w:marBottom w:val="0"/>
      <w:divBdr>
        <w:top w:val="none" w:sz="0" w:space="0" w:color="auto"/>
        <w:left w:val="none" w:sz="0" w:space="0" w:color="auto"/>
        <w:bottom w:val="none" w:sz="0" w:space="0" w:color="auto"/>
        <w:right w:val="none" w:sz="0" w:space="0" w:color="auto"/>
      </w:divBdr>
    </w:div>
    <w:div w:id="1041397463">
      <w:bodyDiv w:val="1"/>
      <w:marLeft w:val="0"/>
      <w:marRight w:val="0"/>
      <w:marTop w:val="0"/>
      <w:marBottom w:val="0"/>
      <w:divBdr>
        <w:top w:val="none" w:sz="0" w:space="0" w:color="auto"/>
        <w:left w:val="none" w:sz="0" w:space="0" w:color="auto"/>
        <w:bottom w:val="none" w:sz="0" w:space="0" w:color="auto"/>
        <w:right w:val="none" w:sz="0" w:space="0" w:color="auto"/>
      </w:divBdr>
      <w:divsChild>
        <w:div w:id="40831093">
          <w:marLeft w:val="480"/>
          <w:marRight w:val="0"/>
          <w:marTop w:val="0"/>
          <w:marBottom w:val="0"/>
          <w:divBdr>
            <w:top w:val="none" w:sz="0" w:space="0" w:color="auto"/>
            <w:left w:val="none" w:sz="0" w:space="0" w:color="auto"/>
            <w:bottom w:val="none" w:sz="0" w:space="0" w:color="auto"/>
            <w:right w:val="none" w:sz="0" w:space="0" w:color="auto"/>
          </w:divBdr>
        </w:div>
        <w:div w:id="91243433">
          <w:marLeft w:val="480"/>
          <w:marRight w:val="0"/>
          <w:marTop w:val="0"/>
          <w:marBottom w:val="0"/>
          <w:divBdr>
            <w:top w:val="none" w:sz="0" w:space="0" w:color="auto"/>
            <w:left w:val="none" w:sz="0" w:space="0" w:color="auto"/>
            <w:bottom w:val="none" w:sz="0" w:space="0" w:color="auto"/>
            <w:right w:val="none" w:sz="0" w:space="0" w:color="auto"/>
          </w:divBdr>
        </w:div>
        <w:div w:id="230696503">
          <w:marLeft w:val="480"/>
          <w:marRight w:val="0"/>
          <w:marTop w:val="0"/>
          <w:marBottom w:val="0"/>
          <w:divBdr>
            <w:top w:val="none" w:sz="0" w:space="0" w:color="auto"/>
            <w:left w:val="none" w:sz="0" w:space="0" w:color="auto"/>
            <w:bottom w:val="none" w:sz="0" w:space="0" w:color="auto"/>
            <w:right w:val="none" w:sz="0" w:space="0" w:color="auto"/>
          </w:divBdr>
        </w:div>
        <w:div w:id="248007559">
          <w:marLeft w:val="480"/>
          <w:marRight w:val="0"/>
          <w:marTop w:val="0"/>
          <w:marBottom w:val="0"/>
          <w:divBdr>
            <w:top w:val="none" w:sz="0" w:space="0" w:color="auto"/>
            <w:left w:val="none" w:sz="0" w:space="0" w:color="auto"/>
            <w:bottom w:val="none" w:sz="0" w:space="0" w:color="auto"/>
            <w:right w:val="none" w:sz="0" w:space="0" w:color="auto"/>
          </w:divBdr>
        </w:div>
        <w:div w:id="257908361">
          <w:marLeft w:val="480"/>
          <w:marRight w:val="0"/>
          <w:marTop w:val="0"/>
          <w:marBottom w:val="0"/>
          <w:divBdr>
            <w:top w:val="none" w:sz="0" w:space="0" w:color="auto"/>
            <w:left w:val="none" w:sz="0" w:space="0" w:color="auto"/>
            <w:bottom w:val="none" w:sz="0" w:space="0" w:color="auto"/>
            <w:right w:val="none" w:sz="0" w:space="0" w:color="auto"/>
          </w:divBdr>
        </w:div>
        <w:div w:id="302468158">
          <w:marLeft w:val="480"/>
          <w:marRight w:val="0"/>
          <w:marTop w:val="0"/>
          <w:marBottom w:val="0"/>
          <w:divBdr>
            <w:top w:val="none" w:sz="0" w:space="0" w:color="auto"/>
            <w:left w:val="none" w:sz="0" w:space="0" w:color="auto"/>
            <w:bottom w:val="none" w:sz="0" w:space="0" w:color="auto"/>
            <w:right w:val="none" w:sz="0" w:space="0" w:color="auto"/>
          </w:divBdr>
        </w:div>
        <w:div w:id="404038911">
          <w:marLeft w:val="480"/>
          <w:marRight w:val="0"/>
          <w:marTop w:val="0"/>
          <w:marBottom w:val="0"/>
          <w:divBdr>
            <w:top w:val="none" w:sz="0" w:space="0" w:color="auto"/>
            <w:left w:val="none" w:sz="0" w:space="0" w:color="auto"/>
            <w:bottom w:val="none" w:sz="0" w:space="0" w:color="auto"/>
            <w:right w:val="none" w:sz="0" w:space="0" w:color="auto"/>
          </w:divBdr>
        </w:div>
        <w:div w:id="431121565">
          <w:marLeft w:val="480"/>
          <w:marRight w:val="0"/>
          <w:marTop w:val="0"/>
          <w:marBottom w:val="0"/>
          <w:divBdr>
            <w:top w:val="none" w:sz="0" w:space="0" w:color="auto"/>
            <w:left w:val="none" w:sz="0" w:space="0" w:color="auto"/>
            <w:bottom w:val="none" w:sz="0" w:space="0" w:color="auto"/>
            <w:right w:val="none" w:sz="0" w:space="0" w:color="auto"/>
          </w:divBdr>
        </w:div>
        <w:div w:id="489365505">
          <w:marLeft w:val="480"/>
          <w:marRight w:val="0"/>
          <w:marTop w:val="0"/>
          <w:marBottom w:val="0"/>
          <w:divBdr>
            <w:top w:val="none" w:sz="0" w:space="0" w:color="auto"/>
            <w:left w:val="none" w:sz="0" w:space="0" w:color="auto"/>
            <w:bottom w:val="none" w:sz="0" w:space="0" w:color="auto"/>
            <w:right w:val="none" w:sz="0" w:space="0" w:color="auto"/>
          </w:divBdr>
        </w:div>
        <w:div w:id="525170348">
          <w:marLeft w:val="480"/>
          <w:marRight w:val="0"/>
          <w:marTop w:val="0"/>
          <w:marBottom w:val="0"/>
          <w:divBdr>
            <w:top w:val="none" w:sz="0" w:space="0" w:color="auto"/>
            <w:left w:val="none" w:sz="0" w:space="0" w:color="auto"/>
            <w:bottom w:val="none" w:sz="0" w:space="0" w:color="auto"/>
            <w:right w:val="none" w:sz="0" w:space="0" w:color="auto"/>
          </w:divBdr>
        </w:div>
        <w:div w:id="610934406">
          <w:marLeft w:val="480"/>
          <w:marRight w:val="0"/>
          <w:marTop w:val="0"/>
          <w:marBottom w:val="0"/>
          <w:divBdr>
            <w:top w:val="none" w:sz="0" w:space="0" w:color="auto"/>
            <w:left w:val="none" w:sz="0" w:space="0" w:color="auto"/>
            <w:bottom w:val="none" w:sz="0" w:space="0" w:color="auto"/>
            <w:right w:val="none" w:sz="0" w:space="0" w:color="auto"/>
          </w:divBdr>
        </w:div>
        <w:div w:id="645352848">
          <w:marLeft w:val="480"/>
          <w:marRight w:val="0"/>
          <w:marTop w:val="0"/>
          <w:marBottom w:val="0"/>
          <w:divBdr>
            <w:top w:val="none" w:sz="0" w:space="0" w:color="auto"/>
            <w:left w:val="none" w:sz="0" w:space="0" w:color="auto"/>
            <w:bottom w:val="none" w:sz="0" w:space="0" w:color="auto"/>
            <w:right w:val="none" w:sz="0" w:space="0" w:color="auto"/>
          </w:divBdr>
        </w:div>
        <w:div w:id="705521959">
          <w:marLeft w:val="480"/>
          <w:marRight w:val="0"/>
          <w:marTop w:val="0"/>
          <w:marBottom w:val="0"/>
          <w:divBdr>
            <w:top w:val="none" w:sz="0" w:space="0" w:color="auto"/>
            <w:left w:val="none" w:sz="0" w:space="0" w:color="auto"/>
            <w:bottom w:val="none" w:sz="0" w:space="0" w:color="auto"/>
            <w:right w:val="none" w:sz="0" w:space="0" w:color="auto"/>
          </w:divBdr>
        </w:div>
        <w:div w:id="726296707">
          <w:marLeft w:val="480"/>
          <w:marRight w:val="0"/>
          <w:marTop w:val="0"/>
          <w:marBottom w:val="0"/>
          <w:divBdr>
            <w:top w:val="none" w:sz="0" w:space="0" w:color="auto"/>
            <w:left w:val="none" w:sz="0" w:space="0" w:color="auto"/>
            <w:bottom w:val="none" w:sz="0" w:space="0" w:color="auto"/>
            <w:right w:val="none" w:sz="0" w:space="0" w:color="auto"/>
          </w:divBdr>
        </w:div>
        <w:div w:id="886718135">
          <w:marLeft w:val="480"/>
          <w:marRight w:val="0"/>
          <w:marTop w:val="0"/>
          <w:marBottom w:val="0"/>
          <w:divBdr>
            <w:top w:val="none" w:sz="0" w:space="0" w:color="auto"/>
            <w:left w:val="none" w:sz="0" w:space="0" w:color="auto"/>
            <w:bottom w:val="none" w:sz="0" w:space="0" w:color="auto"/>
            <w:right w:val="none" w:sz="0" w:space="0" w:color="auto"/>
          </w:divBdr>
        </w:div>
        <w:div w:id="923756484">
          <w:marLeft w:val="480"/>
          <w:marRight w:val="0"/>
          <w:marTop w:val="0"/>
          <w:marBottom w:val="0"/>
          <w:divBdr>
            <w:top w:val="none" w:sz="0" w:space="0" w:color="auto"/>
            <w:left w:val="none" w:sz="0" w:space="0" w:color="auto"/>
            <w:bottom w:val="none" w:sz="0" w:space="0" w:color="auto"/>
            <w:right w:val="none" w:sz="0" w:space="0" w:color="auto"/>
          </w:divBdr>
        </w:div>
        <w:div w:id="1100370393">
          <w:marLeft w:val="480"/>
          <w:marRight w:val="0"/>
          <w:marTop w:val="0"/>
          <w:marBottom w:val="0"/>
          <w:divBdr>
            <w:top w:val="none" w:sz="0" w:space="0" w:color="auto"/>
            <w:left w:val="none" w:sz="0" w:space="0" w:color="auto"/>
            <w:bottom w:val="none" w:sz="0" w:space="0" w:color="auto"/>
            <w:right w:val="none" w:sz="0" w:space="0" w:color="auto"/>
          </w:divBdr>
        </w:div>
        <w:div w:id="1177814999">
          <w:marLeft w:val="480"/>
          <w:marRight w:val="0"/>
          <w:marTop w:val="0"/>
          <w:marBottom w:val="0"/>
          <w:divBdr>
            <w:top w:val="none" w:sz="0" w:space="0" w:color="auto"/>
            <w:left w:val="none" w:sz="0" w:space="0" w:color="auto"/>
            <w:bottom w:val="none" w:sz="0" w:space="0" w:color="auto"/>
            <w:right w:val="none" w:sz="0" w:space="0" w:color="auto"/>
          </w:divBdr>
        </w:div>
        <w:div w:id="1219902552">
          <w:marLeft w:val="480"/>
          <w:marRight w:val="0"/>
          <w:marTop w:val="0"/>
          <w:marBottom w:val="0"/>
          <w:divBdr>
            <w:top w:val="none" w:sz="0" w:space="0" w:color="auto"/>
            <w:left w:val="none" w:sz="0" w:space="0" w:color="auto"/>
            <w:bottom w:val="none" w:sz="0" w:space="0" w:color="auto"/>
            <w:right w:val="none" w:sz="0" w:space="0" w:color="auto"/>
          </w:divBdr>
        </w:div>
        <w:div w:id="1328048084">
          <w:marLeft w:val="480"/>
          <w:marRight w:val="0"/>
          <w:marTop w:val="0"/>
          <w:marBottom w:val="0"/>
          <w:divBdr>
            <w:top w:val="none" w:sz="0" w:space="0" w:color="auto"/>
            <w:left w:val="none" w:sz="0" w:space="0" w:color="auto"/>
            <w:bottom w:val="none" w:sz="0" w:space="0" w:color="auto"/>
            <w:right w:val="none" w:sz="0" w:space="0" w:color="auto"/>
          </w:divBdr>
        </w:div>
        <w:div w:id="1400639563">
          <w:marLeft w:val="480"/>
          <w:marRight w:val="0"/>
          <w:marTop w:val="0"/>
          <w:marBottom w:val="0"/>
          <w:divBdr>
            <w:top w:val="none" w:sz="0" w:space="0" w:color="auto"/>
            <w:left w:val="none" w:sz="0" w:space="0" w:color="auto"/>
            <w:bottom w:val="none" w:sz="0" w:space="0" w:color="auto"/>
            <w:right w:val="none" w:sz="0" w:space="0" w:color="auto"/>
          </w:divBdr>
        </w:div>
        <w:div w:id="1491484985">
          <w:marLeft w:val="480"/>
          <w:marRight w:val="0"/>
          <w:marTop w:val="0"/>
          <w:marBottom w:val="0"/>
          <w:divBdr>
            <w:top w:val="none" w:sz="0" w:space="0" w:color="auto"/>
            <w:left w:val="none" w:sz="0" w:space="0" w:color="auto"/>
            <w:bottom w:val="none" w:sz="0" w:space="0" w:color="auto"/>
            <w:right w:val="none" w:sz="0" w:space="0" w:color="auto"/>
          </w:divBdr>
        </w:div>
        <w:div w:id="1501239563">
          <w:marLeft w:val="480"/>
          <w:marRight w:val="0"/>
          <w:marTop w:val="0"/>
          <w:marBottom w:val="0"/>
          <w:divBdr>
            <w:top w:val="none" w:sz="0" w:space="0" w:color="auto"/>
            <w:left w:val="none" w:sz="0" w:space="0" w:color="auto"/>
            <w:bottom w:val="none" w:sz="0" w:space="0" w:color="auto"/>
            <w:right w:val="none" w:sz="0" w:space="0" w:color="auto"/>
          </w:divBdr>
        </w:div>
        <w:div w:id="1514999918">
          <w:marLeft w:val="480"/>
          <w:marRight w:val="0"/>
          <w:marTop w:val="0"/>
          <w:marBottom w:val="0"/>
          <w:divBdr>
            <w:top w:val="none" w:sz="0" w:space="0" w:color="auto"/>
            <w:left w:val="none" w:sz="0" w:space="0" w:color="auto"/>
            <w:bottom w:val="none" w:sz="0" w:space="0" w:color="auto"/>
            <w:right w:val="none" w:sz="0" w:space="0" w:color="auto"/>
          </w:divBdr>
        </w:div>
        <w:div w:id="1651014080">
          <w:marLeft w:val="480"/>
          <w:marRight w:val="0"/>
          <w:marTop w:val="0"/>
          <w:marBottom w:val="0"/>
          <w:divBdr>
            <w:top w:val="none" w:sz="0" w:space="0" w:color="auto"/>
            <w:left w:val="none" w:sz="0" w:space="0" w:color="auto"/>
            <w:bottom w:val="none" w:sz="0" w:space="0" w:color="auto"/>
            <w:right w:val="none" w:sz="0" w:space="0" w:color="auto"/>
          </w:divBdr>
        </w:div>
        <w:div w:id="1660501661">
          <w:marLeft w:val="480"/>
          <w:marRight w:val="0"/>
          <w:marTop w:val="0"/>
          <w:marBottom w:val="0"/>
          <w:divBdr>
            <w:top w:val="none" w:sz="0" w:space="0" w:color="auto"/>
            <w:left w:val="none" w:sz="0" w:space="0" w:color="auto"/>
            <w:bottom w:val="none" w:sz="0" w:space="0" w:color="auto"/>
            <w:right w:val="none" w:sz="0" w:space="0" w:color="auto"/>
          </w:divBdr>
        </w:div>
        <w:div w:id="1674801520">
          <w:marLeft w:val="480"/>
          <w:marRight w:val="0"/>
          <w:marTop w:val="0"/>
          <w:marBottom w:val="0"/>
          <w:divBdr>
            <w:top w:val="none" w:sz="0" w:space="0" w:color="auto"/>
            <w:left w:val="none" w:sz="0" w:space="0" w:color="auto"/>
            <w:bottom w:val="none" w:sz="0" w:space="0" w:color="auto"/>
            <w:right w:val="none" w:sz="0" w:space="0" w:color="auto"/>
          </w:divBdr>
        </w:div>
        <w:div w:id="1737127820">
          <w:marLeft w:val="480"/>
          <w:marRight w:val="0"/>
          <w:marTop w:val="0"/>
          <w:marBottom w:val="0"/>
          <w:divBdr>
            <w:top w:val="none" w:sz="0" w:space="0" w:color="auto"/>
            <w:left w:val="none" w:sz="0" w:space="0" w:color="auto"/>
            <w:bottom w:val="none" w:sz="0" w:space="0" w:color="auto"/>
            <w:right w:val="none" w:sz="0" w:space="0" w:color="auto"/>
          </w:divBdr>
        </w:div>
        <w:div w:id="1869096473">
          <w:marLeft w:val="480"/>
          <w:marRight w:val="0"/>
          <w:marTop w:val="0"/>
          <w:marBottom w:val="0"/>
          <w:divBdr>
            <w:top w:val="none" w:sz="0" w:space="0" w:color="auto"/>
            <w:left w:val="none" w:sz="0" w:space="0" w:color="auto"/>
            <w:bottom w:val="none" w:sz="0" w:space="0" w:color="auto"/>
            <w:right w:val="none" w:sz="0" w:space="0" w:color="auto"/>
          </w:divBdr>
        </w:div>
        <w:div w:id="2007898139">
          <w:marLeft w:val="480"/>
          <w:marRight w:val="0"/>
          <w:marTop w:val="0"/>
          <w:marBottom w:val="0"/>
          <w:divBdr>
            <w:top w:val="none" w:sz="0" w:space="0" w:color="auto"/>
            <w:left w:val="none" w:sz="0" w:space="0" w:color="auto"/>
            <w:bottom w:val="none" w:sz="0" w:space="0" w:color="auto"/>
            <w:right w:val="none" w:sz="0" w:space="0" w:color="auto"/>
          </w:divBdr>
        </w:div>
        <w:div w:id="2032872805">
          <w:marLeft w:val="480"/>
          <w:marRight w:val="0"/>
          <w:marTop w:val="0"/>
          <w:marBottom w:val="0"/>
          <w:divBdr>
            <w:top w:val="none" w:sz="0" w:space="0" w:color="auto"/>
            <w:left w:val="none" w:sz="0" w:space="0" w:color="auto"/>
            <w:bottom w:val="none" w:sz="0" w:space="0" w:color="auto"/>
            <w:right w:val="none" w:sz="0" w:space="0" w:color="auto"/>
          </w:divBdr>
        </w:div>
      </w:divsChild>
    </w:div>
    <w:div w:id="1042636404">
      <w:bodyDiv w:val="1"/>
      <w:marLeft w:val="0"/>
      <w:marRight w:val="0"/>
      <w:marTop w:val="0"/>
      <w:marBottom w:val="0"/>
      <w:divBdr>
        <w:top w:val="none" w:sz="0" w:space="0" w:color="auto"/>
        <w:left w:val="none" w:sz="0" w:space="0" w:color="auto"/>
        <w:bottom w:val="none" w:sz="0" w:space="0" w:color="auto"/>
        <w:right w:val="none" w:sz="0" w:space="0" w:color="auto"/>
      </w:divBdr>
    </w:div>
    <w:div w:id="1058240872">
      <w:bodyDiv w:val="1"/>
      <w:marLeft w:val="0"/>
      <w:marRight w:val="0"/>
      <w:marTop w:val="0"/>
      <w:marBottom w:val="0"/>
      <w:divBdr>
        <w:top w:val="none" w:sz="0" w:space="0" w:color="auto"/>
        <w:left w:val="none" w:sz="0" w:space="0" w:color="auto"/>
        <w:bottom w:val="none" w:sz="0" w:space="0" w:color="auto"/>
        <w:right w:val="none" w:sz="0" w:space="0" w:color="auto"/>
      </w:divBdr>
    </w:div>
    <w:div w:id="1058934962">
      <w:bodyDiv w:val="1"/>
      <w:marLeft w:val="0"/>
      <w:marRight w:val="0"/>
      <w:marTop w:val="0"/>
      <w:marBottom w:val="0"/>
      <w:divBdr>
        <w:top w:val="none" w:sz="0" w:space="0" w:color="auto"/>
        <w:left w:val="none" w:sz="0" w:space="0" w:color="auto"/>
        <w:bottom w:val="none" w:sz="0" w:space="0" w:color="auto"/>
        <w:right w:val="none" w:sz="0" w:space="0" w:color="auto"/>
      </w:divBdr>
      <w:divsChild>
        <w:div w:id="59907478">
          <w:marLeft w:val="480"/>
          <w:marRight w:val="0"/>
          <w:marTop w:val="0"/>
          <w:marBottom w:val="0"/>
          <w:divBdr>
            <w:top w:val="none" w:sz="0" w:space="0" w:color="auto"/>
            <w:left w:val="none" w:sz="0" w:space="0" w:color="auto"/>
            <w:bottom w:val="none" w:sz="0" w:space="0" w:color="auto"/>
            <w:right w:val="none" w:sz="0" w:space="0" w:color="auto"/>
          </w:divBdr>
        </w:div>
        <w:div w:id="104465546">
          <w:marLeft w:val="480"/>
          <w:marRight w:val="0"/>
          <w:marTop w:val="0"/>
          <w:marBottom w:val="0"/>
          <w:divBdr>
            <w:top w:val="none" w:sz="0" w:space="0" w:color="auto"/>
            <w:left w:val="none" w:sz="0" w:space="0" w:color="auto"/>
            <w:bottom w:val="none" w:sz="0" w:space="0" w:color="auto"/>
            <w:right w:val="none" w:sz="0" w:space="0" w:color="auto"/>
          </w:divBdr>
        </w:div>
        <w:div w:id="206257491">
          <w:marLeft w:val="480"/>
          <w:marRight w:val="0"/>
          <w:marTop w:val="0"/>
          <w:marBottom w:val="0"/>
          <w:divBdr>
            <w:top w:val="none" w:sz="0" w:space="0" w:color="auto"/>
            <w:left w:val="none" w:sz="0" w:space="0" w:color="auto"/>
            <w:bottom w:val="none" w:sz="0" w:space="0" w:color="auto"/>
            <w:right w:val="none" w:sz="0" w:space="0" w:color="auto"/>
          </w:divBdr>
        </w:div>
        <w:div w:id="339822445">
          <w:marLeft w:val="480"/>
          <w:marRight w:val="0"/>
          <w:marTop w:val="0"/>
          <w:marBottom w:val="0"/>
          <w:divBdr>
            <w:top w:val="none" w:sz="0" w:space="0" w:color="auto"/>
            <w:left w:val="none" w:sz="0" w:space="0" w:color="auto"/>
            <w:bottom w:val="none" w:sz="0" w:space="0" w:color="auto"/>
            <w:right w:val="none" w:sz="0" w:space="0" w:color="auto"/>
          </w:divBdr>
        </w:div>
        <w:div w:id="350952842">
          <w:marLeft w:val="480"/>
          <w:marRight w:val="0"/>
          <w:marTop w:val="0"/>
          <w:marBottom w:val="0"/>
          <w:divBdr>
            <w:top w:val="none" w:sz="0" w:space="0" w:color="auto"/>
            <w:left w:val="none" w:sz="0" w:space="0" w:color="auto"/>
            <w:bottom w:val="none" w:sz="0" w:space="0" w:color="auto"/>
            <w:right w:val="none" w:sz="0" w:space="0" w:color="auto"/>
          </w:divBdr>
        </w:div>
        <w:div w:id="412707363">
          <w:marLeft w:val="480"/>
          <w:marRight w:val="0"/>
          <w:marTop w:val="0"/>
          <w:marBottom w:val="0"/>
          <w:divBdr>
            <w:top w:val="none" w:sz="0" w:space="0" w:color="auto"/>
            <w:left w:val="none" w:sz="0" w:space="0" w:color="auto"/>
            <w:bottom w:val="none" w:sz="0" w:space="0" w:color="auto"/>
            <w:right w:val="none" w:sz="0" w:space="0" w:color="auto"/>
          </w:divBdr>
        </w:div>
        <w:div w:id="427509278">
          <w:marLeft w:val="480"/>
          <w:marRight w:val="0"/>
          <w:marTop w:val="0"/>
          <w:marBottom w:val="0"/>
          <w:divBdr>
            <w:top w:val="none" w:sz="0" w:space="0" w:color="auto"/>
            <w:left w:val="none" w:sz="0" w:space="0" w:color="auto"/>
            <w:bottom w:val="none" w:sz="0" w:space="0" w:color="auto"/>
            <w:right w:val="none" w:sz="0" w:space="0" w:color="auto"/>
          </w:divBdr>
        </w:div>
        <w:div w:id="480387697">
          <w:marLeft w:val="480"/>
          <w:marRight w:val="0"/>
          <w:marTop w:val="0"/>
          <w:marBottom w:val="0"/>
          <w:divBdr>
            <w:top w:val="none" w:sz="0" w:space="0" w:color="auto"/>
            <w:left w:val="none" w:sz="0" w:space="0" w:color="auto"/>
            <w:bottom w:val="none" w:sz="0" w:space="0" w:color="auto"/>
            <w:right w:val="none" w:sz="0" w:space="0" w:color="auto"/>
          </w:divBdr>
        </w:div>
        <w:div w:id="489291943">
          <w:marLeft w:val="480"/>
          <w:marRight w:val="0"/>
          <w:marTop w:val="0"/>
          <w:marBottom w:val="0"/>
          <w:divBdr>
            <w:top w:val="none" w:sz="0" w:space="0" w:color="auto"/>
            <w:left w:val="none" w:sz="0" w:space="0" w:color="auto"/>
            <w:bottom w:val="none" w:sz="0" w:space="0" w:color="auto"/>
            <w:right w:val="none" w:sz="0" w:space="0" w:color="auto"/>
          </w:divBdr>
        </w:div>
        <w:div w:id="547254871">
          <w:marLeft w:val="480"/>
          <w:marRight w:val="0"/>
          <w:marTop w:val="0"/>
          <w:marBottom w:val="0"/>
          <w:divBdr>
            <w:top w:val="none" w:sz="0" w:space="0" w:color="auto"/>
            <w:left w:val="none" w:sz="0" w:space="0" w:color="auto"/>
            <w:bottom w:val="none" w:sz="0" w:space="0" w:color="auto"/>
            <w:right w:val="none" w:sz="0" w:space="0" w:color="auto"/>
          </w:divBdr>
        </w:div>
        <w:div w:id="554896014">
          <w:marLeft w:val="480"/>
          <w:marRight w:val="0"/>
          <w:marTop w:val="0"/>
          <w:marBottom w:val="0"/>
          <w:divBdr>
            <w:top w:val="none" w:sz="0" w:space="0" w:color="auto"/>
            <w:left w:val="none" w:sz="0" w:space="0" w:color="auto"/>
            <w:bottom w:val="none" w:sz="0" w:space="0" w:color="auto"/>
            <w:right w:val="none" w:sz="0" w:space="0" w:color="auto"/>
          </w:divBdr>
        </w:div>
        <w:div w:id="702749126">
          <w:marLeft w:val="480"/>
          <w:marRight w:val="0"/>
          <w:marTop w:val="0"/>
          <w:marBottom w:val="0"/>
          <w:divBdr>
            <w:top w:val="none" w:sz="0" w:space="0" w:color="auto"/>
            <w:left w:val="none" w:sz="0" w:space="0" w:color="auto"/>
            <w:bottom w:val="none" w:sz="0" w:space="0" w:color="auto"/>
            <w:right w:val="none" w:sz="0" w:space="0" w:color="auto"/>
          </w:divBdr>
        </w:div>
        <w:div w:id="737443171">
          <w:marLeft w:val="480"/>
          <w:marRight w:val="0"/>
          <w:marTop w:val="0"/>
          <w:marBottom w:val="0"/>
          <w:divBdr>
            <w:top w:val="none" w:sz="0" w:space="0" w:color="auto"/>
            <w:left w:val="none" w:sz="0" w:space="0" w:color="auto"/>
            <w:bottom w:val="none" w:sz="0" w:space="0" w:color="auto"/>
            <w:right w:val="none" w:sz="0" w:space="0" w:color="auto"/>
          </w:divBdr>
        </w:div>
        <w:div w:id="803043965">
          <w:marLeft w:val="480"/>
          <w:marRight w:val="0"/>
          <w:marTop w:val="0"/>
          <w:marBottom w:val="0"/>
          <w:divBdr>
            <w:top w:val="none" w:sz="0" w:space="0" w:color="auto"/>
            <w:left w:val="none" w:sz="0" w:space="0" w:color="auto"/>
            <w:bottom w:val="none" w:sz="0" w:space="0" w:color="auto"/>
            <w:right w:val="none" w:sz="0" w:space="0" w:color="auto"/>
          </w:divBdr>
        </w:div>
        <w:div w:id="842086209">
          <w:marLeft w:val="480"/>
          <w:marRight w:val="0"/>
          <w:marTop w:val="0"/>
          <w:marBottom w:val="0"/>
          <w:divBdr>
            <w:top w:val="none" w:sz="0" w:space="0" w:color="auto"/>
            <w:left w:val="none" w:sz="0" w:space="0" w:color="auto"/>
            <w:bottom w:val="none" w:sz="0" w:space="0" w:color="auto"/>
            <w:right w:val="none" w:sz="0" w:space="0" w:color="auto"/>
          </w:divBdr>
        </w:div>
        <w:div w:id="868954629">
          <w:marLeft w:val="480"/>
          <w:marRight w:val="0"/>
          <w:marTop w:val="0"/>
          <w:marBottom w:val="0"/>
          <w:divBdr>
            <w:top w:val="none" w:sz="0" w:space="0" w:color="auto"/>
            <w:left w:val="none" w:sz="0" w:space="0" w:color="auto"/>
            <w:bottom w:val="none" w:sz="0" w:space="0" w:color="auto"/>
            <w:right w:val="none" w:sz="0" w:space="0" w:color="auto"/>
          </w:divBdr>
        </w:div>
        <w:div w:id="870531956">
          <w:marLeft w:val="480"/>
          <w:marRight w:val="0"/>
          <w:marTop w:val="0"/>
          <w:marBottom w:val="0"/>
          <w:divBdr>
            <w:top w:val="none" w:sz="0" w:space="0" w:color="auto"/>
            <w:left w:val="none" w:sz="0" w:space="0" w:color="auto"/>
            <w:bottom w:val="none" w:sz="0" w:space="0" w:color="auto"/>
            <w:right w:val="none" w:sz="0" w:space="0" w:color="auto"/>
          </w:divBdr>
        </w:div>
        <w:div w:id="976565745">
          <w:marLeft w:val="480"/>
          <w:marRight w:val="0"/>
          <w:marTop w:val="0"/>
          <w:marBottom w:val="0"/>
          <w:divBdr>
            <w:top w:val="none" w:sz="0" w:space="0" w:color="auto"/>
            <w:left w:val="none" w:sz="0" w:space="0" w:color="auto"/>
            <w:bottom w:val="none" w:sz="0" w:space="0" w:color="auto"/>
            <w:right w:val="none" w:sz="0" w:space="0" w:color="auto"/>
          </w:divBdr>
        </w:div>
        <w:div w:id="1063455163">
          <w:marLeft w:val="480"/>
          <w:marRight w:val="0"/>
          <w:marTop w:val="0"/>
          <w:marBottom w:val="0"/>
          <w:divBdr>
            <w:top w:val="none" w:sz="0" w:space="0" w:color="auto"/>
            <w:left w:val="none" w:sz="0" w:space="0" w:color="auto"/>
            <w:bottom w:val="none" w:sz="0" w:space="0" w:color="auto"/>
            <w:right w:val="none" w:sz="0" w:space="0" w:color="auto"/>
          </w:divBdr>
        </w:div>
        <w:div w:id="1172645071">
          <w:marLeft w:val="480"/>
          <w:marRight w:val="0"/>
          <w:marTop w:val="0"/>
          <w:marBottom w:val="0"/>
          <w:divBdr>
            <w:top w:val="none" w:sz="0" w:space="0" w:color="auto"/>
            <w:left w:val="none" w:sz="0" w:space="0" w:color="auto"/>
            <w:bottom w:val="none" w:sz="0" w:space="0" w:color="auto"/>
            <w:right w:val="none" w:sz="0" w:space="0" w:color="auto"/>
          </w:divBdr>
        </w:div>
        <w:div w:id="1223828175">
          <w:marLeft w:val="480"/>
          <w:marRight w:val="0"/>
          <w:marTop w:val="0"/>
          <w:marBottom w:val="0"/>
          <w:divBdr>
            <w:top w:val="none" w:sz="0" w:space="0" w:color="auto"/>
            <w:left w:val="none" w:sz="0" w:space="0" w:color="auto"/>
            <w:bottom w:val="none" w:sz="0" w:space="0" w:color="auto"/>
            <w:right w:val="none" w:sz="0" w:space="0" w:color="auto"/>
          </w:divBdr>
        </w:div>
        <w:div w:id="1225608536">
          <w:marLeft w:val="480"/>
          <w:marRight w:val="0"/>
          <w:marTop w:val="0"/>
          <w:marBottom w:val="0"/>
          <w:divBdr>
            <w:top w:val="none" w:sz="0" w:space="0" w:color="auto"/>
            <w:left w:val="none" w:sz="0" w:space="0" w:color="auto"/>
            <w:bottom w:val="none" w:sz="0" w:space="0" w:color="auto"/>
            <w:right w:val="none" w:sz="0" w:space="0" w:color="auto"/>
          </w:divBdr>
        </w:div>
        <w:div w:id="1246762817">
          <w:marLeft w:val="480"/>
          <w:marRight w:val="0"/>
          <w:marTop w:val="0"/>
          <w:marBottom w:val="0"/>
          <w:divBdr>
            <w:top w:val="none" w:sz="0" w:space="0" w:color="auto"/>
            <w:left w:val="none" w:sz="0" w:space="0" w:color="auto"/>
            <w:bottom w:val="none" w:sz="0" w:space="0" w:color="auto"/>
            <w:right w:val="none" w:sz="0" w:space="0" w:color="auto"/>
          </w:divBdr>
        </w:div>
        <w:div w:id="1547645780">
          <w:marLeft w:val="480"/>
          <w:marRight w:val="0"/>
          <w:marTop w:val="0"/>
          <w:marBottom w:val="0"/>
          <w:divBdr>
            <w:top w:val="none" w:sz="0" w:space="0" w:color="auto"/>
            <w:left w:val="none" w:sz="0" w:space="0" w:color="auto"/>
            <w:bottom w:val="none" w:sz="0" w:space="0" w:color="auto"/>
            <w:right w:val="none" w:sz="0" w:space="0" w:color="auto"/>
          </w:divBdr>
        </w:div>
        <w:div w:id="1590506134">
          <w:marLeft w:val="480"/>
          <w:marRight w:val="0"/>
          <w:marTop w:val="0"/>
          <w:marBottom w:val="0"/>
          <w:divBdr>
            <w:top w:val="none" w:sz="0" w:space="0" w:color="auto"/>
            <w:left w:val="none" w:sz="0" w:space="0" w:color="auto"/>
            <w:bottom w:val="none" w:sz="0" w:space="0" w:color="auto"/>
            <w:right w:val="none" w:sz="0" w:space="0" w:color="auto"/>
          </w:divBdr>
        </w:div>
        <w:div w:id="1723360894">
          <w:marLeft w:val="480"/>
          <w:marRight w:val="0"/>
          <w:marTop w:val="0"/>
          <w:marBottom w:val="0"/>
          <w:divBdr>
            <w:top w:val="none" w:sz="0" w:space="0" w:color="auto"/>
            <w:left w:val="none" w:sz="0" w:space="0" w:color="auto"/>
            <w:bottom w:val="none" w:sz="0" w:space="0" w:color="auto"/>
            <w:right w:val="none" w:sz="0" w:space="0" w:color="auto"/>
          </w:divBdr>
        </w:div>
        <w:div w:id="1757943893">
          <w:marLeft w:val="480"/>
          <w:marRight w:val="0"/>
          <w:marTop w:val="0"/>
          <w:marBottom w:val="0"/>
          <w:divBdr>
            <w:top w:val="none" w:sz="0" w:space="0" w:color="auto"/>
            <w:left w:val="none" w:sz="0" w:space="0" w:color="auto"/>
            <w:bottom w:val="none" w:sz="0" w:space="0" w:color="auto"/>
            <w:right w:val="none" w:sz="0" w:space="0" w:color="auto"/>
          </w:divBdr>
        </w:div>
        <w:div w:id="1759403418">
          <w:marLeft w:val="480"/>
          <w:marRight w:val="0"/>
          <w:marTop w:val="0"/>
          <w:marBottom w:val="0"/>
          <w:divBdr>
            <w:top w:val="none" w:sz="0" w:space="0" w:color="auto"/>
            <w:left w:val="none" w:sz="0" w:space="0" w:color="auto"/>
            <w:bottom w:val="none" w:sz="0" w:space="0" w:color="auto"/>
            <w:right w:val="none" w:sz="0" w:space="0" w:color="auto"/>
          </w:divBdr>
        </w:div>
        <w:div w:id="1952204309">
          <w:marLeft w:val="480"/>
          <w:marRight w:val="0"/>
          <w:marTop w:val="0"/>
          <w:marBottom w:val="0"/>
          <w:divBdr>
            <w:top w:val="none" w:sz="0" w:space="0" w:color="auto"/>
            <w:left w:val="none" w:sz="0" w:space="0" w:color="auto"/>
            <w:bottom w:val="none" w:sz="0" w:space="0" w:color="auto"/>
            <w:right w:val="none" w:sz="0" w:space="0" w:color="auto"/>
          </w:divBdr>
        </w:div>
        <w:div w:id="1973242000">
          <w:marLeft w:val="480"/>
          <w:marRight w:val="0"/>
          <w:marTop w:val="0"/>
          <w:marBottom w:val="0"/>
          <w:divBdr>
            <w:top w:val="none" w:sz="0" w:space="0" w:color="auto"/>
            <w:left w:val="none" w:sz="0" w:space="0" w:color="auto"/>
            <w:bottom w:val="none" w:sz="0" w:space="0" w:color="auto"/>
            <w:right w:val="none" w:sz="0" w:space="0" w:color="auto"/>
          </w:divBdr>
        </w:div>
        <w:div w:id="2036685372">
          <w:marLeft w:val="480"/>
          <w:marRight w:val="0"/>
          <w:marTop w:val="0"/>
          <w:marBottom w:val="0"/>
          <w:divBdr>
            <w:top w:val="none" w:sz="0" w:space="0" w:color="auto"/>
            <w:left w:val="none" w:sz="0" w:space="0" w:color="auto"/>
            <w:bottom w:val="none" w:sz="0" w:space="0" w:color="auto"/>
            <w:right w:val="none" w:sz="0" w:space="0" w:color="auto"/>
          </w:divBdr>
        </w:div>
      </w:divsChild>
    </w:div>
    <w:div w:id="1058939073">
      <w:bodyDiv w:val="1"/>
      <w:marLeft w:val="0"/>
      <w:marRight w:val="0"/>
      <w:marTop w:val="0"/>
      <w:marBottom w:val="0"/>
      <w:divBdr>
        <w:top w:val="none" w:sz="0" w:space="0" w:color="auto"/>
        <w:left w:val="none" w:sz="0" w:space="0" w:color="auto"/>
        <w:bottom w:val="none" w:sz="0" w:space="0" w:color="auto"/>
        <w:right w:val="none" w:sz="0" w:space="0" w:color="auto"/>
      </w:divBdr>
      <w:divsChild>
        <w:div w:id="28115195">
          <w:marLeft w:val="480"/>
          <w:marRight w:val="0"/>
          <w:marTop w:val="0"/>
          <w:marBottom w:val="0"/>
          <w:divBdr>
            <w:top w:val="none" w:sz="0" w:space="0" w:color="auto"/>
            <w:left w:val="none" w:sz="0" w:space="0" w:color="auto"/>
            <w:bottom w:val="none" w:sz="0" w:space="0" w:color="auto"/>
            <w:right w:val="none" w:sz="0" w:space="0" w:color="auto"/>
          </w:divBdr>
        </w:div>
        <w:div w:id="142431994">
          <w:marLeft w:val="480"/>
          <w:marRight w:val="0"/>
          <w:marTop w:val="0"/>
          <w:marBottom w:val="0"/>
          <w:divBdr>
            <w:top w:val="none" w:sz="0" w:space="0" w:color="auto"/>
            <w:left w:val="none" w:sz="0" w:space="0" w:color="auto"/>
            <w:bottom w:val="none" w:sz="0" w:space="0" w:color="auto"/>
            <w:right w:val="none" w:sz="0" w:space="0" w:color="auto"/>
          </w:divBdr>
        </w:div>
        <w:div w:id="177354519">
          <w:marLeft w:val="480"/>
          <w:marRight w:val="0"/>
          <w:marTop w:val="0"/>
          <w:marBottom w:val="0"/>
          <w:divBdr>
            <w:top w:val="none" w:sz="0" w:space="0" w:color="auto"/>
            <w:left w:val="none" w:sz="0" w:space="0" w:color="auto"/>
            <w:bottom w:val="none" w:sz="0" w:space="0" w:color="auto"/>
            <w:right w:val="none" w:sz="0" w:space="0" w:color="auto"/>
          </w:divBdr>
        </w:div>
        <w:div w:id="257448181">
          <w:marLeft w:val="480"/>
          <w:marRight w:val="0"/>
          <w:marTop w:val="0"/>
          <w:marBottom w:val="0"/>
          <w:divBdr>
            <w:top w:val="none" w:sz="0" w:space="0" w:color="auto"/>
            <w:left w:val="none" w:sz="0" w:space="0" w:color="auto"/>
            <w:bottom w:val="none" w:sz="0" w:space="0" w:color="auto"/>
            <w:right w:val="none" w:sz="0" w:space="0" w:color="auto"/>
          </w:divBdr>
        </w:div>
        <w:div w:id="324363308">
          <w:marLeft w:val="480"/>
          <w:marRight w:val="0"/>
          <w:marTop w:val="0"/>
          <w:marBottom w:val="0"/>
          <w:divBdr>
            <w:top w:val="none" w:sz="0" w:space="0" w:color="auto"/>
            <w:left w:val="none" w:sz="0" w:space="0" w:color="auto"/>
            <w:bottom w:val="none" w:sz="0" w:space="0" w:color="auto"/>
            <w:right w:val="none" w:sz="0" w:space="0" w:color="auto"/>
          </w:divBdr>
        </w:div>
        <w:div w:id="407577565">
          <w:marLeft w:val="480"/>
          <w:marRight w:val="0"/>
          <w:marTop w:val="0"/>
          <w:marBottom w:val="0"/>
          <w:divBdr>
            <w:top w:val="none" w:sz="0" w:space="0" w:color="auto"/>
            <w:left w:val="none" w:sz="0" w:space="0" w:color="auto"/>
            <w:bottom w:val="none" w:sz="0" w:space="0" w:color="auto"/>
            <w:right w:val="none" w:sz="0" w:space="0" w:color="auto"/>
          </w:divBdr>
        </w:div>
        <w:div w:id="475219674">
          <w:marLeft w:val="480"/>
          <w:marRight w:val="0"/>
          <w:marTop w:val="0"/>
          <w:marBottom w:val="0"/>
          <w:divBdr>
            <w:top w:val="none" w:sz="0" w:space="0" w:color="auto"/>
            <w:left w:val="none" w:sz="0" w:space="0" w:color="auto"/>
            <w:bottom w:val="none" w:sz="0" w:space="0" w:color="auto"/>
            <w:right w:val="none" w:sz="0" w:space="0" w:color="auto"/>
          </w:divBdr>
        </w:div>
        <w:div w:id="646319105">
          <w:marLeft w:val="480"/>
          <w:marRight w:val="0"/>
          <w:marTop w:val="0"/>
          <w:marBottom w:val="0"/>
          <w:divBdr>
            <w:top w:val="none" w:sz="0" w:space="0" w:color="auto"/>
            <w:left w:val="none" w:sz="0" w:space="0" w:color="auto"/>
            <w:bottom w:val="none" w:sz="0" w:space="0" w:color="auto"/>
            <w:right w:val="none" w:sz="0" w:space="0" w:color="auto"/>
          </w:divBdr>
        </w:div>
        <w:div w:id="648484771">
          <w:marLeft w:val="480"/>
          <w:marRight w:val="0"/>
          <w:marTop w:val="0"/>
          <w:marBottom w:val="0"/>
          <w:divBdr>
            <w:top w:val="none" w:sz="0" w:space="0" w:color="auto"/>
            <w:left w:val="none" w:sz="0" w:space="0" w:color="auto"/>
            <w:bottom w:val="none" w:sz="0" w:space="0" w:color="auto"/>
            <w:right w:val="none" w:sz="0" w:space="0" w:color="auto"/>
          </w:divBdr>
        </w:div>
        <w:div w:id="652030131">
          <w:marLeft w:val="480"/>
          <w:marRight w:val="0"/>
          <w:marTop w:val="0"/>
          <w:marBottom w:val="0"/>
          <w:divBdr>
            <w:top w:val="none" w:sz="0" w:space="0" w:color="auto"/>
            <w:left w:val="none" w:sz="0" w:space="0" w:color="auto"/>
            <w:bottom w:val="none" w:sz="0" w:space="0" w:color="auto"/>
            <w:right w:val="none" w:sz="0" w:space="0" w:color="auto"/>
          </w:divBdr>
        </w:div>
        <w:div w:id="687026695">
          <w:marLeft w:val="480"/>
          <w:marRight w:val="0"/>
          <w:marTop w:val="0"/>
          <w:marBottom w:val="0"/>
          <w:divBdr>
            <w:top w:val="none" w:sz="0" w:space="0" w:color="auto"/>
            <w:left w:val="none" w:sz="0" w:space="0" w:color="auto"/>
            <w:bottom w:val="none" w:sz="0" w:space="0" w:color="auto"/>
            <w:right w:val="none" w:sz="0" w:space="0" w:color="auto"/>
          </w:divBdr>
        </w:div>
        <w:div w:id="1075863341">
          <w:marLeft w:val="480"/>
          <w:marRight w:val="0"/>
          <w:marTop w:val="0"/>
          <w:marBottom w:val="0"/>
          <w:divBdr>
            <w:top w:val="none" w:sz="0" w:space="0" w:color="auto"/>
            <w:left w:val="none" w:sz="0" w:space="0" w:color="auto"/>
            <w:bottom w:val="none" w:sz="0" w:space="0" w:color="auto"/>
            <w:right w:val="none" w:sz="0" w:space="0" w:color="auto"/>
          </w:divBdr>
        </w:div>
        <w:div w:id="1192954124">
          <w:marLeft w:val="480"/>
          <w:marRight w:val="0"/>
          <w:marTop w:val="0"/>
          <w:marBottom w:val="0"/>
          <w:divBdr>
            <w:top w:val="none" w:sz="0" w:space="0" w:color="auto"/>
            <w:left w:val="none" w:sz="0" w:space="0" w:color="auto"/>
            <w:bottom w:val="none" w:sz="0" w:space="0" w:color="auto"/>
            <w:right w:val="none" w:sz="0" w:space="0" w:color="auto"/>
          </w:divBdr>
        </w:div>
        <w:div w:id="1193877823">
          <w:marLeft w:val="480"/>
          <w:marRight w:val="0"/>
          <w:marTop w:val="0"/>
          <w:marBottom w:val="0"/>
          <w:divBdr>
            <w:top w:val="none" w:sz="0" w:space="0" w:color="auto"/>
            <w:left w:val="none" w:sz="0" w:space="0" w:color="auto"/>
            <w:bottom w:val="none" w:sz="0" w:space="0" w:color="auto"/>
            <w:right w:val="none" w:sz="0" w:space="0" w:color="auto"/>
          </w:divBdr>
        </w:div>
        <w:div w:id="1198851399">
          <w:marLeft w:val="480"/>
          <w:marRight w:val="0"/>
          <w:marTop w:val="0"/>
          <w:marBottom w:val="0"/>
          <w:divBdr>
            <w:top w:val="none" w:sz="0" w:space="0" w:color="auto"/>
            <w:left w:val="none" w:sz="0" w:space="0" w:color="auto"/>
            <w:bottom w:val="none" w:sz="0" w:space="0" w:color="auto"/>
            <w:right w:val="none" w:sz="0" w:space="0" w:color="auto"/>
          </w:divBdr>
        </w:div>
        <w:div w:id="1333685506">
          <w:marLeft w:val="480"/>
          <w:marRight w:val="0"/>
          <w:marTop w:val="0"/>
          <w:marBottom w:val="0"/>
          <w:divBdr>
            <w:top w:val="none" w:sz="0" w:space="0" w:color="auto"/>
            <w:left w:val="none" w:sz="0" w:space="0" w:color="auto"/>
            <w:bottom w:val="none" w:sz="0" w:space="0" w:color="auto"/>
            <w:right w:val="none" w:sz="0" w:space="0" w:color="auto"/>
          </w:divBdr>
        </w:div>
        <w:div w:id="1506362808">
          <w:marLeft w:val="480"/>
          <w:marRight w:val="0"/>
          <w:marTop w:val="0"/>
          <w:marBottom w:val="0"/>
          <w:divBdr>
            <w:top w:val="none" w:sz="0" w:space="0" w:color="auto"/>
            <w:left w:val="none" w:sz="0" w:space="0" w:color="auto"/>
            <w:bottom w:val="none" w:sz="0" w:space="0" w:color="auto"/>
            <w:right w:val="none" w:sz="0" w:space="0" w:color="auto"/>
          </w:divBdr>
        </w:div>
        <w:div w:id="1511800344">
          <w:marLeft w:val="480"/>
          <w:marRight w:val="0"/>
          <w:marTop w:val="0"/>
          <w:marBottom w:val="0"/>
          <w:divBdr>
            <w:top w:val="none" w:sz="0" w:space="0" w:color="auto"/>
            <w:left w:val="none" w:sz="0" w:space="0" w:color="auto"/>
            <w:bottom w:val="none" w:sz="0" w:space="0" w:color="auto"/>
            <w:right w:val="none" w:sz="0" w:space="0" w:color="auto"/>
          </w:divBdr>
        </w:div>
        <w:div w:id="1535461871">
          <w:marLeft w:val="480"/>
          <w:marRight w:val="0"/>
          <w:marTop w:val="0"/>
          <w:marBottom w:val="0"/>
          <w:divBdr>
            <w:top w:val="none" w:sz="0" w:space="0" w:color="auto"/>
            <w:left w:val="none" w:sz="0" w:space="0" w:color="auto"/>
            <w:bottom w:val="none" w:sz="0" w:space="0" w:color="auto"/>
            <w:right w:val="none" w:sz="0" w:space="0" w:color="auto"/>
          </w:divBdr>
        </w:div>
        <w:div w:id="1621691070">
          <w:marLeft w:val="480"/>
          <w:marRight w:val="0"/>
          <w:marTop w:val="0"/>
          <w:marBottom w:val="0"/>
          <w:divBdr>
            <w:top w:val="none" w:sz="0" w:space="0" w:color="auto"/>
            <w:left w:val="none" w:sz="0" w:space="0" w:color="auto"/>
            <w:bottom w:val="none" w:sz="0" w:space="0" w:color="auto"/>
            <w:right w:val="none" w:sz="0" w:space="0" w:color="auto"/>
          </w:divBdr>
        </w:div>
        <w:div w:id="1650750372">
          <w:marLeft w:val="480"/>
          <w:marRight w:val="0"/>
          <w:marTop w:val="0"/>
          <w:marBottom w:val="0"/>
          <w:divBdr>
            <w:top w:val="none" w:sz="0" w:space="0" w:color="auto"/>
            <w:left w:val="none" w:sz="0" w:space="0" w:color="auto"/>
            <w:bottom w:val="none" w:sz="0" w:space="0" w:color="auto"/>
            <w:right w:val="none" w:sz="0" w:space="0" w:color="auto"/>
          </w:divBdr>
        </w:div>
        <w:div w:id="1718041364">
          <w:marLeft w:val="480"/>
          <w:marRight w:val="0"/>
          <w:marTop w:val="0"/>
          <w:marBottom w:val="0"/>
          <w:divBdr>
            <w:top w:val="none" w:sz="0" w:space="0" w:color="auto"/>
            <w:left w:val="none" w:sz="0" w:space="0" w:color="auto"/>
            <w:bottom w:val="none" w:sz="0" w:space="0" w:color="auto"/>
            <w:right w:val="none" w:sz="0" w:space="0" w:color="auto"/>
          </w:divBdr>
        </w:div>
        <w:div w:id="1747259526">
          <w:marLeft w:val="480"/>
          <w:marRight w:val="0"/>
          <w:marTop w:val="0"/>
          <w:marBottom w:val="0"/>
          <w:divBdr>
            <w:top w:val="none" w:sz="0" w:space="0" w:color="auto"/>
            <w:left w:val="none" w:sz="0" w:space="0" w:color="auto"/>
            <w:bottom w:val="none" w:sz="0" w:space="0" w:color="auto"/>
            <w:right w:val="none" w:sz="0" w:space="0" w:color="auto"/>
          </w:divBdr>
        </w:div>
        <w:div w:id="1838958619">
          <w:marLeft w:val="480"/>
          <w:marRight w:val="0"/>
          <w:marTop w:val="0"/>
          <w:marBottom w:val="0"/>
          <w:divBdr>
            <w:top w:val="none" w:sz="0" w:space="0" w:color="auto"/>
            <w:left w:val="none" w:sz="0" w:space="0" w:color="auto"/>
            <w:bottom w:val="none" w:sz="0" w:space="0" w:color="auto"/>
            <w:right w:val="none" w:sz="0" w:space="0" w:color="auto"/>
          </w:divBdr>
        </w:div>
        <w:div w:id="1901087626">
          <w:marLeft w:val="480"/>
          <w:marRight w:val="0"/>
          <w:marTop w:val="0"/>
          <w:marBottom w:val="0"/>
          <w:divBdr>
            <w:top w:val="none" w:sz="0" w:space="0" w:color="auto"/>
            <w:left w:val="none" w:sz="0" w:space="0" w:color="auto"/>
            <w:bottom w:val="none" w:sz="0" w:space="0" w:color="auto"/>
            <w:right w:val="none" w:sz="0" w:space="0" w:color="auto"/>
          </w:divBdr>
        </w:div>
        <w:div w:id="1955012809">
          <w:marLeft w:val="480"/>
          <w:marRight w:val="0"/>
          <w:marTop w:val="0"/>
          <w:marBottom w:val="0"/>
          <w:divBdr>
            <w:top w:val="none" w:sz="0" w:space="0" w:color="auto"/>
            <w:left w:val="none" w:sz="0" w:space="0" w:color="auto"/>
            <w:bottom w:val="none" w:sz="0" w:space="0" w:color="auto"/>
            <w:right w:val="none" w:sz="0" w:space="0" w:color="auto"/>
          </w:divBdr>
        </w:div>
        <w:div w:id="2005817953">
          <w:marLeft w:val="480"/>
          <w:marRight w:val="0"/>
          <w:marTop w:val="0"/>
          <w:marBottom w:val="0"/>
          <w:divBdr>
            <w:top w:val="none" w:sz="0" w:space="0" w:color="auto"/>
            <w:left w:val="none" w:sz="0" w:space="0" w:color="auto"/>
            <w:bottom w:val="none" w:sz="0" w:space="0" w:color="auto"/>
            <w:right w:val="none" w:sz="0" w:space="0" w:color="auto"/>
          </w:divBdr>
        </w:div>
        <w:div w:id="2012025371">
          <w:marLeft w:val="480"/>
          <w:marRight w:val="0"/>
          <w:marTop w:val="0"/>
          <w:marBottom w:val="0"/>
          <w:divBdr>
            <w:top w:val="none" w:sz="0" w:space="0" w:color="auto"/>
            <w:left w:val="none" w:sz="0" w:space="0" w:color="auto"/>
            <w:bottom w:val="none" w:sz="0" w:space="0" w:color="auto"/>
            <w:right w:val="none" w:sz="0" w:space="0" w:color="auto"/>
          </w:divBdr>
        </w:div>
        <w:div w:id="2038041285">
          <w:marLeft w:val="480"/>
          <w:marRight w:val="0"/>
          <w:marTop w:val="0"/>
          <w:marBottom w:val="0"/>
          <w:divBdr>
            <w:top w:val="none" w:sz="0" w:space="0" w:color="auto"/>
            <w:left w:val="none" w:sz="0" w:space="0" w:color="auto"/>
            <w:bottom w:val="none" w:sz="0" w:space="0" w:color="auto"/>
            <w:right w:val="none" w:sz="0" w:space="0" w:color="auto"/>
          </w:divBdr>
        </w:div>
        <w:div w:id="2059429474">
          <w:marLeft w:val="480"/>
          <w:marRight w:val="0"/>
          <w:marTop w:val="0"/>
          <w:marBottom w:val="0"/>
          <w:divBdr>
            <w:top w:val="none" w:sz="0" w:space="0" w:color="auto"/>
            <w:left w:val="none" w:sz="0" w:space="0" w:color="auto"/>
            <w:bottom w:val="none" w:sz="0" w:space="0" w:color="auto"/>
            <w:right w:val="none" w:sz="0" w:space="0" w:color="auto"/>
          </w:divBdr>
        </w:div>
        <w:div w:id="2125684500">
          <w:marLeft w:val="480"/>
          <w:marRight w:val="0"/>
          <w:marTop w:val="0"/>
          <w:marBottom w:val="0"/>
          <w:divBdr>
            <w:top w:val="none" w:sz="0" w:space="0" w:color="auto"/>
            <w:left w:val="none" w:sz="0" w:space="0" w:color="auto"/>
            <w:bottom w:val="none" w:sz="0" w:space="0" w:color="auto"/>
            <w:right w:val="none" w:sz="0" w:space="0" w:color="auto"/>
          </w:divBdr>
        </w:div>
      </w:divsChild>
    </w:div>
    <w:div w:id="1059132456">
      <w:bodyDiv w:val="1"/>
      <w:marLeft w:val="0"/>
      <w:marRight w:val="0"/>
      <w:marTop w:val="0"/>
      <w:marBottom w:val="0"/>
      <w:divBdr>
        <w:top w:val="none" w:sz="0" w:space="0" w:color="auto"/>
        <w:left w:val="none" w:sz="0" w:space="0" w:color="auto"/>
        <w:bottom w:val="none" w:sz="0" w:space="0" w:color="auto"/>
        <w:right w:val="none" w:sz="0" w:space="0" w:color="auto"/>
      </w:divBdr>
      <w:divsChild>
        <w:div w:id="85468243">
          <w:marLeft w:val="480"/>
          <w:marRight w:val="0"/>
          <w:marTop w:val="0"/>
          <w:marBottom w:val="0"/>
          <w:divBdr>
            <w:top w:val="none" w:sz="0" w:space="0" w:color="auto"/>
            <w:left w:val="none" w:sz="0" w:space="0" w:color="auto"/>
            <w:bottom w:val="none" w:sz="0" w:space="0" w:color="auto"/>
            <w:right w:val="none" w:sz="0" w:space="0" w:color="auto"/>
          </w:divBdr>
        </w:div>
        <w:div w:id="111754787">
          <w:marLeft w:val="480"/>
          <w:marRight w:val="0"/>
          <w:marTop w:val="0"/>
          <w:marBottom w:val="0"/>
          <w:divBdr>
            <w:top w:val="none" w:sz="0" w:space="0" w:color="auto"/>
            <w:left w:val="none" w:sz="0" w:space="0" w:color="auto"/>
            <w:bottom w:val="none" w:sz="0" w:space="0" w:color="auto"/>
            <w:right w:val="none" w:sz="0" w:space="0" w:color="auto"/>
          </w:divBdr>
        </w:div>
        <w:div w:id="182399554">
          <w:marLeft w:val="480"/>
          <w:marRight w:val="0"/>
          <w:marTop w:val="0"/>
          <w:marBottom w:val="0"/>
          <w:divBdr>
            <w:top w:val="none" w:sz="0" w:space="0" w:color="auto"/>
            <w:left w:val="none" w:sz="0" w:space="0" w:color="auto"/>
            <w:bottom w:val="none" w:sz="0" w:space="0" w:color="auto"/>
            <w:right w:val="none" w:sz="0" w:space="0" w:color="auto"/>
          </w:divBdr>
        </w:div>
        <w:div w:id="190075071">
          <w:marLeft w:val="480"/>
          <w:marRight w:val="0"/>
          <w:marTop w:val="0"/>
          <w:marBottom w:val="0"/>
          <w:divBdr>
            <w:top w:val="none" w:sz="0" w:space="0" w:color="auto"/>
            <w:left w:val="none" w:sz="0" w:space="0" w:color="auto"/>
            <w:bottom w:val="none" w:sz="0" w:space="0" w:color="auto"/>
            <w:right w:val="none" w:sz="0" w:space="0" w:color="auto"/>
          </w:divBdr>
        </w:div>
        <w:div w:id="286011262">
          <w:marLeft w:val="480"/>
          <w:marRight w:val="0"/>
          <w:marTop w:val="0"/>
          <w:marBottom w:val="0"/>
          <w:divBdr>
            <w:top w:val="none" w:sz="0" w:space="0" w:color="auto"/>
            <w:left w:val="none" w:sz="0" w:space="0" w:color="auto"/>
            <w:bottom w:val="none" w:sz="0" w:space="0" w:color="auto"/>
            <w:right w:val="none" w:sz="0" w:space="0" w:color="auto"/>
          </w:divBdr>
        </w:div>
        <w:div w:id="316613388">
          <w:marLeft w:val="480"/>
          <w:marRight w:val="0"/>
          <w:marTop w:val="0"/>
          <w:marBottom w:val="0"/>
          <w:divBdr>
            <w:top w:val="none" w:sz="0" w:space="0" w:color="auto"/>
            <w:left w:val="none" w:sz="0" w:space="0" w:color="auto"/>
            <w:bottom w:val="none" w:sz="0" w:space="0" w:color="auto"/>
            <w:right w:val="none" w:sz="0" w:space="0" w:color="auto"/>
          </w:divBdr>
        </w:div>
        <w:div w:id="563174655">
          <w:marLeft w:val="480"/>
          <w:marRight w:val="0"/>
          <w:marTop w:val="0"/>
          <w:marBottom w:val="0"/>
          <w:divBdr>
            <w:top w:val="none" w:sz="0" w:space="0" w:color="auto"/>
            <w:left w:val="none" w:sz="0" w:space="0" w:color="auto"/>
            <w:bottom w:val="none" w:sz="0" w:space="0" w:color="auto"/>
            <w:right w:val="none" w:sz="0" w:space="0" w:color="auto"/>
          </w:divBdr>
        </w:div>
        <w:div w:id="619651245">
          <w:marLeft w:val="480"/>
          <w:marRight w:val="0"/>
          <w:marTop w:val="0"/>
          <w:marBottom w:val="0"/>
          <w:divBdr>
            <w:top w:val="none" w:sz="0" w:space="0" w:color="auto"/>
            <w:left w:val="none" w:sz="0" w:space="0" w:color="auto"/>
            <w:bottom w:val="none" w:sz="0" w:space="0" w:color="auto"/>
            <w:right w:val="none" w:sz="0" w:space="0" w:color="auto"/>
          </w:divBdr>
        </w:div>
        <w:div w:id="741172324">
          <w:marLeft w:val="480"/>
          <w:marRight w:val="0"/>
          <w:marTop w:val="0"/>
          <w:marBottom w:val="0"/>
          <w:divBdr>
            <w:top w:val="none" w:sz="0" w:space="0" w:color="auto"/>
            <w:left w:val="none" w:sz="0" w:space="0" w:color="auto"/>
            <w:bottom w:val="none" w:sz="0" w:space="0" w:color="auto"/>
            <w:right w:val="none" w:sz="0" w:space="0" w:color="auto"/>
          </w:divBdr>
        </w:div>
        <w:div w:id="744306875">
          <w:marLeft w:val="480"/>
          <w:marRight w:val="0"/>
          <w:marTop w:val="0"/>
          <w:marBottom w:val="0"/>
          <w:divBdr>
            <w:top w:val="none" w:sz="0" w:space="0" w:color="auto"/>
            <w:left w:val="none" w:sz="0" w:space="0" w:color="auto"/>
            <w:bottom w:val="none" w:sz="0" w:space="0" w:color="auto"/>
            <w:right w:val="none" w:sz="0" w:space="0" w:color="auto"/>
          </w:divBdr>
        </w:div>
        <w:div w:id="830753742">
          <w:marLeft w:val="480"/>
          <w:marRight w:val="0"/>
          <w:marTop w:val="0"/>
          <w:marBottom w:val="0"/>
          <w:divBdr>
            <w:top w:val="none" w:sz="0" w:space="0" w:color="auto"/>
            <w:left w:val="none" w:sz="0" w:space="0" w:color="auto"/>
            <w:bottom w:val="none" w:sz="0" w:space="0" w:color="auto"/>
            <w:right w:val="none" w:sz="0" w:space="0" w:color="auto"/>
          </w:divBdr>
        </w:div>
        <w:div w:id="1121609169">
          <w:marLeft w:val="480"/>
          <w:marRight w:val="0"/>
          <w:marTop w:val="0"/>
          <w:marBottom w:val="0"/>
          <w:divBdr>
            <w:top w:val="none" w:sz="0" w:space="0" w:color="auto"/>
            <w:left w:val="none" w:sz="0" w:space="0" w:color="auto"/>
            <w:bottom w:val="none" w:sz="0" w:space="0" w:color="auto"/>
            <w:right w:val="none" w:sz="0" w:space="0" w:color="auto"/>
          </w:divBdr>
        </w:div>
        <w:div w:id="1122310373">
          <w:marLeft w:val="480"/>
          <w:marRight w:val="0"/>
          <w:marTop w:val="0"/>
          <w:marBottom w:val="0"/>
          <w:divBdr>
            <w:top w:val="none" w:sz="0" w:space="0" w:color="auto"/>
            <w:left w:val="none" w:sz="0" w:space="0" w:color="auto"/>
            <w:bottom w:val="none" w:sz="0" w:space="0" w:color="auto"/>
            <w:right w:val="none" w:sz="0" w:space="0" w:color="auto"/>
          </w:divBdr>
        </w:div>
        <w:div w:id="1157453811">
          <w:marLeft w:val="480"/>
          <w:marRight w:val="0"/>
          <w:marTop w:val="0"/>
          <w:marBottom w:val="0"/>
          <w:divBdr>
            <w:top w:val="none" w:sz="0" w:space="0" w:color="auto"/>
            <w:left w:val="none" w:sz="0" w:space="0" w:color="auto"/>
            <w:bottom w:val="none" w:sz="0" w:space="0" w:color="auto"/>
            <w:right w:val="none" w:sz="0" w:space="0" w:color="auto"/>
          </w:divBdr>
        </w:div>
        <w:div w:id="1299610910">
          <w:marLeft w:val="480"/>
          <w:marRight w:val="0"/>
          <w:marTop w:val="0"/>
          <w:marBottom w:val="0"/>
          <w:divBdr>
            <w:top w:val="none" w:sz="0" w:space="0" w:color="auto"/>
            <w:left w:val="none" w:sz="0" w:space="0" w:color="auto"/>
            <w:bottom w:val="none" w:sz="0" w:space="0" w:color="auto"/>
            <w:right w:val="none" w:sz="0" w:space="0" w:color="auto"/>
          </w:divBdr>
        </w:div>
        <w:div w:id="1336764672">
          <w:marLeft w:val="480"/>
          <w:marRight w:val="0"/>
          <w:marTop w:val="0"/>
          <w:marBottom w:val="0"/>
          <w:divBdr>
            <w:top w:val="none" w:sz="0" w:space="0" w:color="auto"/>
            <w:left w:val="none" w:sz="0" w:space="0" w:color="auto"/>
            <w:bottom w:val="none" w:sz="0" w:space="0" w:color="auto"/>
            <w:right w:val="none" w:sz="0" w:space="0" w:color="auto"/>
          </w:divBdr>
        </w:div>
        <w:div w:id="1360279321">
          <w:marLeft w:val="480"/>
          <w:marRight w:val="0"/>
          <w:marTop w:val="0"/>
          <w:marBottom w:val="0"/>
          <w:divBdr>
            <w:top w:val="none" w:sz="0" w:space="0" w:color="auto"/>
            <w:left w:val="none" w:sz="0" w:space="0" w:color="auto"/>
            <w:bottom w:val="none" w:sz="0" w:space="0" w:color="auto"/>
            <w:right w:val="none" w:sz="0" w:space="0" w:color="auto"/>
          </w:divBdr>
        </w:div>
        <w:div w:id="1361007075">
          <w:marLeft w:val="480"/>
          <w:marRight w:val="0"/>
          <w:marTop w:val="0"/>
          <w:marBottom w:val="0"/>
          <w:divBdr>
            <w:top w:val="none" w:sz="0" w:space="0" w:color="auto"/>
            <w:left w:val="none" w:sz="0" w:space="0" w:color="auto"/>
            <w:bottom w:val="none" w:sz="0" w:space="0" w:color="auto"/>
            <w:right w:val="none" w:sz="0" w:space="0" w:color="auto"/>
          </w:divBdr>
        </w:div>
        <w:div w:id="1449542642">
          <w:marLeft w:val="480"/>
          <w:marRight w:val="0"/>
          <w:marTop w:val="0"/>
          <w:marBottom w:val="0"/>
          <w:divBdr>
            <w:top w:val="none" w:sz="0" w:space="0" w:color="auto"/>
            <w:left w:val="none" w:sz="0" w:space="0" w:color="auto"/>
            <w:bottom w:val="none" w:sz="0" w:space="0" w:color="auto"/>
            <w:right w:val="none" w:sz="0" w:space="0" w:color="auto"/>
          </w:divBdr>
        </w:div>
        <w:div w:id="1518421713">
          <w:marLeft w:val="480"/>
          <w:marRight w:val="0"/>
          <w:marTop w:val="0"/>
          <w:marBottom w:val="0"/>
          <w:divBdr>
            <w:top w:val="none" w:sz="0" w:space="0" w:color="auto"/>
            <w:left w:val="none" w:sz="0" w:space="0" w:color="auto"/>
            <w:bottom w:val="none" w:sz="0" w:space="0" w:color="auto"/>
            <w:right w:val="none" w:sz="0" w:space="0" w:color="auto"/>
          </w:divBdr>
        </w:div>
        <w:div w:id="1611817887">
          <w:marLeft w:val="480"/>
          <w:marRight w:val="0"/>
          <w:marTop w:val="0"/>
          <w:marBottom w:val="0"/>
          <w:divBdr>
            <w:top w:val="none" w:sz="0" w:space="0" w:color="auto"/>
            <w:left w:val="none" w:sz="0" w:space="0" w:color="auto"/>
            <w:bottom w:val="none" w:sz="0" w:space="0" w:color="auto"/>
            <w:right w:val="none" w:sz="0" w:space="0" w:color="auto"/>
          </w:divBdr>
        </w:div>
        <w:div w:id="1623800702">
          <w:marLeft w:val="480"/>
          <w:marRight w:val="0"/>
          <w:marTop w:val="0"/>
          <w:marBottom w:val="0"/>
          <w:divBdr>
            <w:top w:val="none" w:sz="0" w:space="0" w:color="auto"/>
            <w:left w:val="none" w:sz="0" w:space="0" w:color="auto"/>
            <w:bottom w:val="none" w:sz="0" w:space="0" w:color="auto"/>
            <w:right w:val="none" w:sz="0" w:space="0" w:color="auto"/>
          </w:divBdr>
        </w:div>
        <w:div w:id="1641377795">
          <w:marLeft w:val="480"/>
          <w:marRight w:val="0"/>
          <w:marTop w:val="0"/>
          <w:marBottom w:val="0"/>
          <w:divBdr>
            <w:top w:val="none" w:sz="0" w:space="0" w:color="auto"/>
            <w:left w:val="none" w:sz="0" w:space="0" w:color="auto"/>
            <w:bottom w:val="none" w:sz="0" w:space="0" w:color="auto"/>
            <w:right w:val="none" w:sz="0" w:space="0" w:color="auto"/>
          </w:divBdr>
        </w:div>
        <w:div w:id="1673025316">
          <w:marLeft w:val="480"/>
          <w:marRight w:val="0"/>
          <w:marTop w:val="0"/>
          <w:marBottom w:val="0"/>
          <w:divBdr>
            <w:top w:val="none" w:sz="0" w:space="0" w:color="auto"/>
            <w:left w:val="none" w:sz="0" w:space="0" w:color="auto"/>
            <w:bottom w:val="none" w:sz="0" w:space="0" w:color="auto"/>
            <w:right w:val="none" w:sz="0" w:space="0" w:color="auto"/>
          </w:divBdr>
        </w:div>
        <w:div w:id="1744335570">
          <w:marLeft w:val="480"/>
          <w:marRight w:val="0"/>
          <w:marTop w:val="0"/>
          <w:marBottom w:val="0"/>
          <w:divBdr>
            <w:top w:val="none" w:sz="0" w:space="0" w:color="auto"/>
            <w:left w:val="none" w:sz="0" w:space="0" w:color="auto"/>
            <w:bottom w:val="none" w:sz="0" w:space="0" w:color="auto"/>
            <w:right w:val="none" w:sz="0" w:space="0" w:color="auto"/>
          </w:divBdr>
        </w:div>
        <w:div w:id="1938949347">
          <w:marLeft w:val="480"/>
          <w:marRight w:val="0"/>
          <w:marTop w:val="0"/>
          <w:marBottom w:val="0"/>
          <w:divBdr>
            <w:top w:val="none" w:sz="0" w:space="0" w:color="auto"/>
            <w:left w:val="none" w:sz="0" w:space="0" w:color="auto"/>
            <w:bottom w:val="none" w:sz="0" w:space="0" w:color="auto"/>
            <w:right w:val="none" w:sz="0" w:space="0" w:color="auto"/>
          </w:divBdr>
        </w:div>
        <w:div w:id="1940020483">
          <w:marLeft w:val="480"/>
          <w:marRight w:val="0"/>
          <w:marTop w:val="0"/>
          <w:marBottom w:val="0"/>
          <w:divBdr>
            <w:top w:val="none" w:sz="0" w:space="0" w:color="auto"/>
            <w:left w:val="none" w:sz="0" w:space="0" w:color="auto"/>
            <w:bottom w:val="none" w:sz="0" w:space="0" w:color="auto"/>
            <w:right w:val="none" w:sz="0" w:space="0" w:color="auto"/>
          </w:divBdr>
        </w:div>
        <w:div w:id="1976443057">
          <w:marLeft w:val="480"/>
          <w:marRight w:val="0"/>
          <w:marTop w:val="0"/>
          <w:marBottom w:val="0"/>
          <w:divBdr>
            <w:top w:val="none" w:sz="0" w:space="0" w:color="auto"/>
            <w:left w:val="none" w:sz="0" w:space="0" w:color="auto"/>
            <w:bottom w:val="none" w:sz="0" w:space="0" w:color="auto"/>
            <w:right w:val="none" w:sz="0" w:space="0" w:color="auto"/>
          </w:divBdr>
        </w:div>
        <w:div w:id="2021196607">
          <w:marLeft w:val="480"/>
          <w:marRight w:val="0"/>
          <w:marTop w:val="0"/>
          <w:marBottom w:val="0"/>
          <w:divBdr>
            <w:top w:val="none" w:sz="0" w:space="0" w:color="auto"/>
            <w:left w:val="none" w:sz="0" w:space="0" w:color="auto"/>
            <w:bottom w:val="none" w:sz="0" w:space="0" w:color="auto"/>
            <w:right w:val="none" w:sz="0" w:space="0" w:color="auto"/>
          </w:divBdr>
        </w:div>
        <w:div w:id="2070808082">
          <w:marLeft w:val="480"/>
          <w:marRight w:val="0"/>
          <w:marTop w:val="0"/>
          <w:marBottom w:val="0"/>
          <w:divBdr>
            <w:top w:val="none" w:sz="0" w:space="0" w:color="auto"/>
            <w:left w:val="none" w:sz="0" w:space="0" w:color="auto"/>
            <w:bottom w:val="none" w:sz="0" w:space="0" w:color="auto"/>
            <w:right w:val="none" w:sz="0" w:space="0" w:color="auto"/>
          </w:divBdr>
        </w:div>
        <w:div w:id="2096781263">
          <w:marLeft w:val="480"/>
          <w:marRight w:val="0"/>
          <w:marTop w:val="0"/>
          <w:marBottom w:val="0"/>
          <w:divBdr>
            <w:top w:val="none" w:sz="0" w:space="0" w:color="auto"/>
            <w:left w:val="none" w:sz="0" w:space="0" w:color="auto"/>
            <w:bottom w:val="none" w:sz="0" w:space="0" w:color="auto"/>
            <w:right w:val="none" w:sz="0" w:space="0" w:color="auto"/>
          </w:divBdr>
        </w:div>
      </w:divsChild>
    </w:div>
    <w:div w:id="1059943059">
      <w:bodyDiv w:val="1"/>
      <w:marLeft w:val="0"/>
      <w:marRight w:val="0"/>
      <w:marTop w:val="0"/>
      <w:marBottom w:val="0"/>
      <w:divBdr>
        <w:top w:val="none" w:sz="0" w:space="0" w:color="auto"/>
        <w:left w:val="none" w:sz="0" w:space="0" w:color="auto"/>
        <w:bottom w:val="none" w:sz="0" w:space="0" w:color="auto"/>
        <w:right w:val="none" w:sz="0" w:space="0" w:color="auto"/>
      </w:divBdr>
    </w:div>
    <w:div w:id="1064260672">
      <w:bodyDiv w:val="1"/>
      <w:marLeft w:val="0"/>
      <w:marRight w:val="0"/>
      <w:marTop w:val="0"/>
      <w:marBottom w:val="0"/>
      <w:divBdr>
        <w:top w:val="none" w:sz="0" w:space="0" w:color="auto"/>
        <w:left w:val="none" w:sz="0" w:space="0" w:color="auto"/>
        <w:bottom w:val="none" w:sz="0" w:space="0" w:color="auto"/>
        <w:right w:val="none" w:sz="0" w:space="0" w:color="auto"/>
      </w:divBdr>
      <w:divsChild>
        <w:div w:id="94636652">
          <w:marLeft w:val="640"/>
          <w:marRight w:val="0"/>
          <w:marTop w:val="0"/>
          <w:marBottom w:val="0"/>
          <w:divBdr>
            <w:top w:val="none" w:sz="0" w:space="0" w:color="auto"/>
            <w:left w:val="none" w:sz="0" w:space="0" w:color="auto"/>
            <w:bottom w:val="none" w:sz="0" w:space="0" w:color="auto"/>
            <w:right w:val="none" w:sz="0" w:space="0" w:color="auto"/>
          </w:divBdr>
        </w:div>
        <w:div w:id="233050621">
          <w:marLeft w:val="640"/>
          <w:marRight w:val="0"/>
          <w:marTop w:val="0"/>
          <w:marBottom w:val="0"/>
          <w:divBdr>
            <w:top w:val="none" w:sz="0" w:space="0" w:color="auto"/>
            <w:left w:val="none" w:sz="0" w:space="0" w:color="auto"/>
            <w:bottom w:val="none" w:sz="0" w:space="0" w:color="auto"/>
            <w:right w:val="none" w:sz="0" w:space="0" w:color="auto"/>
          </w:divBdr>
        </w:div>
        <w:div w:id="337271263">
          <w:marLeft w:val="640"/>
          <w:marRight w:val="0"/>
          <w:marTop w:val="0"/>
          <w:marBottom w:val="0"/>
          <w:divBdr>
            <w:top w:val="none" w:sz="0" w:space="0" w:color="auto"/>
            <w:left w:val="none" w:sz="0" w:space="0" w:color="auto"/>
            <w:bottom w:val="none" w:sz="0" w:space="0" w:color="auto"/>
            <w:right w:val="none" w:sz="0" w:space="0" w:color="auto"/>
          </w:divBdr>
        </w:div>
        <w:div w:id="402677255">
          <w:marLeft w:val="640"/>
          <w:marRight w:val="0"/>
          <w:marTop w:val="0"/>
          <w:marBottom w:val="0"/>
          <w:divBdr>
            <w:top w:val="none" w:sz="0" w:space="0" w:color="auto"/>
            <w:left w:val="none" w:sz="0" w:space="0" w:color="auto"/>
            <w:bottom w:val="none" w:sz="0" w:space="0" w:color="auto"/>
            <w:right w:val="none" w:sz="0" w:space="0" w:color="auto"/>
          </w:divBdr>
        </w:div>
        <w:div w:id="481119251">
          <w:marLeft w:val="640"/>
          <w:marRight w:val="0"/>
          <w:marTop w:val="0"/>
          <w:marBottom w:val="0"/>
          <w:divBdr>
            <w:top w:val="none" w:sz="0" w:space="0" w:color="auto"/>
            <w:left w:val="none" w:sz="0" w:space="0" w:color="auto"/>
            <w:bottom w:val="none" w:sz="0" w:space="0" w:color="auto"/>
            <w:right w:val="none" w:sz="0" w:space="0" w:color="auto"/>
          </w:divBdr>
        </w:div>
        <w:div w:id="584800462">
          <w:marLeft w:val="640"/>
          <w:marRight w:val="0"/>
          <w:marTop w:val="0"/>
          <w:marBottom w:val="0"/>
          <w:divBdr>
            <w:top w:val="none" w:sz="0" w:space="0" w:color="auto"/>
            <w:left w:val="none" w:sz="0" w:space="0" w:color="auto"/>
            <w:bottom w:val="none" w:sz="0" w:space="0" w:color="auto"/>
            <w:right w:val="none" w:sz="0" w:space="0" w:color="auto"/>
          </w:divBdr>
        </w:div>
        <w:div w:id="606162636">
          <w:marLeft w:val="640"/>
          <w:marRight w:val="0"/>
          <w:marTop w:val="0"/>
          <w:marBottom w:val="0"/>
          <w:divBdr>
            <w:top w:val="none" w:sz="0" w:space="0" w:color="auto"/>
            <w:left w:val="none" w:sz="0" w:space="0" w:color="auto"/>
            <w:bottom w:val="none" w:sz="0" w:space="0" w:color="auto"/>
            <w:right w:val="none" w:sz="0" w:space="0" w:color="auto"/>
          </w:divBdr>
        </w:div>
        <w:div w:id="649099307">
          <w:marLeft w:val="640"/>
          <w:marRight w:val="0"/>
          <w:marTop w:val="0"/>
          <w:marBottom w:val="0"/>
          <w:divBdr>
            <w:top w:val="none" w:sz="0" w:space="0" w:color="auto"/>
            <w:left w:val="none" w:sz="0" w:space="0" w:color="auto"/>
            <w:bottom w:val="none" w:sz="0" w:space="0" w:color="auto"/>
            <w:right w:val="none" w:sz="0" w:space="0" w:color="auto"/>
          </w:divBdr>
        </w:div>
        <w:div w:id="671106679">
          <w:marLeft w:val="640"/>
          <w:marRight w:val="0"/>
          <w:marTop w:val="0"/>
          <w:marBottom w:val="0"/>
          <w:divBdr>
            <w:top w:val="none" w:sz="0" w:space="0" w:color="auto"/>
            <w:left w:val="none" w:sz="0" w:space="0" w:color="auto"/>
            <w:bottom w:val="none" w:sz="0" w:space="0" w:color="auto"/>
            <w:right w:val="none" w:sz="0" w:space="0" w:color="auto"/>
          </w:divBdr>
        </w:div>
        <w:div w:id="752749897">
          <w:marLeft w:val="640"/>
          <w:marRight w:val="0"/>
          <w:marTop w:val="0"/>
          <w:marBottom w:val="0"/>
          <w:divBdr>
            <w:top w:val="none" w:sz="0" w:space="0" w:color="auto"/>
            <w:left w:val="none" w:sz="0" w:space="0" w:color="auto"/>
            <w:bottom w:val="none" w:sz="0" w:space="0" w:color="auto"/>
            <w:right w:val="none" w:sz="0" w:space="0" w:color="auto"/>
          </w:divBdr>
        </w:div>
        <w:div w:id="841239599">
          <w:marLeft w:val="640"/>
          <w:marRight w:val="0"/>
          <w:marTop w:val="0"/>
          <w:marBottom w:val="0"/>
          <w:divBdr>
            <w:top w:val="none" w:sz="0" w:space="0" w:color="auto"/>
            <w:left w:val="none" w:sz="0" w:space="0" w:color="auto"/>
            <w:bottom w:val="none" w:sz="0" w:space="0" w:color="auto"/>
            <w:right w:val="none" w:sz="0" w:space="0" w:color="auto"/>
          </w:divBdr>
        </w:div>
        <w:div w:id="855539665">
          <w:marLeft w:val="640"/>
          <w:marRight w:val="0"/>
          <w:marTop w:val="0"/>
          <w:marBottom w:val="0"/>
          <w:divBdr>
            <w:top w:val="none" w:sz="0" w:space="0" w:color="auto"/>
            <w:left w:val="none" w:sz="0" w:space="0" w:color="auto"/>
            <w:bottom w:val="none" w:sz="0" w:space="0" w:color="auto"/>
            <w:right w:val="none" w:sz="0" w:space="0" w:color="auto"/>
          </w:divBdr>
        </w:div>
        <w:div w:id="880095742">
          <w:marLeft w:val="640"/>
          <w:marRight w:val="0"/>
          <w:marTop w:val="0"/>
          <w:marBottom w:val="0"/>
          <w:divBdr>
            <w:top w:val="none" w:sz="0" w:space="0" w:color="auto"/>
            <w:left w:val="none" w:sz="0" w:space="0" w:color="auto"/>
            <w:bottom w:val="none" w:sz="0" w:space="0" w:color="auto"/>
            <w:right w:val="none" w:sz="0" w:space="0" w:color="auto"/>
          </w:divBdr>
        </w:div>
        <w:div w:id="1144783430">
          <w:marLeft w:val="640"/>
          <w:marRight w:val="0"/>
          <w:marTop w:val="0"/>
          <w:marBottom w:val="0"/>
          <w:divBdr>
            <w:top w:val="none" w:sz="0" w:space="0" w:color="auto"/>
            <w:left w:val="none" w:sz="0" w:space="0" w:color="auto"/>
            <w:bottom w:val="none" w:sz="0" w:space="0" w:color="auto"/>
            <w:right w:val="none" w:sz="0" w:space="0" w:color="auto"/>
          </w:divBdr>
        </w:div>
        <w:div w:id="1175917239">
          <w:marLeft w:val="640"/>
          <w:marRight w:val="0"/>
          <w:marTop w:val="0"/>
          <w:marBottom w:val="0"/>
          <w:divBdr>
            <w:top w:val="none" w:sz="0" w:space="0" w:color="auto"/>
            <w:left w:val="none" w:sz="0" w:space="0" w:color="auto"/>
            <w:bottom w:val="none" w:sz="0" w:space="0" w:color="auto"/>
            <w:right w:val="none" w:sz="0" w:space="0" w:color="auto"/>
          </w:divBdr>
        </w:div>
        <w:div w:id="1198549170">
          <w:marLeft w:val="640"/>
          <w:marRight w:val="0"/>
          <w:marTop w:val="0"/>
          <w:marBottom w:val="0"/>
          <w:divBdr>
            <w:top w:val="none" w:sz="0" w:space="0" w:color="auto"/>
            <w:left w:val="none" w:sz="0" w:space="0" w:color="auto"/>
            <w:bottom w:val="none" w:sz="0" w:space="0" w:color="auto"/>
            <w:right w:val="none" w:sz="0" w:space="0" w:color="auto"/>
          </w:divBdr>
        </w:div>
        <w:div w:id="1216970335">
          <w:marLeft w:val="640"/>
          <w:marRight w:val="0"/>
          <w:marTop w:val="0"/>
          <w:marBottom w:val="0"/>
          <w:divBdr>
            <w:top w:val="none" w:sz="0" w:space="0" w:color="auto"/>
            <w:left w:val="none" w:sz="0" w:space="0" w:color="auto"/>
            <w:bottom w:val="none" w:sz="0" w:space="0" w:color="auto"/>
            <w:right w:val="none" w:sz="0" w:space="0" w:color="auto"/>
          </w:divBdr>
        </w:div>
        <w:div w:id="1226261149">
          <w:marLeft w:val="640"/>
          <w:marRight w:val="0"/>
          <w:marTop w:val="0"/>
          <w:marBottom w:val="0"/>
          <w:divBdr>
            <w:top w:val="none" w:sz="0" w:space="0" w:color="auto"/>
            <w:left w:val="none" w:sz="0" w:space="0" w:color="auto"/>
            <w:bottom w:val="none" w:sz="0" w:space="0" w:color="auto"/>
            <w:right w:val="none" w:sz="0" w:space="0" w:color="auto"/>
          </w:divBdr>
        </w:div>
        <w:div w:id="1248535787">
          <w:marLeft w:val="640"/>
          <w:marRight w:val="0"/>
          <w:marTop w:val="0"/>
          <w:marBottom w:val="0"/>
          <w:divBdr>
            <w:top w:val="none" w:sz="0" w:space="0" w:color="auto"/>
            <w:left w:val="none" w:sz="0" w:space="0" w:color="auto"/>
            <w:bottom w:val="none" w:sz="0" w:space="0" w:color="auto"/>
            <w:right w:val="none" w:sz="0" w:space="0" w:color="auto"/>
          </w:divBdr>
        </w:div>
        <w:div w:id="1254121517">
          <w:marLeft w:val="640"/>
          <w:marRight w:val="0"/>
          <w:marTop w:val="0"/>
          <w:marBottom w:val="0"/>
          <w:divBdr>
            <w:top w:val="none" w:sz="0" w:space="0" w:color="auto"/>
            <w:left w:val="none" w:sz="0" w:space="0" w:color="auto"/>
            <w:bottom w:val="none" w:sz="0" w:space="0" w:color="auto"/>
            <w:right w:val="none" w:sz="0" w:space="0" w:color="auto"/>
          </w:divBdr>
        </w:div>
        <w:div w:id="1308902985">
          <w:marLeft w:val="640"/>
          <w:marRight w:val="0"/>
          <w:marTop w:val="0"/>
          <w:marBottom w:val="0"/>
          <w:divBdr>
            <w:top w:val="none" w:sz="0" w:space="0" w:color="auto"/>
            <w:left w:val="none" w:sz="0" w:space="0" w:color="auto"/>
            <w:bottom w:val="none" w:sz="0" w:space="0" w:color="auto"/>
            <w:right w:val="none" w:sz="0" w:space="0" w:color="auto"/>
          </w:divBdr>
        </w:div>
        <w:div w:id="1413818901">
          <w:marLeft w:val="640"/>
          <w:marRight w:val="0"/>
          <w:marTop w:val="0"/>
          <w:marBottom w:val="0"/>
          <w:divBdr>
            <w:top w:val="none" w:sz="0" w:space="0" w:color="auto"/>
            <w:left w:val="none" w:sz="0" w:space="0" w:color="auto"/>
            <w:bottom w:val="none" w:sz="0" w:space="0" w:color="auto"/>
            <w:right w:val="none" w:sz="0" w:space="0" w:color="auto"/>
          </w:divBdr>
        </w:div>
        <w:div w:id="1445421117">
          <w:marLeft w:val="640"/>
          <w:marRight w:val="0"/>
          <w:marTop w:val="0"/>
          <w:marBottom w:val="0"/>
          <w:divBdr>
            <w:top w:val="none" w:sz="0" w:space="0" w:color="auto"/>
            <w:left w:val="none" w:sz="0" w:space="0" w:color="auto"/>
            <w:bottom w:val="none" w:sz="0" w:space="0" w:color="auto"/>
            <w:right w:val="none" w:sz="0" w:space="0" w:color="auto"/>
          </w:divBdr>
        </w:div>
        <w:div w:id="1543244318">
          <w:marLeft w:val="640"/>
          <w:marRight w:val="0"/>
          <w:marTop w:val="0"/>
          <w:marBottom w:val="0"/>
          <w:divBdr>
            <w:top w:val="none" w:sz="0" w:space="0" w:color="auto"/>
            <w:left w:val="none" w:sz="0" w:space="0" w:color="auto"/>
            <w:bottom w:val="none" w:sz="0" w:space="0" w:color="auto"/>
            <w:right w:val="none" w:sz="0" w:space="0" w:color="auto"/>
          </w:divBdr>
        </w:div>
        <w:div w:id="1554735506">
          <w:marLeft w:val="640"/>
          <w:marRight w:val="0"/>
          <w:marTop w:val="0"/>
          <w:marBottom w:val="0"/>
          <w:divBdr>
            <w:top w:val="none" w:sz="0" w:space="0" w:color="auto"/>
            <w:left w:val="none" w:sz="0" w:space="0" w:color="auto"/>
            <w:bottom w:val="none" w:sz="0" w:space="0" w:color="auto"/>
            <w:right w:val="none" w:sz="0" w:space="0" w:color="auto"/>
          </w:divBdr>
        </w:div>
        <w:div w:id="1561594554">
          <w:marLeft w:val="640"/>
          <w:marRight w:val="0"/>
          <w:marTop w:val="0"/>
          <w:marBottom w:val="0"/>
          <w:divBdr>
            <w:top w:val="none" w:sz="0" w:space="0" w:color="auto"/>
            <w:left w:val="none" w:sz="0" w:space="0" w:color="auto"/>
            <w:bottom w:val="none" w:sz="0" w:space="0" w:color="auto"/>
            <w:right w:val="none" w:sz="0" w:space="0" w:color="auto"/>
          </w:divBdr>
        </w:div>
        <w:div w:id="1624533008">
          <w:marLeft w:val="640"/>
          <w:marRight w:val="0"/>
          <w:marTop w:val="0"/>
          <w:marBottom w:val="0"/>
          <w:divBdr>
            <w:top w:val="none" w:sz="0" w:space="0" w:color="auto"/>
            <w:left w:val="none" w:sz="0" w:space="0" w:color="auto"/>
            <w:bottom w:val="none" w:sz="0" w:space="0" w:color="auto"/>
            <w:right w:val="none" w:sz="0" w:space="0" w:color="auto"/>
          </w:divBdr>
        </w:div>
        <w:div w:id="1651399805">
          <w:marLeft w:val="640"/>
          <w:marRight w:val="0"/>
          <w:marTop w:val="0"/>
          <w:marBottom w:val="0"/>
          <w:divBdr>
            <w:top w:val="none" w:sz="0" w:space="0" w:color="auto"/>
            <w:left w:val="none" w:sz="0" w:space="0" w:color="auto"/>
            <w:bottom w:val="none" w:sz="0" w:space="0" w:color="auto"/>
            <w:right w:val="none" w:sz="0" w:space="0" w:color="auto"/>
          </w:divBdr>
        </w:div>
        <w:div w:id="1725905710">
          <w:marLeft w:val="640"/>
          <w:marRight w:val="0"/>
          <w:marTop w:val="0"/>
          <w:marBottom w:val="0"/>
          <w:divBdr>
            <w:top w:val="none" w:sz="0" w:space="0" w:color="auto"/>
            <w:left w:val="none" w:sz="0" w:space="0" w:color="auto"/>
            <w:bottom w:val="none" w:sz="0" w:space="0" w:color="auto"/>
            <w:right w:val="none" w:sz="0" w:space="0" w:color="auto"/>
          </w:divBdr>
        </w:div>
        <w:div w:id="1767458905">
          <w:marLeft w:val="640"/>
          <w:marRight w:val="0"/>
          <w:marTop w:val="0"/>
          <w:marBottom w:val="0"/>
          <w:divBdr>
            <w:top w:val="none" w:sz="0" w:space="0" w:color="auto"/>
            <w:left w:val="none" w:sz="0" w:space="0" w:color="auto"/>
            <w:bottom w:val="none" w:sz="0" w:space="0" w:color="auto"/>
            <w:right w:val="none" w:sz="0" w:space="0" w:color="auto"/>
          </w:divBdr>
        </w:div>
        <w:div w:id="1776826257">
          <w:marLeft w:val="640"/>
          <w:marRight w:val="0"/>
          <w:marTop w:val="0"/>
          <w:marBottom w:val="0"/>
          <w:divBdr>
            <w:top w:val="none" w:sz="0" w:space="0" w:color="auto"/>
            <w:left w:val="none" w:sz="0" w:space="0" w:color="auto"/>
            <w:bottom w:val="none" w:sz="0" w:space="0" w:color="auto"/>
            <w:right w:val="none" w:sz="0" w:space="0" w:color="auto"/>
          </w:divBdr>
        </w:div>
        <w:div w:id="1819498465">
          <w:marLeft w:val="640"/>
          <w:marRight w:val="0"/>
          <w:marTop w:val="0"/>
          <w:marBottom w:val="0"/>
          <w:divBdr>
            <w:top w:val="none" w:sz="0" w:space="0" w:color="auto"/>
            <w:left w:val="none" w:sz="0" w:space="0" w:color="auto"/>
            <w:bottom w:val="none" w:sz="0" w:space="0" w:color="auto"/>
            <w:right w:val="none" w:sz="0" w:space="0" w:color="auto"/>
          </w:divBdr>
        </w:div>
        <w:div w:id="1905800813">
          <w:marLeft w:val="640"/>
          <w:marRight w:val="0"/>
          <w:marTop w:val="0"/>
          <w:marBottom w:val="0"/>
          <w:divBdr>
            <w:top w:val="none" w:sz="0" w:space="0" w:color="auto"/>
            <w:left w:val="none" w:sz="0" w:space="0" w:color="auto"/>
            <w:bottom w:val="none" w:sz="0" w:space="0" w:color="auto"/>
            <w:right w:val="none" w:sz="0" w:space="0" w:color="auto"/>
          </w:divBdr>
        </w:div>
        <w:div w:id="1963683736">
          <w:marLeft w:val="640"/>
          <w:marRight w:val="0"/>
          <w:marTop w:val="0"/>
          <w:marBottom w:val="0"/>
          <w:divBdr>
            <w:top w:val="none" w:sz="0" w:space="0" w:color="auto"/>
            <w:left w:val="none" w:sz="0" w:space="0" w:color="auto"/>
            <w:bottom w:val="none" w:sz="0" w:space="0" w:color="auto"/>
            <w:right w:val="none" w:sz="0" w:space="0" w:color="auto"/>
          </w:divBdr>
        </w:div>
        <w:div w:id="2024822966">
          <w:marLeft w:val="640"/>
          <w:marRight w:val="0"/>
          <w:marTop w:val="0"/>
          <w:marBottom w:val="0"/>
          <w:divBdr>
            <w:top w:val="none" w:sz="0" w:space="0" w:color="auto"/>
            <w:left w:val="none" w:sz="0" w:space="0" w:color="auto"/>
            <w:bottom w:val="none" w:sz="0" w:space="0" w:color="auto"/>
            <w:right w:val="none" w:sz="0" w:space="0" w:color="auto"/>
          </w:divBdr>
        </w:div>
        <w:div w:id="2115517236">
          <w:marLeft w:val="640"/>
          <w:marRight w:val="0"/>
          <w:marTop w:val="0"/>
          <w:marBottom w:val="0"/>
          <w:divBdr>
            <w:top w:val="none" w:sz="0" w:space="0" w:color="auto"/>
            <w:left w:val="none" w:sz="0" w:space="0" w:color="auto"/>
            <w:bottom w:val="none" w:sz="0" w:space="0" w:color="auto"/>
            <w:right w:val="none" w:sz="0" w:space="0" w:color="auto"/>
          </w:divBdr>
        </w:div>
        <w:div w:id="2136563278">
          <w:marLeft w:val="640"/>
          <w:marRight w:val="0"/>
          <w:marTop w:val="0"/>
          <w:marBottom w:val="0"/>
          <w:divBdr>
            <w:top w:val="none" w:sz="0" w:space="0" w:color="auto"/>
            <w:left w:val="none" w:sz="0" w:space="0" w:color="auto"/>
            <w:bottom w:val="none" w:sz="0" w:space="0" w:color="auto"/>
            <w:right w:val="none" w:sz="0" w:space="0" w:color="auto"/>
          </w:divBdr>
        </w:div>
      </w:divsChild>
    </w:div>
    <w:div w:id="1066949087">
      <w:bodyDiv w:val="1"/>
      <w:marLeft w:val="0"/>
      <w:marRight w:val="0"/>
      <w:marTop w:val="0"/>
      <w:marBottom w:val="0"/>
      <w:divBdr>
        <w:top w:val="none" w:sz="0" w:space="0" w:color="auto"/>
        <w:left w:val="none" w:sz="0" w:space="0" w:color="auto"/>
        <w:bottom w:val="none" w:sz="0" w:space="0" w:color="auto"/>
        <w:right w:val="none" w:sz="0" w:space="0" w:color="auto"/>
      </w:divBdr>
    </w:div>
    <w:div w:id="1078133908">
      <w:bodyDiv w:val="1"/>
      <w:marLeft w:val="0"/>
      <w:marRight w:val="0"/>
      <w:marTop w:val="0"/>
      <w:marBottom w:val="0"/>
      <w:divBdr>
        <w:top w:val="none" w:sz="0" w:space="0" w:color="auto"/>
        <w:left w:val="none" w:sz="0" w:space="0" w:color="auto"/>
        <w:bottom w:val="none" w:sz="0" w:space="0" w:color="auto"/>
        <w:right w:val="none" w:sz="0" w:space="0" w:color="auto"/>
      </w:divBdr>
      <w:divsChild>
        <w:div w:id="117384556">
          <w:marLeft w:val="480"/>
          <w:marRight w:val="0"/>
          <w:marTop w:val="0"/>
          <w:marBottom w:val="0"/>
          <w:divBdr>
            <w:top w:val="none" w:sz="0" w:space="0" w:color="auto"/>
            <w:left w:val="none" w:sz="0" w:space="0" w:color="auto"/>
            <w:bottom w:val="none" w:sz="0" w:space="0" w:color="auto"/>
            <w:right w:val="none" w:sz="0" w:space="0" w:color="auto"/>
          </w:divBdr>
        </w:div>
        <w:div w:id="181743076">
          <w:marLeft w:val="480"/>
          <w:marRight w:val="0"/>
          <w:marTop w:val="0"/>
          <w:marBottom w:val="0"/>
          <w:divBdr>
            <w:top w:val="none" w:sz="0" w:space="0" w:color="auto"/>
            <w:left w:val="none" w:sz="0" w:space="0" w:color="auto"/>
            <w:bottom w:val="none" w:sz="0" w:space="0" w:color="auto"/>
            <w:right w:val="none" w:sz="0" w:space="0" w:color="auto"/>
          </w:divBdr>
        </w:div>
        <w:div w:id="198708905">
          <w:marLeft w:val="480"/>
          <w:marRight w:val="0"/>
          <w:marTop w:val="0"/>
          <w:marBottom w:val="0"/>
          <w:divBdr>
            <w:top w:val="none" w:sz="0" w:space="0" w:color="auto"/>
            <w:left w:val="none" w:sz="0" w:space="0" w:color="auto"/>
            <w:bottom w:val="none" w:sz="0" w:space="0" w:color="auto"/>
            <w:right w:val="none" w:sz="0" w:space="0" w:color="auto"/>
          </w:divBdr>
        </w:div>
        <w:div w:id="240455758">
          <w:marLeft w:val="480"/>
          <w:marRight w:val="0"/>
          <w:marTop w:val="0"/>
          <w:marBottom w:val="0"/>
          <w:divBdr>
            <w:top w:val="none" w:sz="0" w:space="0" w:color="auto"/>
            <w:left w:val="none" w:sz="0" w:space="0" w:color="auto"/>
            <w:bottom w:val="none" w:sz="0" w:space="0" w:color="auto"/>
            <w:right w:val="none" w:sz="0" w:space="0" w:color="auto"/>
          </w:divBdr>
        </w:div>
        <w:div w:id="241918820">
          <w:marLeft w:val="480"/>
          <w:marRight w:val="0"/>
          <w:marTop w:val="0"/>
          <w:marBottom w:val="0"/>
          <w:divBdr>
            <w:top w:val="none" w:sz="0" w:space="0" w:color="auto"/>
            <w:left w:val="none" w:sz="0" w:space="0" w:color="auto"/>
            <w:bottom w:val="none" w:sz="0" w:space="0" w:color="auto"/>
            <w:right w:val="none" w:sz="0" w:space="0" w:color="auto"/>
          </w:divBdr>
        </w:div>
        <w:div w:id="333383133">
          <w:marLeft w:val="480"/>
          <w:marRight w:val="0"/>
          <w:marTop w:val="0"/>
          <w:marBottom w:val="0"/>
          <w:divBdr>
            <w:top w:val="none" w:sz="0" w:space="0" w:color="auto"/>
            <w:left w:val="none" w:sz="0" w:space="0" w:color="auto"/>
            <w:bottom w:val="none" w:sz="0" w:space="0" w:color="auto"/>
            <w:right w:val="none" w:sz="0" w:space="0" w:color="auto"/>
          </w:divBdr>
        </w:div>
        <w:div w:id="353965459">
          <w:marLeft w:val="480"/>
          <w:marRight w:val="0"/>
          <w:marTop w:val="0"/>
          <w:marBottom w:val="0"/>
          <w:divBdr>
            <w:top w:val="none" w:sz="0" w:space="0" w:color="auto"/>
            <w:left w:val="none" w:sz="0" w:space="0" w:color="auto"/>
            <w:bottom w:val="none" w:sz="0" w:space="0" w:color="auto"/>
            <w:right w:val="none" w:sz="0" w:space="0" w:color="auto"/>
          </w:divBdr>
        </w:div>
        <w:div w:id="368725123">
          <w:marLeft w:val="480"/>
          <w:marRight w:val="0"/>
          <w:marTop w:val="0"/>
          <w:marBottom w:val="0"/>
          <w:divBdr>
            <w:top w:val="none" w:sz="0" w:space="0" w:color="auto"/>
            <w:left w:val="none" w:sz="0" w:space="0" w:color="auto"/>
            <w:bottom w:val="none" w:sz="0" w:space="0" w:color="auto"/>
            <w:right w:val="none" w:sz="0" w:space="0" w:color="auto"/>
          </w:divBdr>
        </w:div>
        <w:div w:id="508519087">
          <w:marLeft w:val="480"/>
          <w:marRight w:val="0"/>
          <w:marTop w:val="0"/>
          <w:marBottom w:val="0"/>
          <w:divBdr>
            <w:top w:val="none" w:sz="0" w:space="0" w:color="auto"/>
            <w:left w:val="none" w:sz="0" w:space="0" w:color="auto"/>
            <w:bottom w:val="none" w:sz="0" w:space="0" w:color="auto"/>
            <w:right w:val="none" w:sz="0" w:space="0" w:color="auto"/>
          </w:divBdr>
        </w:div>
        <w:div w:id="516431063">
          <w:marLeft w:val="480"/>
          <w:marRight w:val="0"/>
          <w:marTop w:val="0"/>
          <w:marBottom w:val="0"/>
          <w:divBdr>
            <w:top w:val="none" w:sz="0" w:space="0" w:color="auto"/>
            <w:left w:val="none" w:sz="0" w:space="0" w:color="auto"/>
            <w:bottom w:val="none" w:sz="0" w:space="0" w:color="auto"/>
            <w:right w:val="none" w:sz="0" w:space="0" w:color="auto"/>
          </w:divBdr>
        </w:div>
        <w:div w:id="544562784">
          <w:marLeft w:val="480"/>
          <w:marRight w:val="0"/>
          <w:marTop w:val="0"/>
          <w:marBottom w:val="0"/>
          <w:divBdr>
            <w:top w:val="none" w:sz="0" w:space="0" w:color="auto"/>
            <w:left w:val="none" w:sz="0" w:space="0" w:color="auto"/>
            <w:bottom w:val="none" w:sz="0" w:space="0" w:color="auto"/>
            <w:right w:val="none" w:sz="0" w:space="0" w:color="auto"/>
          </w:divBdr>
        </w:div>
        <w:div w:id="600534417">
          <w:marLeft w:val="480"/>
          <w:marRight w:val="0"/>
          <w:marTop w:val="0"/>
          <w:marBottom w:val="0"/>
          <w:divBdr>
            <w:top w:val="none" w:sz="0" w:space="0" w:color="auto"/>
            <w:left w:val="none" w:sz="0" w:space="0" w:color="auto"/>
            <w:bottom w:val="none" w:sz="0" w:space="0" w:color="auto"/>
            <w:right w:val="none" w:sz="0" w:space="0" w:color="auto"/>
          </w:divBdr>
        </w:div>
        <w:div w:id="625618785">
          <w:marLeft w:val="480"/>
          <w:marRight w:val="0"/>
          <w:marTop w:val="0"/>
          <w:marBottom w:val="0"/>
          <w:divBdr>
            <w:top w:val="none" w:sz="0" w:space="0" w:color="auto"/>
            <w:left w:val="none" w:sz="0" w:space="0" w:color="auto"/>
            <w:bottom w:val="none" w:sz="0" w:space="0" w:color="auto"/>
            <w:right w:val="none" w:sz="0" w:space="0" w:color="auto"/>
          </w:divBdr>
        </w:div>
        <w:div w:id="651522016">
          <w:marLeft w:val="480"/>
          <w:marRight w:val="0"/>
          <w:marTop w:val="0"/>
          <w:marBottom w:val="0"/>
          <w:divBdr>
            <w:top w:val="none" w:sz="0" w:space="0" w:color="auto"/>
            <w:left w:val="none" w:sz="0" w:space="0" w:color="auto"/>
            <w:bottom w:val="none" w:sz="0" w:space="0" w:color="auto"/>
            <w:right w:val="none" w:sz="0" w:space="0" w:color="auto"/>
          </w:divBdr>
        </w:div>
        <w:div w:id="708990288">
          <w:marLeft w:val="480"/>
          <w:marRight w:val="0"/>
          <w:marTop w:val="0"/>
          <w:marBottom w:val="0"/>
          <w:divBdr>
            <w:top w:val="none" w:sz="0" w:space="0" w:color="auto"/>
            <w:left w:val="none" w:sz="0" w:space="0" w:color="auto"/>
            <w:bottom w:val="none" w:sz="0" w:space="0" w:color="auto"/>
            <w:right w:val="none" w:sz="0" w:space="0" w:color="auto"/>
          </w:divBdr>
        </w:div>
        <w:div w:id="786045505">
          <w:marLeft w:val="480"/>
          <w:marRight w:val="0"/>
          <w:marTop w:val="0"/>
          <w:marBottom w:val="0"/>
          <w:divBdr>
            <w:top w:val="none" w:sz="0" w:space="0" w:color="auto"/>
            <w:left w:val="none" w:sz="0" w:space="0" w:color="auto"/>
            <w:bottom w:val="none" w:sz="0" w:space="0" w:color="auto"/>
            <w:right w:val="none" w:sz="0" w:space="0" w:color="auto"/>
          </w:divBdr>
        </w:div>
        <w:div w:id="923149332">
          <w:marLeft w:val="480"/>
          <w:marRight w:val="0"/>
          <w:marTop w:val="0"/>
          <w:marBottom w:val="0"/>
          <w:divBdr>
            <w:top w:val="none" w:sz="0" w:space="0" w:color="auto"/>
            <w:left w:val="none" w:sz="0" w:space="0" w:color="auto"/>
            <w:bottom w:val="none" w:sz="0" w:space="0" w:color="auto"/>
            <w:right w:val="none" w:sz="0" w:space="0" w:color="auto"/>
          </w:divBdr>
        </w:div>
        <w:div w:id="985741920">
          <w:marLeft w:val="480"/>
          <w:marRight w:val="0"/>
          <w:marTop w:val="0"/>
          <w:marBottom w:val="0"/>
          <w:divBdr>
            <w:top w:val="none" w:sz="0" w:space="0" w:color="auto"/>
            <w:left w:val="none" w:sz="0" w:space="0" w:color="auto"/>
            <w:bottom w:val="none" w:sz="0" w:space="0" w:color="auto"/>
            <w:right w:val="none" w:sz="0" w:space="0" w:color="auto"/>
          </w:divBdr>
        </w:div>
        <w:div w:id="1009871414">
          <w:marLeft w:val="480"/>
          <w:marRight w:val="0"/>
          <w:marTop w:val="0"/>
          <w:marBottom w:val="0"/>
          <w:divBdr>
            <w:top w:val="none" w:sz="0" w:space="0" w:color="auto"/>
            <w:left w:val="none" w:sz="0" w:space="0" w:color="auto"/>
            <w:bottom w:val="none" w:sz="0" w:space="0" w:color="auto"/>
            <w:right w:val="none" w:sz="0" w:space="0" w:color="auto"/>
          </w:divBdr>
        </w:div>
        <w:div w:id="1148978006">
          <w:marLeft w:val="480"/>
          <w:marRight w:val="0"/>
          <w:marTop w:val="0"/>
          <w:marBottom w:val="0"/>
          <w:divBdr>
            <w:top w:val="none" w:sz="0" w:space="0" w:color="auto"/>
            <w:left w:val="none" w:sz="0" w:space="0" w:color="auto"/>
            <w:bottom w:val="none" w:sz="0" w:space="0" w:color="auto"/>
            <w:right w:val="none" w:sz="0" w:space="0" w:color="auto"/>
          </w:divBdr>
        </w:div>
        <w:div w:id="1156337717">
          <w:marLeft w:val="480"/>
          <w:marRight w:val="0"/>
          <w:marTop w:val="0"/>
          <w:marBottom w:val="0"/>
          <w:divBdr>
            <w:top w:val="none" w:sz="0" w:space="0" w:color="auto"/>
            <w:left w:val="none" w:sz="0" w:space="0" w:color="auto"/>
            <w:bottom w:val="none" w:sz="0" w:space="0" w:color="auto"/>
            <w:right w:val="none" w:sz="0" w:space="0" w:color="auto"/>
          </w:divBdr>
        </w:div>
        <w:div w:id="1164397356">
          <w:marLeft w:val="480"/>
          <w:marRight w:val="0"/>
          <w:marTop w:val="0"/>
          <w:marBottom w:val="0"/>
          <w:divBdr>
            <w:top w:val="none" w:sz="0" w:space="0" w:color="auto"/>
            <w:left w:val="none" w:sz="0" w:space="0" w:color="auto"/>
            <w:bottom w:val="none" w:sz="0" w:space="0" w:color="auto"/>
            <w:right w:val="none" w:sz="0" w:space="0" w:color="auto"/>
          </w:divBdr>
        </w:div>
        <w:div w:id="1254242528">
          <w:marLeft w:val="480"/>
          <w:marRight w:val="0"/>
          <w:marTop w:val="0"/>
          <w:marBottom w:val="0"/>
          <w:divBdr>
            <w:top w:val="none" w:sz="0" w:space="0" w:color="auto"/>
            <w:left w:val="none" w:sz="0" w:space="0" w:color="auto"/>
            <w:bottom w:val="none" w:sz="0" w:space="0" w:color="auto"/>
            <w:right w:val="none" w:sz="0" w:space="0" w:color="auto"/>
          </w:divBdr>
        </w:div>
        <w:div w:id="1272125387">
          <w:marLeft w:val="480"/>
          <w:marRight w:val="0"/>
          <w:marTop w:val="0"/>
          <w:marBottom w:val="0"/>
          <w:divBdr>
            <w:top w:val="none" w:sz="0" w:space="0" w:color="auto"/>
            <w:left w:val="none" w:sz="0" w:space="0" w:color="auto"/>
            <w:bottom w:val="none" w:sz="0" w:space="0" w:color="auto"/>
            <w:right w:val="none" w:sz="0" w:space="0" w:color="auto"/>
          </w:divBdr>
        </w:div>
        <w:div w:id="1331329135">
          <w:marLeft w:val="480"/>
          <w:marRight w:val="0"/>
          <w:marTop w:val="0"/>
          <w:marBottom w:val="0"/>
          <w:divBdr>
            <w:top w:val="none" w:sz="0" w:space="0" w:color="auto"/>
            <w:left w:val="none" w:sz="0" w:space="0" w:color="auto"/>
            <w:bottom w:val="none" w:sz="0" w:space="0" w:color="auto"/>
            <w:right w:val="none" w:sz="0" w:space="0" w:color="auto"/>
          </w:divBdr>
        </w:div>
        <w:div w:id="1348287399">
          <w:marLeft w:val="480"/>
          <w:marRight w:val="0"/>
          <w:marTop w:val="0"/>
          <w:marBottom w:val="0"/>
          <w:divBdr>
            <w:top w:val="none" w:sz="0" w:space="0" w:color="auto"/>
            <w:left w:val="none" w:sz="0" w:space="0" w:color="auto"/>
            <w:bottom w:val="none" w:sz="0" w:space="0" w:color="auto"/>
            <w:right w:val="none" w:sz="0" w:space="0" w:color="auto"/>
          </w:divBdr>
        </w:div>
        <w:div w:id="1386174203">
          <w:marLeft w:val="480"/>
          <w:marRight w:val="0"/>
          <w:marTop w:val="0"/>
          <w:marBottom w:val="0"/>
          <w:divBdr>
            <w:top w:val="none" w:sz="0" w:space="0" w:color="auto"/>
            <w:left w:val="none" w:sz="0" w:space="0" w:color="auto"/>
            <w:bottom w:val="none" w:sz="0" w:space="0" w:color="auto"/>
            <w:right w:val="none" w:sz="0" w:space="0" w:color="auto"/>
          </w:divBdr>
        </w:div>
        <w:div w:id="1433354167">
          <w:marLeft w:val="480"/>
          <w:marRight w:val="0"/>
          <w:marTop w:val="0"/>
          <w:marBottom w:val="0"/>
          <w:divBdr>
            <w:top w:val="none" w:sz="0" w:space="0" w:color="auto"/>
            <w:left w:val="none" w:sz="0" w:space="0" w:color="auto"/>
            <w:bottom w:val="none" w:sz="0" w:space="0" w:color="auto"/>
            <w:right w:val="none" w:sz="0" w:space="0" w:color="auto"/>
          </w:divBdr>
        </w:div>
        <w:div w:id="1479493650">
          <w:marLeft w:val="480"/>
          <w:marRight w:val="0"/>
          <w:marTop w:val="0"/>
          <w:marBottom w:val="0"/>
          <w:divBdr>
            <w:top w:val="none" w:sz="0" w:space="0" w:color="auto"/>
            <w:left w:val="none" w:sz="0" w:space="0" w:color="auto"/>
            <w:bottom w:val="none" w:sz="0" w:space="0" w:color="auto"/>
            <w:right w:val="none" w:sz="0" w:space="0" w:color="auto"/>
          </w:divBdr>
        </w:div>
        <w:div w:id="1593855260">
          <w:marLeft w:val="480"/>
          <w:marRight w:val="0"/>
          <w:marTop w:val="0"/>
          <w:marBottom w:val="0"/>
          <w:divBdr>
            <w:top w:val="none" w:sz="0" w:space="0" w:color="auto"/>
            <w:left w:val="none" w:sz="0" w:space="0" w:color="auto"/>
            <w:bottom w:val="none" w:sz="0" w:space="0" w:color="auto"/>
            <w:right w:val="none" w:sz="0" w:space="0" w:color="auto"/>
          </w:divBdr>
        </w:div>
        <w:div w:id="1671443050">
          <w:marLeft w:val="480"/>
          <w:marRight w:val="0"/>
          <w:marTop w:val="0"/>
          <w:marBottom w:val="0"/>
          <w:divBdr>
            <w:top w:val="none" w:sz="0" w:space="0" w:color="auto"/>
            <w:left w:val="none" w:sz="0" w:space="0" w:color="auto"/>
            <w:bottom w:val="none" w:sz="0" w:space="0" w:color="auto"/>
            <w:right w:val="none" w:sz="0" w:space="0" w:color="auto"/>
          </w:divBdr>
        </w:div>
        <w:div w:id="1724407801">
          <w:marLeft w:val="480"/>
          <w:marRight w:val="0"/>
          <w:marTop w:val="0"/>
          <w:marBottom w:val="0"/>
          <w:divBdr>
            <w:top w:val="none" w:sz="0" w:space="0" w:color="auto"/>
            <w:left w:val="none" w:sz="0" w:space="0" w:color="auto"/>
            <w:bottom w:val="none" w:sz="0" w:space="0" w:color="auto"/>
            <w:right w:val="none" w:sz="0" w:space="0" w:color="auto"/>
          </w:divBdr>
        </w:div>
        <w:div w:id="1842235461">
          <w:marLeft w:val="480"/>
          <w:marRight w:val="0"/>
          <w:marTop w:val="0"/>
          <w:marBottom w:val="0"/>
          <w:divBdr>
            <w:top w:val="none" w:sz="0" w:space="0" w:color="auto"/>
            <w:left w:val="none" w:sz="0" w:space="0" w:color="auto"/>
            <w:bottom w:val="none" w:sz="0" w:space="0" w:color="auto"/>
            <w:right w:val="none" w:sz="0" w:space="0" w:color="auto"/>
          </w:divBdr>
        </w:div>
        <w:div w:id="1959527040">
          <w:marLeft w:val="480"/>
          <w:marRight w:val="0"/>
          <w:marTop w:val="0"/>
          <w:marBottom w:val="0"/>
          <w:divBdr>
            <w:top w:val="none" w:sz="0" w:space="0" w:color="auto"/>
            <w:left w:val="none" w:sz="0" w:space="0" w:color="auto"/>
            <w:bottom w:val="none" w:sz="0" w:space="0" w:color="auto"/>
            <w:right w:val="none" w:sz="0" w:space="0" w:color="auto"/>
          </w:divBdr>
        </w:div>
        <w:div w:id="2067870653">
          <w:marLeft w:val="480"/>
          <w:marRight w:val="0"/>
          <w:marTop w:val="0"/>
          <w:marBottom w:val="0"/>
          <w:divBdr>
            <w:top w:val="none" w:sz="0" w:space="0" w:color="auto"/>
            <w:left w:val="none" w:sz="0" w:space="0" w:color="auto"/>
            <w:bottom w:val="none" w:sz="0" w:space="0" w:color="auto"/>
            <w:right w:val="none" w:sz="0" w:space="0" w:color="auto"/>
          </w:divBdr>
        </w:div>
      </w:divsChild>
    </w:div>
    <w:div w:id="1079131978">
      <w:bodyDiv w:val="1"/>
      <w:marLeft w:val="0"/>
      <w:marRight w:val="0"/>
      <w:marTop w:val="0"/>
      <w:marBottom w:val="0"/>
      <w:divBdr>
        <w:top w:val="none" w:sz="0" w:space="0" w:color="auto"/>
        <w:left w:val="none" w:sz="0" w:space="0" w:color="auto"/>
        <w:bottom w:val="none" w:sz="0" w:space="0" w:color="auto"/>
        <w:right w:val="none" w:sz="0" w:space="0" w:color="auto"/>
      </w:divBdr>
    </w:div>
    <w:div w:id="1085689603">
      <w:bodyDiv w:val="1"/>
      <w:marLeft w:val="0"/>
      <w:marRight w:val="0"/>
      <w:marTop w:val="0"/>
      <w:marBottom w:val="0"/>
      <w:divBdr>
        <w:top w:val="none" w:sz="0" w:space="0" w:color="auto"/>
        <w:left w:val="none" w:sz="0" w:space="0" w:color="auto"/>
        <w:bottom w:val="none" w:sz="0" w:space="0" w:color="auto"/>
        <w:right w:val="none" w:sz="0" w:space="0" w:color="auto"/>
      </w:divBdr>
    </w:div>
    <w:div w:id="1090807050">
      <w:bodyDiv w:val="1"/>
      <w:marLeft w:val="0"/>
      <w:marRight w:val="0"/>
      <w:marTop w:val="0"/>
      <w:marBottom w:val="0"/>
      <w:divBdr>
        <w:top w:val="none" w:sz="0" w:space="0" w:color="auto"/>
        <w:left w:val="none" w:sz="0" w:space="0" w:color="auto"/>
        <w:bottom w:val="none" w:sz="0" w:space="0" w:color="auto"/>
        <w:right w:val="none" w:sz="0" w:space="0" w:color="auto"/>
      </w:divBdr>
      <w:divsChild>
        <w:div w:id="28603658">
          <w:marLeft w:val="480"/>
          <w:marRight w:val="0"/>
          <w:marTop w:val="0"/>
          <w:marBottom w:val="0"/>
          <w:divBdr>
            <w:top w:val="none" w:sz="0" w:space="0" w:color="auto"/>
            <w:left w:val="none" w:sz="0" w:space="0" w:color="auto"/>
            <w:bottom w:val="none" w:sz="0" w:space="0" w:color="auto"/>
            <w:right w:val="none" w:sz="0" w:space="0" w:color="auto"/>
          </w:divBdr>
        </w:div>
        <w:div w:id="190120011">
          <w:marLeft w:val="480"/>
          <w:marRight w:val="0"/>
          <w:marTop w:val="0"/>
          <w:marBottom w:val="0"/>
          <w:divBdr>
            <w:top w:val="none" w:sz="0" w:space="0" w:color="auto"/>
            <w:left w:val="none" w:sz="0" w:space="0" w:color="auto"/>
            <w:bottom w:val="none" w:sz="0" w:space="0" w:color="auto"/>
            <w:right w:val="none" w:sz="0" w:space="0" w:color="auto"/>
          </w:divBdr>
        </w:div>
        <w:div w:id="204953711">
          <w:marLeft w:val="480"/>
          <w:marRight w:val="0"/>
          <w:marTop w:val="0"/>
          <w:marBottom w:val="0"/>
          <w:divBdr>
            <w:top w:val="none" w:sz="0" w:space="0" w:color="auto"/>
            <w:left w:val="none" w:sz="0" w:space="0" w:color="auto"/>
            <w:bottom w:val="none" w:sz="0" w:space="0" w:color="auto"/>
            <w:right w:val="none" w:sz="0" w:space="0" w:color="auto"/>
          </w:divBdr>
        </w:div>
        <w:div w:id="300157643">
          <w:marLeft w:val="480"/>
          <w:marRight w:val="0"/>
          <w:marTop w:val="0"/>
          <w:marBottom w:val="0"/>
          <w:divBdr>
            <w:top w:val="none" w:sz="0" w:space="0" w:color="auto"/>
            <w:left w:val="none" w:sz="0" w:space="0" w:color="auto"/>
            <w:bottom w:val="none" w:sz="0" w:space="0" w:color="auto"/>
            <w:right w:val="none" w:sz="0" w:space="0" w:color="auto"/>
          </w:divBdr>
        </w:div>
        <w:div w:id="506866352">
          <w:marLeft w:val="480"/>
          <w:marRight w:val="0"/>
          <w:marTop w:val="0"/>
          <w:marBottom w:val="0"/>
          <w:divBdr>
            <w:top w:val="none" w:sz="0" w:space="0" w:color="auto"/>
            <w:left w:val="none" w:sz="0" w:space="0" w:color="auto"/>
            <w:bottom w:val="none" w:sz="0" w:space="0" w:color="auto"/>
            <w:right w:val="none" w:sz="0" w:space="0" w:color="auto"/>
          </w:divBdr>
        </w:div>
        <w:div w:id="542182123">
          <w:marLeft w:val="480"/>
          <w:marRight w:val="0"/>
          <w:marTop w:val="0"/>
          <w:marBottom w:val="0"/>
          <w:divBdr>
            <w:top w:val="none" w:sz="0" w:space="0" w:color="auto"/>
            <w:left w:val="none" w:sz="0" w:space="0" w:color="auto"/>
            <w:bottom w:val="none" w:sz="0" w:space="0" w:color="auto"/>
            <w:right w:val="none" w:sz="0" w:space="0" w:color="auto"/>
          </w:divBdr>
        </w:div>
        <w:div w:id="563179634">
          <w:marLeft w:val="480"/>
          <w:marRight w:val="0"/>
          <w:marTop w:val="0"/>
          <w:marBottom w:val="0"/>
          <w:divBdr>
            <w:top w:val="none" w:sz="0" w:space="0" w:color="auto"/>
            <w:left w:val="none" w:sz="0" w:space="0" w:color="auto"/>
            <w:bottom w:val="none" w:sz="0" w:space="0" w:color="auto"/>
            <w:right w:val="none" w:sz="0" w:space="0" w:color="auto"/>
          </w:divBdr>
        </w:div>
        <w:div w:id="579215634">
          <w:marLeft w:val="480"/>
          <w:marRight w:val="0"/>
          <w:marTop w:val="0"/>
          <w:marBottom w:val="0"/>
          <w:divBdr>
            <w:top w:val="none" w:sz="0" w:space="0" w:color="auto"/>
            <w:left w:val="none" w:sz="0" w:space="0" w:color="auto"/>
            <w:bottom w:val="none" w:sz="0" w:space="0" w:color="auto"/>
            <w:right w:val="none" w:sz="0" w:space="0" w:color="auto"/>
          </w:divBdr>
        </w:div>
        <w:div w:id="583031589">
          <w:marLeft w:val="480"/>
          <w:marRight w:val="0"/>
          <w:marTop w:val="0"/>
          <w:marBottom w:val="0"/>
          <w:divBdr>
            <w:top w:val="none" w:sz="0" w:space="0" w:color="auto"/>
            <w:left w:val="none" w:sz="0" w:space="0" w:color="auto"/>
            <w:bottom w:val="none" w:sz="0" w:space="0" w:color="auto"/>
            <w:right w:val="none" w:sz="0" w:space="0" w:color="auto"/>
          </w:divBdr>
        </w:div>
        <w:div w:id="605891798">
          <w:marLeft w:val="480"/>
          <w:marRight w:val="0"/>
          <w:marTop w:val="0"/>
          <w:marBottom w:val="0"/>
          <w:divBdr>
            <w:top w:val="none" w:sz="0" w:space="0" w:color="auto"/>
            <w:left w:val="none" w:sz="0" w:space="0" w:color="auto"/>
            <w:bottom w:val="none" w:sz="0" w:space="0" w:color="auto"/>
            <w:right w:val="none" w:sz="0" w:space="0" w:color="auto"/>
          </w:divBdr>
        </w:div>
        <w:div w:id="644236889">
          <w:marLeft w:val="480"/>
          <w:marRight w:val="0"/>
          <w:marTop w:val="0"/>
          <w:marBottom w:val="0"/>
          <w:divBdr>
            <w:top w:val="none" w:sz="0" w:space="0" w:color="auto"/>
            <w:left w:val="none" w:sz="0" w:space="0" w:color="auto"/>
            <w:bottom w:val="none" w:sz="0" w:space="0" w:color="auto"/>
            <w:right w:val="none" w:sz="0" w:space="0" w:color="auto"/>
          </w:divBdr>
        </w:div>
        <w:div w:id="694769365">
          <w:marLeft w:val="480"/>
          <w:marRight w:val="0"/>
          <w:marTop w:val="0"/>
          <w:marBottom w:val="0"/>
          <w:divBdr>
            <w:top w:val="none" w:sz="0" w:space="0" w:color="auto"/>
            <w:left w:val="none" w:sz="0" w:space="0" w:color="auto"/>
            <w:bottom w:val="none" w:sz="0" w:space="0" w:color="auto"/>
            <w:right w:val="none" w:sz="0" w:space="0" w:color="auto"/>
          </w:divBdr>
        </w:div>
        <w:div w:id="750195034">
          <w:marLeft w:val="480"/>
          <w:marRight w:val="0"/>
          <w:marTop w:val="0"/>
          <w:marBottom w:val="0"/>
          <w:divBdr>
            <w:top w:val="none" w:sz="0" w:space="0" w:color="auto"/>
            <w:left w:val="none" w:sz="0" w:space="0" w:color="auto"/>
            <w:bottom w:val="none" w:sz="0" w:space="0" w:color="auto"/>
            <w:right w:val="none" w:sz="0" w:space="0" w:color="auto"/>
          </w:divBdr>
        </w:div>
        <w:div w:id="822233729">
          <w:marLeft w:val="480"/>
          <w:marRight w:val="0"/>
          <w:marTop w:val="0"/>
          <w:marBottom w:val="0"/>
          <w:divBdr>
            <w:top w:val="none" w:sz="0" w:space="0" w:color="auto"/>
            <w:left w:val="none" w:sz="0" w:space="0" w:color="auto"/>
            <w:bottom w:val="none" w:sz="0" w:space="0" w:color="auto"/>
            <w:right w:val="none" w:sz="0" w:space="0" w:color="auto"/>
          </w:divBdr>
        </w:div>
        <w:div w:id="983698397">
          <w:marLeft w:val="480"/>
          <w:marRight w:val="0"/>
          <w:marTop w:val="0"/>
          <w:marBottom w:val="0"/>
          <w:divBdr>
            <w:top w:val="none" w:sz="0" w:space="0" w:color="auto"/>
            <w:left w:val="none" w:sz="0" w:space="0" w:color="auto"/>
            <w:bottom w:val="none" w:sz="0" w:space="0" w:color="auto"/>
            <w:right w:val="none" w:sz="0" w:space="0" w:color="auto"/>
          </w:divBdr>
        </w:div>
        <w:div w:id="1090203383">
          <w:marLeft w:val="480"/>
          <w:marRight w:val="0"/>
          <w:marTop w:val="0"/>
          <w:marBottom w:val="0"/>
          <w:divBdr>
            <w:top w:val="none" w:sz="0" w:space="0" w:color="auto"/>
            <w:left w:val="none" w:sz="0" w:space="0" w:color="auto"/>
            <w:bottom w:val="none" w:sz="0" w:space="0" w:color="auto"/>
            <w:right w:val="none" w:sz="0" w:space="0" w:color="auto"/>
          </w:divBdr>
        </w:div>
        <w:div w:id="1098136835">
          <w:marLeft w:val="480"/>
          <w:marRight w:val="0"/>
          <w:marTop w:val="0"/>
          <w:marBottom w:val="0"/>
          <w:divBdr>
            <w:top w:val="none" w:sz="0" w:space="0" w:color="auto"/>
            <w:left w:val="none" w:sz="0" w:space="0" w:color="auto"/>
            <w:bottom w:val="none" w:sz="0" w:space="0" w:color="auto"/>
            <w:right w:val="none" w:sz="0" w:space="0" w:color="auto"/>
          </w:divBdr>
        </w:div>
        <w:div w:id="1359164951">
          <w:marLeft w:val="480"/>
          <w:marRight w:val="0"/>
          <w:marTop w:val="0"/>
          <w:marBottom w:val="0"/>
          <w:divBdr>
            <w:top w:val="none" w:sz="0" w:space="0" w:color="auto"/>
            <w:left w:val="none" w:sz="0" w:space="0" w:color="auto"/>
            <w:bottom w:val="none" w:sz="0" w:space="0" w:color="auto"/>
            <w:right w:val="none" w:sz="0" w:space="0" w:color="auto"/>
          </w:divBdr>
        </w:div>
        <w:div w:id="1535850760">
          <w:marLeft w:val="480"/>
          <w:marRight w:val="0"/>
          <w:marTop w:val="0"/>
          <w:marBottom w:val="0"/>
          <w:divBdr>
            <w:top w:val="none" w:sz="0" w:space="0" w:color="auto"/>
            <w:left w:val="none" w:sz="0" w:space="0" w:color="auto"/>
            <w:bottom w:val="none" w:sz="0" w:space="0" w:color="auto"/>
            <w:right w:val="none" w:sz="0" w:space="0" w:color="auto"/>
          </w:divBdr>
        </w:div>
        <w:div w:id="1620642009">
          <w:marLeft w:val="480"/>
          <w:marRight w:val="0"/>
          <w:marTop w:val="0"/>
          <w:marBottom w:val="0"/>
          <w:divBdr>
            <w:top w:val="none" w:sz="0" w:space="0" w:color="auto"/>
            <w:left w:val="none" w:sz="0" w:space="0" w:color="auto"/>
            <w:bottom w:val="none" w:sz="0" w:space="0" w:color="auto"/>
            <w:right w:val="none" w:sz="0" w:space="0" w:color="auto"/>
          </w:divBdr>
        </w:div>
        <w:div w:id="1740637951">
          <w:marLeft w:val="480"/>
          <w:marRight w:val="0"/>
          <w:marTop w:val="0"/>
          <w:marBottom w:val="0"/>
          <w:divBdr>
            <w:top w:val="none" w:sz="0" w:space="0" w:color="auto"/>
            <w:left w:val="none" w:sz="0" w:space="0" w:color="auto"/>
            <w:bottom w:val="none" w:sz="0" w:space="0" w:color="auto"/>
            <w:right w:val="none" w:sz="0" w:space="0" w:color="auto"/>
          </w:divBdr>
        </w:div>
        <w:div w:id="1799445532">
          <w:marLeft w:val="480"/>
          <w:marRight w:val="0"/>
          <w:marTop w:val="0"/>
          <w:marBottom w:val="0"/>
          <w:divBdr>
            <w:top w:val="none" w:sz="0" w:space="0" w:color="auto"/>
            <w:left w:val="none" w:sz="0" w:space="0" w:color="auto"/>
            <w:bottom w:val="none" w:sz="0" w:space="0" w:color="auto"/>
            <w:right w:val="none" w:sz="0" w:space="0" w:color="auto"/>
          </w:divBdr>
        </w:div>
        <w:div w:id="1807621630">
          <w:marLeft w:val="480"/>
          <w:marRight w:val="0"/>
          <w:marTop w:val="0"/>
          <w:marBottom w:val="0"/>
          <w:divBdr>
            <w:top w:val="none" w:sz="0" w:space="0" w:color="auto"/>
            <w:left w:val="none" w:sz="0" w:space="0" w:color="auto"/>
            <w:bottom w:val="none" w:sz="0" w:space="0" w:color="auto"/>
            <w:right w:val="none" w:sz="0" w:space="0" w:color="auto"/>
          </w:divBdr>
        </w:div>
        <w:div w:id="1910378378">
          <w:marLeft w:val="480"/>
          <w:marRight w:val="0"/>
          <w:marTop w:val="0"/>
          <w:marBottom w:val="0"/>
          <w:divBdr>
            <w:top w:val="none" w:sz="0" w:space="0" w:color="auto"/>
            <w:left w:val="none" w:sz="0" w:space="0" w:color="auto"/>
            <w:bottom w:val="none" w:sz="0" w:space="0" w:color="auto"/>
            <w:right w:val="none" w:sz="0" w:space="0" w:color="auto"/>
          </w:divBdr>
        </w:div>
        <w:div w:id="1997144918">
          <w:marLeft w:val="480"/>
          <w:marRight w:val="0"/>
          <w:marTop w:val="0"/>
          <w:marBottom w:val="0"/>
          <w:divBdr>
            <w:top w:val="none" w:sz="0" w:space="0" w:color="auto"/>
            <w:left w:val="none" w:sz="0" w:space="0" w:color="auto"/>
            <w:bottom w:val="none" w:sz="0" w:space="0" w:color="auto"/>
            <w:right w:val="none" w:sz="0" w:space="0" w:color="auto"/>
          </w:divBdr>
        </w:div>
        <w:div w:id="2041390433">
          <w:marLeft w:val="480"/>
          <w:marRight w:val="0"/>
          <w:marTop w:val="0"/>
          <w:marBottom w:val="0"/>
          <w:divBdr>
            <w:top w:val="none" w:sz="0" w:space="0" w:color="auto"/>
            <w:left w:val="none" w:sz="0" w:space="0" w:color="auto"/>
            <w:bottom w:val="none" w:sz="0" w:space="0" w:color="auto"/>
            <w:right w:val="none" w:sz="0" w:space="0" w:color="auto"/>
          </w:divBdr>
        </w:div>
        <w:div w:id="2114088952">
          <w:marLeft w:val="480"/>
          <w:marRight w:val="0"/>
          <w:marTop w:val="0"/>
          <w:marBottom w:val="0"/>
          <w:divBdr>
            <w:top w:val="none" w:sz="0" w:space="0" w:color="auto"/>
            <w:left w:val="none" w:sz="0" w:space="0" w:color="auto"/>
            <w:bottom w:val="none" w:sz="0" w:space="0" w:color="auto"/>
            <w:right w:val="none" w:sz="0" w:space="0" w:color="auto"/>
          </w:divBdr>
        </w:div>
        <w:div w:id="2143500724">
          <w:marLeft w:val="480"/>
          <w:marRight w:val="0"/>
          <w:marTop w:val="0"/>
          <w:marBottom w:val="0"/>
          <w:divBdr>
            <w:top w:val="none" w:sz="0" w:space="0" w:color="auto"/>
            <w:left w:val="none" w:sz="0" w:space="0" w:color="auto"/>
            <w:bottom w:val="none" w:sz="0" w:space="0" w:color="auto"/>
            <w:right w:val="none" w:sz="0" w:space="0" w:color="auto"/>
          </w:divBdr>
        </w:div>
      </w:divsChild>
    </w:div>
    <w:div w:id="1091319165">
      <w:bodyDiv w:val="1"/>
      <w:marLeft w:val="0"/>
      <w:marRight w:val="0"/>
      <w:marTop w:val="0"/>
      <w:marBottom w:val="0"/>
      <w:divBdr>
        <w:top w:val="none" w:sz="0" w:space="0" w:color="auto"/>
        <w:left w:val="none" w:sz="0" w:space="0" w:color="auto"/>
        <w:bottom w:val="none" w:sz="0" w:space="0" w:color="auto"/>
        <w:right w:val="none" w:sz="0" w:space="0" w:color="auto"/>
      </w:divBdr>
      <w:divsChild>
        <w:div w:id="56560569">
          <w:marLeft w:val="480"/>
          <w:marRight w:val="0"/>
          <w:marTop w:val="0"/>
          <w:marBottom w:val="0"/>
          <w:divBdr>
            <w:top w:val="none" w:sz="0" w:space="0" w:color="auto"/>
            <w:left w:val="none" w:sz="0" w:space="0" w:color="auto"/>
            <w:bottom w:val="none" w:sz="0" w:space="0" w:color="auto"/>
            <w:right w:val="none" w:sz="0" w:space="0" w:color="auto"/>
          </w:divBdr>
        </w:div>
        <w:div w:id="175734718">
          <w:marLeft w:val="480"/>
          <w:marRight w:val="0"/>
          <w:marTop w:val="0"/>
          <w:marBottom w:val="0"/>
          <w:divBdr>
            <w:top w:val="none" w:sz="0" w:space="0" w:color="auto"/>
            <w:left w:val="none" w:sz="0" w:space="0" w:color="auto"/>
            <w:bottom w:val="none" w:sz="0" w:space="0" w:color="auto"/>
            <w:right w:val="none" w:sz="0" w:space="0" w:color="auto"/>
          </w:divBdr>
        </w:div>
        <w:div w:id="262500667">
          <w:marLeft w:val="480"/>
          <w:marRight w:val="0"/>
          <w:marTop w:val="0"/>
          <w:marBottom w:val="0"/>
          <w:divBdr>
            <w:top w:val="none" w:sz="0" w:space="0" w:color="auto"/>
            <w:left w:val="none" w:sz="0" w:space="0" w:color="auto"/>
            <w:bottom w:val="none" w:sz="0" w:space="0" w:color="auto"/>
            <w:right w:val="none" w:sz="0" w:space="0" w:color="auto"/>
          </w:divBdr>
        </w:div>
        <w:div w:id="405612104">
          <w:marLeft w:val="480"/>
          <w:marRight w:val="0"/>
          <w:marTop w:val="0"/>
          <w:marBottom w:val="0"/>
          <w:divBdr>
            <w:top w:val="none" w:sz="0" w:space="0" w:color="auto"/>
            <w:left w:val="none" w:sz="0" w:space="0" w:color="auto"/>
            <w:bottom w:val="none" w:sz="0" w:space="0" w:color="auto"/>
            <w:right w:val="none" w:sz="0" w:space="0" w:color="auto"/>
          </w:divBdr>
        </w:div>
        <w:div w:id="438720940">
          <w:marLeft w:val="480"/>
          <w:marRight w:val="0"/>
          <w:marTop w:val="0"/>
          <w:marBottom w:val="0"/>
          <w:divBdr>
            <w:top w:val="none" w:sz="0" w:space="0" w:color="auto"/>
            <w:left w:val="none" w:sz="0" w:space="0" w:color="auto"/>
            <w:bottom w:val="none" w:sz="0" w:space="0" w:color="auto"/>
            <w:right w:val="none" w:sz="0" w:space="0" w:color="auto"/>
          </w:divBdr>
        </w:div>
        <w:div w:id="451439238">
          <w:marLeft w:val="480"/>
          <w:marRight w:val="0"/>
          <w:marTop w:val="0"/>
          <w:marBottom w:val="0"/>
          <w:divBdr>
            <w:top w:val="none" w:sz="0" w:space="0" w:color="auto"/>
            <w:left w:val="none" w:sz="0" w:space="0" w:color="auto"/>
            <w:bottom w:val="none" w:sz="0" w:space="0" w:color="auto"/>
            <w:right w:val="none" w:sz="0" w:space="0" w:color="auto"/>
          </w:divBdr>
        </w:div>
        <w:div w:id="566762784">
          <w:marLeft w:val="480"/>
          <w:marRight w:val="0"/>
          <w:marTop w:val="0"/>
          <w:marBottom w:val="0"/>
          <w:divBdr>
            <w:top w:val="none" w:sz="0" w:space="0" w:color="auto"/>
            <w:left w:val="none" w:sz="0" w:space="0" w:color="auto"/>
            <w:bottom w:val="none" w:sz="0" w:space="0" w:color="auto"/>
            <w:right w:val="none" w:sz="0" w:space="0" w:color="auto"/>
          </w:divBdr>
        </w:div>
        <w:div w:id="656610263">
          <w:marLeft w:val="480"/>
          <w:marRight w:val="0"/>
          <w:marTop w:val="0"/>
          <w:marBottom w:val="0"/>
          <w:divBdr>
            <w:top w:val="none" w:sz="0" w:space="0" w:color="auto"/>
            <w:left w:val="none" w:sz="0" w:space="0" w:color="auto"/>
            <w:bottom w:val="none" w:sz="0" w:space="0" w:color="auto"/>
            <w:right w:val="none" w:sz="0" w:space="0" w:color="auto"/>
          </w:divBdr>
        </w:div>
        <w:div w:id="671571659">
          <w:marLeft w:val="480"/>
          <w:marRight w:val="0"/>
          <w:marTop w:val="0"/>
          <w:marBottom w:val="0"/>
          <w:divBdr>
            <w:top w:val="none" w:sz="0" w:space="0" w:color="auto"/>
            <w:left w:val="none" w:sz="0" w:space="0" w:color="auto"/>
            <w:bottom w:val="none" w:sz="0" w:space="0" w:color="auto"/>
            <w:right w:val="none" w:sz="0" w:space="0" w:color="auto"/>
          </w:divBdr>
        </w:div>
        <w:div w:id="717241332">
          <w:marLeft w:val="480"/>
          <w:marRight w:val="0"/>
          <w:marTop w:val="0"/>
          <w:marBottom w:val="0"/>
          <w:divBdr>
            <w:top w:val="none" w:sz="0" w:space="0" w:color="auto"/>
            <w:left w:val="none" w:sz="0" w:space="0" w:color="auto"/>
            <w:bottom w:val="none" w:sz="0" w:space="0" w:color="auto"/>
            <w:right w:val="none" w:sz="0" w:space="0" w:color="auto"/>
          </w:divBdr>
        </w:div>
        <w:div w:id="726103810">
          <w:marLeft w:val="480"/>
          <w:marRight w:val="0"/>
          <w:marTop w:val="0"/>
          <w:marBottom w:val="0"/>
          <w:divBdr>
            <w:top w:val="none" w:sz="0" w:space="0" w:color="auto"/>
            <w:left w:val="none" w:sz="0" w:space="0" w:color="auto"/>
            <w:bottom w:val="none" w:sz="0" w:space="0" w:color="auto"/>
            <w:right w:val="none" w:sz="0" w:space="0" w:color="auto"/>
          </w:divBdr>
        </w:div>
        <w:div w:id="732043008">
          <w:marLeft w:val="480"/>
          <w:marRight w:val="0"/>
          <w:marTop w:val="0"/>
          <w:marBottom w:val="0"/>
          <w:divBdr>
            <w:top w:val="none" w:sz="0" w:space="0" w:color="auto"/>
            <w:left w:val="none" w:sz="0" w:space="0" w:color="auto"/>
            <w:bottom w:val="none" w:sz="0" w:space="0" w:color="auto"/>
            <w:right w:val="none" w:sz="0" w:space="0" w:color="auto"/>
          </w:divBdr>
        </w:div>
        <w:div w:id="840700476">
          <w:marLeft w:val="480"/>
          <w:marRight w:val="0"/>
          <w:marTop w:val="0"/>
          <w:marBottom w:val="0"/>
          <w:divBdr>
            <w:top w:val="none" w:sz="0" w:space="0" w:color="auto"/>
            <w:left w:val="none" w:sz="0" w:space="0" w:color="auto"/>
            <w:bottom w:val="none" w:sz="0" w:space="0" w:color="auto"/>
            <w:right w:val="none" w:sz="0" w:space="0" w:color="auto"/>
          </w:divBdr>
        </w:div>
        <w:div w:id="860892845">
          <w:marLeft w:val="480"/>
          <w:marRight w:val="0"/>
          <w:marTop w:val="0"/>
          <w:marBottom w:val="0"/>
          <w:divBdr>
            <w:top w:val="none" w:sz="0" w:space="0" w:color="auto"/>
            <w:left w:val="none" w:sz="0" w:space="0" w:color="auto"/>
            <w:bottom w:val="none" w:sz="0" w:space="0" w:color="auto"/>
            <w:right w:val="none" w:sz="0" w:space="0" w:color="auto"/>
          </w:divBdr>
        </w:div>
        <w:div w:id="935091662">
          <w:marLeft w:val="480"/>
          <w:marRight w:val="0"/>
          <w:marTop w:val="0"/>
          <w:marBottom w:val="0"/>
          <w:divBdr>
            <w:top w:val="none" w:sz="0" w:space="0" w:color="auto"/>
            <w:left w:val="none" w:sz="0" w:space="0" w:color="auto"/>
            <w:bottom w:val="none" w:sz="0" w:space="0" w:color="auto"/>
            <w:right w:val="none" w:sz="0" w:space="0" w:color="auto"/>
          </w:divBdr>
        </w:div>
        <w:div w:id="1193229036">
          <w:marLeft w:val="480"/>
          <w:marRight w:val="0"/>
          <w:marTop w:val="0"/>
          <w:marBottom w:val="0"/>
          <w:divBdr>
            <w:top w:val="none" w:sz="0" w:space="0" w:color="auto"/>
            <w:left w:val="none" w:sz="0" w:space="0" w:color="auto"/>
            <w:bottom w:val="none" w:sz="0" w:space="0" w:color="auto"/>
            <w:right w:val="none" w:sz="0" w:space="0" w:color="auto"/>
          </w:divBdr>
        </w:div>
        <w:div w:id="1231114633">
          <w:marLeft w:val="480"/>
          <w:marRight w:val="0"/>
          <w:marTop w:val="0"/>
          <w:marBottom w:val="0"/>
          <w:divBdr>
            <w:top w:val="none" w:sz="0" w:space="0" w:color="auto"/>
            <w:left w:val="none" w:sz="0" w:space="0" w:color="auto"/>
            <w:bottom w:val="none" w:sz="0" w:space="0" w:color="auto"/>
            <w:right w:val="none" w:sz="0" w:space="0" w:color="auto"/>
          </w:divBdr>
        </w:div>
        <w:div w:id="1332875339">
          <w:marLeft w:val="480"/>
          <w:marRight w:val="0"/>
          <w:marTop w:val="0"/>
          <w:marBottom w:val="0"/>
          <w:divBdr>
            <w:top w:val="none" w:sz="0" w:space="0" w:color="auto"/>
            <w:left w:val="none" w:sz="0" w:space="0" w:color="auto"/>
            <w:bottom w:val="none" w:sz="0" w:space="0" w:color="auto"/>
            <w:right w:val="none" w:sz="0" w:space="0" w:color="auto"/>
          </w:divBdr>
        </w:div>
        <w:div w:id="1411342285">
          <w:marLeft w:val="480"/>
          <w:marRight w:val="0"/>
          <w:marTop w:val="0"/>
          <w:marBottom w:val="0"/>
          <w:divBdr>
            <w:top w:val="none" w:sz="0" w:space="0" w:color="auto"/>
            <w:left w:val="none" w:sz="0" w:space="0" w:color="auto"/>
            <w:bottom w:val="none" w:sz="0" w:space="0" w:color="auto"/>
            <w:right w:val="none" w:sz="0" w:space="0" w:color="auto"/>
          </w:divBdr>
        </w:div>
        <w:div w:id="1458380009">
          <w:marLeft w:val="480"/>
          <w:marRight w:val="0"/>
          <w:marTop w:val="0"/>
          <w:marBottom w:val="0"/>
          <w:divBdr>
            <w:top w:val="none" w:sz="0" w:space="0" w:color="auto"/>
            <w:left w:val="none" w:sz="0" w:space="0" w:color="auto"/>
            <w:bottom w:val="none" w:sz="0" w:space="0" w:color="auto"/>
            <w:right w:val="none" w:sz="0" w:space="0" w:color="auto"/>
          </w:divBdr>
        </w:div>
        <w:div w:id="1534269395">
          <w:marLeft w:val="480"/>
          <w:marRight w:val="0"/>
          <w:marTop w:val="0"/>
          <w:marBottom w:val="0"/>
          <w:divBdr>
            <w:top w:val="none" w:sz="0" w:space="0" w:color="auto"/>
            <w:left w:val="none" w:sz="0" w:space="0" w:color="auto"/>
            <w:bottom w:val="none" w:sz="0" w:space="0" w:color="auto"/>
            <w:right w:val="none" w:sz="0" w:space="0" w:color="auto"/>
          </w:divBdr>
        </w:div>
        <w:div w:id="1573196191">
          <w:marLeft w:val="480"/>
          <w:marRight w:val="0"/>
          <w:marTop w:val="0"/>
          <w:marBottom w:val="0"/>
          <w:divBdr>
            <w:top w:val="none" w:sz="0" w:space="0" w:color="auto"/>
            <w:left w:val="none" w:sz="0" w:space="0" w:color="auto"/>
            <w:bottom w:val="none" w:sz="0" w:space="0" w:color="auto"/>
            <w:right w:val="none" w:sz="0" w:space="0" w:color="auto"/>
          </w:divBdr>
        </w:div>
        <w:div w:id="1664356430">
          <w:marLeft w:val="480"/>
          <w:marRight w:val="0"/>
          <w:marTop w:val="0"/>
          <w:marBottom w:val="0"/>
          <w:divBdr>
            <w:top w:val="none" w:sz="0" w:space="0" w:color="auto"/>
            <w:left w:val="none" w:sz="0" w:space="0" w:color="auto"/>
            <w:bottom w:val="none" w:sz="0" w:space="0" w:color="auto"/>
            <w:right w:val="none" w:sz="0" w:space="0" w:color="auto"/>
          </w:divBdr>
        </w:div>
        <w:div w:id="1691026735">
          <w:marLeft w:val="480"/>
          <w:marRight w:val="0"/>
          <w:marTop w:val="0"/>
          <w:marBottom w:val="0"/>
          <w:divBdr>
            <w:top w:val="none" w:sz="0" w:space="0" w:color="auto"/>
            <w:left w:val="none" w:sz="0" w:space="0" w:color="auto"/>
            <w:bottom w:val="none" w:sz="0" w:space="0" w:color="auto"/>
            <w:right w:val="none" w:sz="0" w:space="0" w:color="auto"/>
          </w:divBdr>
        </w:div>
        <w:div w:id="1754546834">
          <w:marLeft w:val="480"/>
          <w:marRight w:val="0"/>
          <w:marTop w:val="0"/>
          <w:marBottom w:val="0"/>
          <w:divBdr>
            <w:top w:val="none" w:sz="0" w:space="0" w:color="auto"/>
            <w:left w:val="none" w:sz="0" w:space="0" w:color="auto"/>
            <w:bottom w:val="none" w:sz="0" w:space="0" w:color="auto"/>
            <w:right w:val="none" w:sz="0" w:space="0" w:color="auto"/>
          </w:divBdr>
        </w:div>
        <w:div w:id="1786193778">
          <w:marLeft w:val="480"/>
          <w:marRight w:val="0"/>
          <w:marTop w:val="0"/>
          <w:marBottom w:val="0"/>
          <w:divBdr>
            <w:top w:val="none" w:sz="0" w:space="0" w:color="auto"/>
            <w:left w:val="none" w:sz="0" w:space="0" w:color="auto"/>
            <w:bottom w:val="none" w:sz="0" w:space="0" w:color="auto"/>
            <w:right w:val="none" w:sz="0" w:space="0" w:color="auto"/>
          </w:divBdr>
        </w:div>
        <w:div w:id="1799910903">
          <w:marLeft w:val="480"/>
          <w:marRight w:val="0"/>
          <w:marTop w:val="0"/>
          <w:marBottom w:val="0"/>
          <w:divBdr>
            <w:top w:val="none" w:sz="0" w:space="0" w:color="auto"/>
            <w:left w:val="none" w:sz="0" w:space="0" w:color="auto"/>
            <w:bottom w:val="none" w:sz="0" w:space="0" w:color="auto"/>
            <w:right w:val="none" w:sz="0" w:space="0" w:color="auto"/>
          </w:divBdr>
        </w:div>
        <w:div w:id="1804688262">
          <w:marLeft w:val="480"/>
          <w:marRight w:val="0"/>
          <w:marTop w:val="0"/>
          <w:marBottom w:val="0"/>
          <w:divBdr>
            <w:top w:val="none" w:sz="0" w:space="0" w:color="auto"/>
            <w:left w:val="none" w:sz="0" w:space="0" w:color="auto"/>
            <w:bottom w:val="none" w:sz="0" w:space="0" w:color="auto"/>
            <w:right w:val="none" w:sz="0" w:space="0" w:color="auto"/>
          </w:divBdr>
        </w:div>
        <w:div w:id="1842037825">
          <w:marLeft w:val="480"/>
          <w:marRight w:val="0"/>
          <w:marTop w:val="0"/>
          <w:marBottom w:val="0"/>
          <w:divBdr>
            <w:top w:val="none" w:sz="0" w:space="0" w:color="auto"/>
            <w:left w:val="none" w:sz="0" w:space="0" w:color="auto"/>
            <w:bottom w:val="none" w:sz="0" w:space="0" w:color="auto"/>
            <w:right w:val="none" w:sz="0" w:space="0" w:color="auto"/>
          </w:divBdr>
        </w:div>
        <w:div w:id="1958221805">
          <w:marLeft w:val="480"/>
          <w:marRight w:val="0"/>
          <w:marTop w:val="0"/>
          <w:marBottom w:val="0"/>
          <w:divBdr>
            <w:top w:val="none" w:sz="0" w:space="0" w:color="auto"/>
            <w:left w:val="none" w:sz="0" w:space="0" w:color="auto"/>
            <w:bottom w:val="none" w:sz="0" w:space="0" w:color="auto"/>
            <w:right w:val="none" w:sz="0" w:space="0" w:color="auto"/>
          </w:divBdr>
        </w:div>
        <w:div w:id="2023118764">
          <w:marLeft w:val="480"/>
          <w:marRight w:val="0"/>
          <w:marTop w:val="0"/>
          <w:marBottom w:val="0"/>
          <w:divBdr>
            <w:top w:val="none" w:sz="0" w:space="0" w:color="auto"/>
            <w:left w:val="none" w:sz="0" w:space="0" w:color="auto"/>
            <w:bottom w:val="none" w:sz="0" w:space="0" w:color="auto"/>
            <w:right w:val="none" w:sz="0" w:space="0" w:color="auto"/>
          </w:divBdr>
        </w:div>
      </w:divsChild>
    </w:div>
    <w:div w:id="1095830158">
      <w:bodyDiv w:val="1"/>
      <w:marLeft w:val="0"/>
      <w:marRight w:val="0"/>
      <w:marTop w:val="0"/>
      <w:marBottom w:val="0"/>
      <w:divBdr>
        <w:top w:val="none" w:sz="0" w:space="0" w:color="auto"/>
        <w:left w:val="none" w:sz="0" w:space="0" w:color="auto"/>
        <w:bottom w:val="none" w:sz="0" w:space="0" w:color="auto"/>
        <w:right w:val="none" w:sz="0" w:space="0" w:color="auto"/>
      </w:divBdr>
    </w:div>
    <w:div w:id="1096514739">
      <w:bodyDiv w:val="1"/>
      <w:marLeft w:val="0"/>
      <w:marRight w:val="0"/>
      <w:marTop w:val="0"/>
      <w:marBottom w:val="0"/>
      <w:divBdr>
        <w:top w:val="none" w:sz="0" w:space="0" w:color="auto"/>
        <w:left w:val="none" w:sz="0" w:space="0" w:color="auto"/>
        <w:bottom w:val="none" w:sz="0" w:space="0" w:color="auto"/>
        <w:right w:val="none" w:sz="0" w:space="0" w:color="auto"/>
      </w:divBdr>
    </w:div>
    <w:div w:id="1105999304">
      <w:bodyDiv w:val="1"/>
      <w:marLeft w:val="0"/>
      <w:marRight w:val="0"/>
      <w:marTop w:val="0"/>
      <w:marBottom w:val="0"/>
      <w:divBdr>
        <w:top w:val="none" w:sz="0" w:space="0" w:color="auto"/>
        <w:left w:val="none" w:sz="0" w:space="0" w:color="auto"/>
        <w:bottom w:val="none" w:sz="0" w:space="0" w:color="auto"/>
        <w:right w:val="none" w:sz="0" w:space="0" w:color="auto"/>
      </w:divBdr>
    </w:div>
    <w:div w:id="1109198877">
      <w:bodyDiv w:val="1"/>
      <w:marLeft w:val="0"/>
      <w:marRight w:val="0"/>
      <w:marTop w:val="0"/>
      <w:marBottom w:val="0"/>
      <w:divBdr>
        <w:top w:val="none" w:sz="0" w:space="0" w:color="auto"/>
        <w:left w:val="none" w:sz="0" w:space="0" w:color="auto"/>
        <w:bottom w:val="none" w:sz="0" w:space="0" w:color="auto"/>
        <w:right w:val="none" w:sz="0" w:space="0" w:color="auto"/>
      </w:divBdr>
    </w:div>
    <w:div w:id="1127432508">
      <w:bodyDiv w:val="1"/>
      <w:marLeft w:val="0"/>
      <w:marRight w:val="0"/>
      <w:marTop w:val="0"/>
      <w:marBottom w:val="0"/>
      <w:divBdr>
        <w:top w:val="none" w:sz="0" w:space="0" w:color="auto"/>
        <w:left w:val="none" w:sz="0" w:space="0" w:color="auto"/>
        <w:bottom w:val="none" w:sz="0" w:space="0" w:color="auto"/>
        <w:right w:val="none" w:sz="0" w:space="0" w:color="auto"/>
      </w:divBdr>
    </w:div>
    <w:div w:id="1135831506">
      <w:bodyDiv w:val="1"/>
      <w:marLeft w:val="0"/>
      <w:marRight w:val="0"/>
      <w:marTop w:val="0"/>
      <w:marBottom w:val="0"/>
      <w:divBdr>
        <w:top w:val="none" w:sz="0" w:space="0" w:color="auto"/>
        <w:left w:val="none" w:sz="0" w:space="0" w:color="auto"/>
        <w:bottom w:val="none" w:sz="0" w:space="0" w:color="auto"/>
        <w:right w:val="none" w:sz="0" w:space="0" w:color="auto"/>
      </w:divBdr>
    </w:div>
    <w:div w:id="1136333698">
      <w:bodyDiv w:val="1"/>
      <w:marLeft w:val="0"/>
      <w:marRight w:val="0"/>
      <w:marTop w:val="0"/>
      <w:marBottom w:val="0"/>
      <w:divBdr>
        <w:top w:val="none" w:sz="0" w:space="0" w:color="auto"/>
        <w:left w:val="none" w:sz="0" w:space="0" w:color="auto"/>
        <w:bottom w:val="none" w:sz="0" w:space="0" w:color="auto"/>
        <w:right w:val="none" w:sz="0" w:space="0" w:color="auto"/>
      </w:divBdr>
    </w:div>
    <w:div w:id="1145582153">
      <w:bodyDiv w:val="1"/>
      <w:marLeft w:val="0"/>
      <w:marRight w:val="0"/>
      <w:marTop w:val="0"/>
      <w:marBottom w:val="0"/>
      <w:divBdr>
        <w:top w:val="none" w:sz="0" w:space="0" w:color="auto"/>
        <w:left w:val="none" w:sz="0" w:space="0" w:color="auto"/>
        <w:bottom w:val="none" w:sz="0" w:space="0" w:color="auto"/>
        <w:right w:val="none" w:sz="0" w:space="0" w:color="auto"/>
      </w:divBdr>
      <w:divsChild>
        <w:div w:id="47345436">
          <w:marLeft w:val="480"/>
          <w:marRight w:val="0"/>
          <w:marTop w:val="0"/>
          <w:marBottom w:val="0"/>
          <w:divBdr>
            <w:top w:val="none" w:sz="0" w:space="0" w:color="auto"/>
            <w:left w:val="none" w:sz="0" w:space="0" w:color="auto"/>
            <w:bottom w:val="none" w:sz="0" w:space="0" w:color="auto"/>
            <w:right w:val="none" w:sz="0" w:space="0" w:color="auto"/>
          </w:divBdr>
        </w:div>
        <w:div w:id="126975976">
          <w:marLeft w:val="480"/>
          <w:marRight w:val="0"/>
          <w:marTop w:val="0"/>
          <w:marBottom w:val="0"/>
          <w:divBdr>
            <w:top w:val="none" w:sz="0" w:space="0" w:color="auto"/>
            <w:left w:val="none" w:sz="0" w:space="0" w:color="auto"/>
            <w:bottom w:val="none" w:sz="0" w:space="0" w:color="auto"/>
            <w:right w:val="none" w:sz="0" w:space="0" w:color="auto"/>
          </w:divBdr>
        </w:div>
        <w:div w:id="127478609">
          <w:marLeft w:val="480"/>
          <w:marRight w:val="0"/>
          <w:marTop w:val="0"/>
          <w:marBottom w:val="0"/>
          <w:divBdr>
            <w:top w:val="none" w:sz="0" w:space="0" w:color="auto"/>
            <w:left w:val="none" w:sz="0" w:space="0" w:color="auto"/>
            <w:bottom w:val="none" w:sz="0" w:space="0" w:color="auto"/>
            <w:right w:val="none" w:sz="0" w:space="0" w:color="auto"/>
          </w:divBdr>
        </w:div>
        <w:div w:id="259459569">
          <w:marLeft w:val="480"/>
          <w:marRight w:val="0"/>
          <w:marTop w:val="0"/>
          <w:marBottom w:val="0"/>
          <w:divBdr>
            <w:top w:val="none" w:sz="0" w:space="0" w:color="auto"/>
            <w:left w:val="none" w:sz="0" w:space="0" w:color="auto"/>
            <w:bottom w:val="none" w:sz="0" w:space="0" w:color="auto"/>
            <w:right w:val="none" w:sz="0" w:space="0" w:color="auto"/>
          </w:divBdr>
        </w:div>
        <w:div w:id="299238770">
          <w:marLeft w:val="480"/>
          <w:marRight w:val="0"/>
          <w:marTop w:val="0"/>
          <w:marBottom w:val="0"/>
          <w:divBdr>
            <w:top w:val="none" w:sz="0" w:space="0" w:color="auto"/>
            <w:left w:val="none" w:sz="0" w:space="0" w:color="auto"/>
            <w:bottom w:val="none" w:sz="0" w:space="0" w:color="auto"/>
            <w:right w:val="none" w:sz="0" w:space="0" w:color="auto"/>
          </w:divBdr>
        </w:div>
        <w:div w:id="337853366">
          <w:marLeft w:val="480"/>
          <w:marRight w:val="0"/>
          <w:marTop w:val="0"/>
          <w:marBottom w:val="0"/>
          <w:divBdr>
            <w:top w:val="none" w:sz="0" w:space="0" w:color="auto"/>
            <w:left w:val="none" w:sz="0" w:space="0" w:color="auto"/>
            <w:bottom w:val="none" w:sz="0" w:space="0" w:color="auto"/>
            <w:right w:val="none" w:sz="0" w:space="0" w:color="auto"/>
          </w:divBdr>
        </w:div>
        <w:div w:id="343829396">
          <w:marLeft w:val="480"/>
          <w:marRight w:val="0"/>
          <w:marTop w:val="0"/>
          <w:marBottom w:val="0"/>
          <w:divBdr>
            <w:top w:val="none" w:sz="0" w:space="0" w:color="auto"/>
            <w:left w:val="none" w:sz="0" w:space="0" w:color="auto"/>
            <w:bottom w:val="none" w:sz="0" w:space="0" w:color="auto"/>
            <w:right w:val="none" w:sz="0" w:space="0" w:color="auto"/>
          </w:divBdr>
        </w:div>
        <w:div w:id="353774926">
          <w:marLeft w:val="480"/>
          <w:marRight w:val="0"/>
          <w:marTop w:val="0"/>
          <w:marBottom w:val="0"/>
          <w:divBdr>
            <w:top w:val="none" w:sz="0" w:space="0" w:color="auto"/>
            <w:left w:val="none" w:sz="0" w:space="0" w:color="auto"/>
            <w:bottom w:val="none" w:sz="0" w:space="0" w:color="auto"/>
            <w:right w:val="none" w:sz="0" w:space="0" w:color="auto"/>
          </w:divBdr>
        </w:div>
        <w:div w:id="368409728">
          <w:marLeft w:val="480"/>
          <w:marRight w:val="0"/>
          <w:marTop w:val="0"/>
          <w:marBottom w:val="0"/>
          <w:divBdr>
            <w:top w:val="none" w:sz="0" w:space="0" w:color="auto"/>
            <w:left w:val="none" w:sz="0" w:space="0" w:color="auto"/>
            <w:bottom w:val="none" w:sz="0" w:space="0" w:color="auto"/>
            <w:right w:val="none" w:sz="0" w:space="0" w:color="auto"/>
          </w:divBdr>
        </w:div>
        <w:div w:id="396054685">
          <w:marLeft w:val="480"/>
          <w:marRight w:val="0"/>
          <w:marTop w:val="0"/>
          <w:marBottom w:val="0"/>
          <w:divBdr>
            <w:top w:val="none" w:sz="0" w:space="0" w:color="auto"/>
            <w:left w:val="none" w:sz="0" w:space="0" w:color="auto"/>
            <w:bottom w:val="none" w:sz="0" w:space="0" w:color="auto"/>
            <w:right w:val="none" w:sz="0" w:space="0" w:color="auto"/>
          </w:divBdr>
        </w:div>
        <w:div w:id="606887897">
          <w:marLeft w:val="480"/>
          <w:marRight w:val="0"/>
          <w:marTop w:val="0"/>
          <w:marBottom w:val="0"/>
          <w:divBdr>
            <w:top w:val="none" w:sz="0" w:space="0" w:color="auto"/>
            <w:left w:val="none" w:sz="0" w:space="0" w:color="auto"/>
            <w:bottom w:val="none" w:sz="0" w:space="0" w:color="auto"/>
            <w:right w:val="none" w:sz="0" w:space="0" w:color="auto"/>
          </w:divBdr>
        </w:div>
        <w:div w:id="607616226">
          <w:marLeft w:val="480"/>
          <w:marRight w:val="0"/>
          <w:marTop w:val="0"/>
          <w:marBottom w:val="0"/>
          <w:divBdr>
            <w:top w:val="none" w:sz="0" w:space="0" w:color="auto"/>
            <w:left w:val="none" w:sz="0" w:space="0" w:color="auto"/>
            <w:bottom w:val="none" w:sz="0" w:space="0" w:color="auto"/>
            <w:right w:val="none" w:sz="0" w:space="0" w:color="auto"/>
          </w:divBdr>
        </w:div>
        <w:div w:id="632710249">
          <w:marLeft w:val="480"/>
          <w:marRight w:val="0"/>
          <w:marTop w:val="0"/>
          <w:marBottom w:val="0"/>
          <w:divBdr>
            <w:top w:val="none" w:sz="0" w:space="0" w:color="auto"/>
            <w:left w:val="none" w:sz="0" w:space="0" w:color="auto"/>
            <w:bottom w:val="none" w:sz="0" w:space="0" w:color="auto"/>
            <w:right w:val="none" w:sz="0" w:space="0" w:color="auto"/>
          </w:divBdr>
        </w:div>
        <w:div w:id="638341339">
          <w:marLeft w:val="480"/>
          <w:marRight w:val="0"/>
          <w:marTop w:val="0"/>
          <w:marBottom w:val="0"/>
          <w:divBdr>
            <w:top w:val="none" w:sz="0" w:space="0" w:color="auto"/>
            <w:left w:val="none" w:sz="0" w:space="0" w:color="auto"/>
            <w:bottom w:val="none" w:sz="0" w:space="0" w:color="auto"/>
            <w:right w:val="none" w:sz="0" w:space="0" w:color="auto"/>
          </w:divBdr>
        </w:div>
        <w:div w:id="649750194">
          <w:marLeft w:val="480"/>
          <w:marRight w:val="0"/>
          <w:marTop w:val="0"/>
          <w:marBottom w:val="0"/>
          <w:divBdr>
            <w:top w:val="none" w:sz="0" w:space="0" w:color="auto"/>
            <w:left w:val="none" w:sz="0" w:space="0" w:color="auto"/>
            <w:bottom w:val="none" w:sz="0" w:space="0" w:color="auto"/>
            <w:right w:val="none" w:sz="0" w:space="0" w:color="auto"/>
          </w:divBdr>
        </w:div>
        <w:div w:id="725101432">
          <w:marLeft w:val="480"/>
          <w:marRight w:val="0"/>
          <w:marTop w:val="0"/>
          <w:marBottom w:val="0"/>
          <w:divBdr>
            <w:top w:val="none" w:sz="0" w:space="0" w:color="auto"/>
            <w:left w:val="none" w:sz="0" w:space="0" w:color="auto"/>
            <w:bottom w:val="none" w:sz="0" w:space="0" w:color="auto"/>
            <w:right w:val="none" w:sz="0" w:space="0" w:color="auto"/>
          </w:divBdr>
        </w:div>
        <w:div w:id="843514780">
          <w:marLeft w:val="480"/>
          <w:marRight w:val="0"/>
          <w:marTop w:val="0"/>
          <w:marBottom w:val="0"/>
          <w:divBdr>
            <w:top w:val="none" w:sz="0" w:space="0" w:color="auto"/>
            <w:left w:val="none" w:sz="0" w:space="0" w:color="auto"/>
            <w:bottom w:val="none" w:sz="0" w:space="0" w:color="auto"/>
            <w:right w:val="none" w:sz="0" w:space="0" w:color="auto"/>
          </w:divBdr>
        </w:div>
        <w:div w:id="858202117">
          <w:marLeft w:val="480"/>
          <w:marRight w:val="0"/>
          <w:marTop w:val="0"/>
          <w:marBottom w:val="0"/>
          <w:divBdr>
            <w:top w:val="none" w:sz="0" w:space="0" w:color="auto"/>
            <w:left w:val="none" w:sz="0" w:space="0" w:color="auto"/>
            <w:bottom w:val="none" w:sz="0" w:space="0" w:color="auto"/>
            <w:right w:val="none" w:sz="0" w:space="0" w:color="auto"/>
          </w:divBdr>
        </w:div>
        <w:div w:id="975912365">
          <w:marLeft w:val="480"/>
          <w:marRight w:val="0"/>
          <w:marTop w:val="0"/>
          <w:marBottom w:val="0"/>
          <w:divBdr>
            <w:top w:val="none" w:sz="0" w:space="0" w:color="auto"/>
            <w:left w:val="none" w:sz="0" w:space="0" w:color="auto"/>
            <w:bottom w:val="none" w:sz="0" w:space="0" w:color="auto"/>
            <w:right w:val="none" w:sz="0" w:space="0" w:color="auto"/>
          </w:divBdr>
        </w:div>
        <w:div w:id="977879636">
          <w:marLeft w:val="480"/>
          <w:marRight w:val="0"/>
          <w:marTop w:val="0"/>
          <w:marBottom w:val="0"/>
          <w:divBdr>
            <w:top w:val="none" w:sz="0" w:space="0" w:color="auto"/>
            <w:left w:val="none" w:sz="0" w:space="0" w:color="auto"/>
            <w:bottom w:val="none" w:sz="0" w:space="0" w:color="auto"/>
            <w:right w:val="none" w:sz="0" w:space="0" w:color="auto"/>
          </w:divBdr>
        </w:div>
        <w:div w:id="1109396965">
          <w:marLeft w:val="480"/>
          <w:marRight w:val="0"/>
          <w:marTop w:val="0"/>
          <w:marBottom w:val="0"/>
          <w:divBdr>
            <w:top w:val="none" w:sz="0" w:space="0" w:color="auto"/>
            <w:left w:val="none" w:sz="0" w:space="0" w:color="auto"/>
            <w:bottom w:val="none" w:sz="0" w:space="0" w:color="auto"/>
            <w:right w:val="none" w:sz="0" w:space="0" w:color="auto"/>
          </w:divBdr>
        </w:div>
        <w:div w:id="1147164224">
          <w:marLeft w:val="480"/>
          <w:marRight w:val="0"/>
          <w:marTop w:val="0"/>
          <w:marBottom w:val="0"/>
          <w:divBdr>
            <w:top w:val="none" w:sz="0" w:space="0" w:color="auto"/>
            <w:left w:val="none" w:sz="0" w:space="0" w:color="auto"/>
            <w:bottom w:val="none" w:sz="0" w:space="0" w:color="auto"/>
            <w:right w:val="none" w:sz="0" w:space="0" w:color="auto"/>
          </w:divBdr>
        </w:div>
        <w:div w:id="1163854202">
          <w:marLeft w:val="480"/>
          <w:marRight w:val="0"/>
          <w:marTop w:val="0"/>
          <w:marBottom w:val="0"/>
          <w:divBdr>
            <w:top w:val="none" w:sz="0" w:space="0" w:color="auto"/>
            <w:left w:val="none" w:sz="0" w:space="0" w:color="auto"/>
            <w:bottom w:val="none" w:sz="0" w:space="0" w:color="auto"/>
            <w:right w:val="none" w:sz="0" w:space="0" w:color="auto"/>
          </w:divBdr>
        </w:div>
        <w:div w:id="1236932702">
          <w:marLeft w:val="480"/>
          <w:marRight w:val="0"/>
          <w:marTop w:val="0"/>
          <w:marBottom w:val="0"/>
          <w:divBdr>
            <w:top w:val="none" w:sz="0" w:space="0" w:color="auto"/>
            <w:left w:val="none" w:sz="0" w:space="0" w:color="auto"/>
            <w:bottom w:val="none" w:sz="0" w:space="0" w:color="auto"/>
            <w:right w:val="none" w:sz="0" w:space="0" w:color="auto"/>
          </w:divBdr>
        </w:div>
        <w:div w:id="1343119623">
          <w:marLeft w:val="480"/>
          <w:marRight w:val="0"/>
          <w:marTop w:val="0"/>
          <w:marBottom w:val="0"/>
          <w:divBdr>
            <w:top w:val="none" w:sz="0" w:space="0" w:color="auto"/>
            <w:left w:val="none" w:sz="0" w:space="0" w:color="auto"/>
            <w:bottom w:val="none" w:sz="0" w:space="0" w:color="auto"/>
            <w:right w:val="none" w:sz="0" w:space="0" w:color="auto"/>
          </w:divBdr>
        </w:div>
        <w:div w:id="1366521563">
          <w:marLeft w:val="480"/>
          <w:marRight w:val="0"/>
          <w:marTop w:val="0"/>
          <w:marBottom w:val="0"/>
          <w:divBdr>
            <w:top w:val="none" w:sz="0" w:space="0" w:color="auto"/>
            <w:left w:val="none" w:sz="0" w:space="0" w:color="auto"/>
            <w:bottom w:val="none" w:sz="0" w:space="0" w:color="auto"/>
            <w:right w:val="none" w:sz="0" w:space="0" w:color="auto"/>
          </w:divBdr>
        </w:div>
        <w:div w:id="1538658576">
          <w:marLeft w:val="480"/>
          <w:marRight w:val="0"/>
          <w:marTop w:val="0"/>
          <w:marBottom w:val="0"/>
          <w:divBdr>
            <w:top w:val="none" w:sz="0" w:space="0" w:color="auto"/>
            <w:left w:val="none" w:sz="0" w:space="0" w:color="auto"/>
            <w:bottom w:val="none" w:sz="0" w:space="0" w:color="auto"/>
            <w:right w:val="none" w:sz="0" w:space="0" w:color="auto"/>
          </w:divBdr>
        </w:div>
        <w:div w:id="1555265714">
          <w:marLeft w:val="480"/>
          <w:marRight w:val="0"/>
          <w:marTop w:val="0"/>
          <w:marBottom w:val="0"/>
          <w:divBdr>
            <w:top w:val="none" w:sz="0" w:space="0" w:color="auto"/>
            <w:left w:val="none" w:sz="0" w:space="0" w:color="auto"/>
            <w:bottom w:val="none" w:sz="0" w:space="0" w:color="auto"/>
            <w:right w:val="none" w:sz="0" w:space="0" w:color="auto"/>
          </w:divBdr>
        </w:div>
        <w:div w:id="1684819870">
          <w:marLeft w:val="480"/>
          <w:marRight w:val="0"/>
          <w:marTop w:val="0"/>
          <w:marBottom w:val="0"/>
          <w:divBdr>
            <w:top w:val="none" w:sz="0" w:space="0" w:color="auto"/>
            <w:left w:val="none" w:sz="0" w:space="0" w:color="auto"/>
            <w:bottom w:val="none" w:sz="0" w:space="0" w:color="auto"/>
            <w:right w:val="none" w:sz="0" w:space="0" w:color="auto"/>
          </w:divBdr>
        </w:div>
        <w:div w:id="1779761776">
          <w:marLeft w:val="480"/>
          <w:marRight w:val="0"/>
          <w:marTop w:val="0"/>
          <w:marBottom w:val="0"/>
          <w:divBdr>
            <w:top w:val="none" w:sz="0" w:space="0" w:color="auto"/>
            <w:left w:val="none" w:sz="0" w:space="0" w:color="auto"/>
            <w:bottom w:val="none" w:sz="0" w:space="0" w:color="auto"/>
            <w:right w:val="none" w:sz="0" w:space="0" w:color="auto"/>
          </w:divBdr>
        </w:div>
        <w:div w:id="1833446381">
          <w:marLeft w:val="480"/>
          <w:marRight w:val="0"/>
          <w:marTop w:val="0"/>
          <w:marBottom w:val="0"/>
          <w:divBdr>
            <w:top w:val="none" w:sz="0" w:space="0" w:color="auto"/>
            <w:left w:val="none" w:sz="0" w:space="0" w:color="auto"/>
            <w:bottom w:val="none" w:sz="0" w:space="0" w:color="auto"/>
            <w:right w:val="none" w:sz="0" w:space="0" w:color="auto"/>
          </w:divBdr>
        </w:div>
        <w:div w:id="1891457309">
          <w:marLeft w:val="480"/>
          <w:marRight w:val="0"/>
          <w:marTop w:val="0"/>
          <w:marBottom w:val="0"/>
          <w:divBdr>
            <w:top w:val="none" w:sz="0" w:space="0" w:color="auto"/>
            <w:left w:val="none" w:sz="0" w:space="0" w:color="auto"/>
            <w:bottom w:val="none" w:sz="0" w:space="0" w:color="auto"/>
            <w:right w:val="none" w:sz="0" w:space="0" w:color="auto"/>
          </w:divBdr>
        </w:div>
        <w:div w:id="1925649177">
          <w:marLeft w:val="480"/>
          <w:marRight w:val="0"/>
          <w:marTop w:val="0"/>
          <w:marBottom w:val="0"/>
          <w:divBdr>
            <w:top w:val="none" w:sz="0" w:space="0" w:color="auto"/>
            <w:left w:val="none" w:sz="0" w:space="0" w:color="auto"/>
            <w:bottom w:val="none" w:sz="0" w:space="0" w:color="auto"/>
            <w:right w:val="none" w:sz="0" w:space="0" w:color="auto"/>
          </w:divBdr>
        </w:div>
        <w:div w:id="1988850464">
          <w:marLeft w:val="480"/>
          <w:marRight w:val="0"/>
          <w:marTop w:val="0"/>
          <w:marBottom w:val="0"/>
          <w:divBdr>
            <w:top w:val="none" w:sz="0" w:space="0" w:color="auto"/>
            <w:left w:val="none" w:sz="0" w:space="0" w:color="auto"/>
            <w:bottom w:val="none" w:sz="0" w:space="0" w:color="auto"/>
            <w:right w:val="none" w:sz="0" w:space="0" w:color="auto"/>
          </w:divBdr>
        </w:div>
        <w:div w:id="2018993064">
          <w:marLeft w:val="480"/>
          <w:marRight w:val="0"/>
          <w:marTop w:val="0"/>
          <w:marBottom w:val="0"/>
          <w:divBdr>
            <w:top w:val="none" w:sz="0" w:space="0" w:color="auto"/>
            <w:left w:val="none" w:sz="0" w:space="0" w:color="auto"/>
            <w:bottom w:val="none" w:sz="0" w:space="0" w:color="auto"/>
            <w:right w:val="none" w:sz="0" w:space="0" w:color="auto"/>
          </w:divBdr>
        </w:div>
        <w:div w:id="2123263832">
          <w:marLeft w:val="480"/>
          <w:marRight w:val="0"/>
          <w:marTop w:val="0"/>
          <w:marBottom w:val="0"/>
          <w:divBdr>
            <w:top w:val="none" w:sz="0" w:space="0" w:color="auto"/>
            <w:left w:val="none" w:sz="0" w:space="0" w:color="auto"/>
            <w:bottom w:val="none" w:sz="0" w:space="0" w:color="auto"/>
            <w:right w:val="none" w:sz="0" w:space="0" w:color="auto"/>
          </w:divBdr>
        </w:div>
      </w:divsChild>
    </w:div>
    <w:div w:id="1148747522">
      <w:bodyDiv w:val="1"/>
      <w:marLeft w:val="0"/>
      <w:marRight w:val="0"/>
      <w:marTop w:val="0"/>
      <w:marBottom w:val="0"/>
      <w:divBdr>
        <w:top w:val="none" w:sz="0" w:space="0" w:color="auto"/>
        <w:left w:val="none" w:sz="0" w:space="0" w:color="auto"/>
        <w:bottom w:val="none" w:sz="0" w:space="0" w:color="auto"/>
        <w:right w:val="none" w:sz="0" w:space="0" w:color="auto"/>
      </w:divBdr>
    </w:div>
    <w:div w:id="1158962913">
      <w:bodyDiv w:val="1"/>
      <w:marLeft w:val="0"/>
      <w:marRight w:val="0"/>
      <w:marTop w:val="0"/>
      <w:marBottom w:val="0"/>
      <w:divBdr>
        <w:top w:val="none" w:sz="0" w:space="0" w:color="auto"/>
        <w:left w:val="none" w:sz="0" w:space="0" w:color="auto"/>
        <w:bottom w:val="none" w:sz="0" w:space="0" w:color="auto"/>
        <w:right w:val="none" w:sz="0" w:space="0" w:color="auto"/>
      </w:divBdr>
    </w:div>
    <w:div w:id="1160583644">
      <w:bodyDiv w:val="1"/>
      <w:marLeft w:val="0"/>
      <w:marRight w:val="0"/>
      <w:marTop w:val="0"/>
      <w:marBottom w:val="0"/>
      <w:divBdr>
        <w:top w:val="none" w:sz="0" w:space="0" w:color="auto"/>
        <w:left w:val="none" w:sz="0" w:space="0" w:color="auto"/>
        <w:bottom w:val="none" w:sz="0" w:space="0" w:color="auto"/>
        <w:right w:val="none" w:sz="0" w:space="0" w:color="auto"/>
      </w:divBdr>
    </w:div>
    <w:div w:id="1160779245">
      <w:bodyDiv w:val="1"/>
      <w:marLeft w:val="0"/>
      <w:marRight w:val="0"/>
      <w:marTop w:val="0"/>
      <w:marBottom w:val="0"/>
      <w:divBdr>
        <w:top w:val="none" w:sz="0" w:space="0" w:color="auto"/>
        <w:left w:val="none" w:sz="0" w:space="0" w:color="auto"/>
        <w:bottom w:val="none" w:sz="0" w:space="0" w:color="auto"/>
        <w:right w:val="none" w:sz="0" w:space="0" w:color="auto"/>
      </w:divBdr>
      <w:divsChild>
        <w:div w:id="8606350">
          <w:marLeft w:val="480"/>
          <w:marRight w:val="0"/>
          <w:marTop w:val="0"/>
          <w:marBottom w:val="0"/>
          <w:divBdr>
            <w:top w:val="none" w:sz="0" w:space="0" w:color="auto"/>
            <w:left w:val="none" w:sz="0" w:space="0" w:color="auto"/>
            <w:bottom w:val="none" w:sz="0" w:space="0" w:color="auto"/>
            <w:right w:val="none" w:sz="0" w:space="0" w:color="auto"/>
          </w:divBdr>
        </w:div>
        <w:div w:id="296882963">
          <w:marLeft w:val="480"/>
          <w:marRight w:val="0"/>
          <w:marTop w:val="0"/>
          <w:marBottom w:val="0"/>
          <w:divBdr>
            <w:top w:val="none" w:sz="0" w:space="0" w:color="auto"/>
            <w:left w:val="none" w:sz="0" w:space="0" w:color="auto"/>
            <w:bottom w:val="none" w:sz="0" w:space="0" w:color="auto"/>
            <w:right w:val="none" w:sz="0" w:space="0" w:color="auto"/>
          </w:divBdr>
        </w:div>
        <w:div w:id="417411986">
          <w:marLeft w:val="480"/>
          <w:marRight w:val="0"/>
          <w:marTop w:val="0"/>
          <w:marBottom w:val="0"/>
          <w:divBdr>
            <w:top w:val="none" w:sz="0" w:space="0" w:color="auto"/>
            <w:left w:val="none" w:sz="0" w:space="0" w:color="auto"/>
            <w:bottom w:val="none" w:sz="0" w:space="0" w:color="auto"/>
            <w:right w:val="none" w:sz="0" w:space="0" w:color="auto"/>
          </w:divBdr>
        </w:div>
        <w:div w:id="461316044">
          <w:marLeft w:val="480"/>
          <w:marRight w:val="0"/>
          <w:marTop w:val="0"/>
          <w:marBottom w:val="0"/>
          <w:divBdr>
            <w:top w:val="none" w:sz="0" w:space="0" w:color="auto"/>
            <w:left w:val="none" w:sz="0" w:space="0" w:color="auto"/>
            <w:bottom w:val="none" w:sz="0" w:space="0" w:color="auto"/>
            <w:right w:val="none" w:sz="0" w:space="0" w:color="auto"/>
          </w:divBdr>
        </w:div>
        <w:div w:id="496384790">
          <w:marLeft w:val="480"/>
          <w:marRight w:val="0"/>
          <w:marTop w:val="0"/>
          <w:marBottom w:val="0"/>
          <w:divBdr>
            <w:top w:val="none" w:sz="0" w:space="0" w:color="auto"/>
            <w:left w:val="none" w:sz="0" w:space="0" w:color="auto"/>
            <w:bottom w:val="none" w:sz="0" w:space="0" w:color="auto"/>
            <w:right w:val="none" w:sz="0" w:space="0" w:color="auto"/>
          </w:divBdr>
        </w:div>
        <w:div w:id="519244900">
          <w:marLeft w:val="480"/>
          <w:marRight w:val="0"/>
          <w:marTop w:val="0"/>
          <w:marBottom w:val="0"/>
          <w:divBdr>
            <w:top w:val="none" w:sz="0" w:space="0" w:color="auto"/>
            <w:left w:val="none" w:sz="0" w:space="0" w:color="auto"/>
            <w:bottom w:val="none" w:sz="0" w:space="0" w:color="auto"/>
            <w:right w:val="none" w:sz="0" w:space="0" w:color="auto"/>
          </w:divBdr>
        </w:div>
        <w:div w:id="581186293">
          <w:marLeft w:val="480"/>
          <w:marRight w:val="0"/>
          <w:marTop w:val="0"/>
          <w:marBottom w:val="0"/>
          <w:divBdr>
            <w:top w:val="none" w:sz="0" w:space="0" w:color="auto"/>
            <w:left w:val="none" w:sz="0" w:space="0" w:color="auto"/>
            <w:bottom w:val="none" w:sz="0" w:space="0" w:color="auto"/>
            <w:right w:val="none" w:sz="0" w:space="0" w:color="auto"/>
          </w:divBdr>
        </w:div>
        <w:div w:id="596016694">
          <w:marLeft w:val="480"/>
          <w:marRight w:val="0"/>
          <w:marTop w:val="0"/>
          <w:marBottom w:val="0"/>
          <w:divBdr>
            <w:top w:val="none" w:sz="0" w:space="0" w:color="auto"/>
            <w:left w:val="none" w:sz="0" w:space="0" w:color="auto"/>
            <w:bottom w:val="none" w:sz="0" w:space="0" w:color="auto"/>
            <w:right w:val="none" w:sz="0" w:space="0" w:color="auto"/>
          </w:divBdr>
        </w:div>
        <w:div w:id="612245688">
          <w:marLeft w:val="480"/>
          <w:marRight w:val="0"/>
          <w:marTop w:val="0"/>
          <w:marBottom w:val="0"/>
          <w:divBdr>
            <w:top w:val="none" w:sz="0" w:space="0" w:color="auto"/>
            <w:left w:val="none" w:sz="0" w:space="0" w:color="auto"/>
            <w:bottom w:val="none" w:sz="0" w:space="0" w:color="auto"/>
            <w:right w:val="none" w:sz="0" w:space="0" w:color="auto"/>
          </w:divBdr>
        </w:div>
        <w:div w:id="668827042">
          <w:marLeft w:val="480"/>
          <w:marRight w:val="0"/>
          <w:marTop w:val="0"/>
          <w:marBottom w:val="0"/>
          <w:divBdr>
            <w:top w:val="none" w:sz="0" w:space="0" w:color="auto"/>
            <w:left w:val="none" w:sz="0" w:space="0" w:color="auto"/>
            <w:bottom w:val="none" w:sz="0" w:space="0" w:color="auto"/>
            <w:right w:val="none" w:sz="0" w:space="0" w:color="auto"/>
          </w:divBdr>
        </w:div>
        <w:div w:id="741217853">
          <w:marLeft w:val="480"/>
          <w:marRight w:val="0"/>
          <w:marTop w:val="0"/>
          <w:marBottom w:val="0"/>
          <w:divBdr>
            <w:top w:val="none" w:sz="0" w:space="0" w:color="auto"/>
            <w:left w:val="none" w:sz="0" w:space="0" w:color="auto"/>
            <w:bottom w:val="none" w:sz="0" w:space="0" w:color="auto"/>
            <w:right w:val="none" w:sz="0" w:space="0" w:color="auto"/>
          </w:divBdr>
        </w:div>
        <w:div w:id="887381061">
          <w:marLeft w:val="480"/>
          <w:marRight w:val="0"/>
          <w:marTop w:val="0"/>
          <w:marBottom w:val="0"/>
          <w:divBdr>
            <w:top w:val="none" w:sz="0" w:space="0" w:color="auto"/>
            <w:left w:val="none" w:sz="0" w:space="0" w:color="auto"/>
            <w:bottom w:val="none" w:sz="0" w:space="0" w:color="auto"/>
            <w:right w:val="none" w:sz="0" w:space="0" w:color="auto"/>
          </w:divBdr>
        </w:div>
        <w:div w:id="1027292264">
          <w:marLeft w:val="480"/>
          <w:marRight w:val="0"/>
          <w:marTop w:val="0"/>
          <w:marBottom w:val="0"/>
          <w:divBdr>
            <w:top w:val="none" w:sz="0" w:space="0" w:color="auto"/>
            <w:left w:val="none" w:sz="0" w:space="0" w:color="auto"/>
            <w:bottom w:val="none" w:sz="0" w:space="0" w:color="auto"/>
            <w:right w:val="none" w:sz="0" w:space="0" w:color="auto"/>
          </w:divBdr>
        </w:div>
        <w:div w:id="1051733484">
          <w:marLeft w:val="480"/>
          <w:marRight w:val="0"/>
          <w:marTop w:val="0"/>
          <w:marBottom w:val="0"/>
          <w:divBdr>
            <w:top w:val="none" w:sz="0" w:space="0" w:color="auto"/>
            <w:left w:val="none" w:sz="0" w:space="0" w:color="auto"/>
            <w:bottom w:val="none" w:sz="0" w:space="0" w:color="auto"/>
            <w:right w:val="none" w:sz="0" w:space="0" w:color="auto"/>
          </w:divBdr>
        </w:div>
        <w:div w:id="1068457555">
          <w:marLeft w:val="480"/>
          <w:marRight w:val="0"/>
          <w:marTop w:val="0"/>
          <w:marBottom w:val="0"/>
          <w:divBdr>
            <w:top w:val="none" w:sz="0" w:space="0" w:color="auto"/>
            <w:left w:val="none" w:sz="0" w:space="0" w:color="auto"/>
            <w:bottom w:val="none" w:sz="0" w:space="0" w:color="auto"/>
            <w:right w:val="none" w:sz="0" w:space="0" w:color="auto"/>
          </w:divBdr>
        </w:div>
        <w:div w:id="1169831268">
          <w:marLeft w:val="480"/>
          <w:marRight w:val="0"/>
          <w:marTop w:val="0"/>
          <w:marBottom w:val="0"/>
          <w:divBdr>
            <w:top w:val="none" w:sz="0" w:space="0" w:color="auto"/>
            <w:left w:val="none" w:sz="0" w:space="0" w:color="auto"/>
            <w:bottom w:val="none" w:sz="0" w:space="0" w:color="auto"/>
            <w:right w:val="none" w:sz="0" w:space="0" w:color="auto"/>
          </w:divBdr>
        </w:div>
        <w:div w:id="1207059024">
          <w:marLeft w:val="480"/>
          <w:marRight w:val="0"/>
          <w:marTop w:val="0"/>
          <w:marBottom w:val="0"/>
          <w:divBdr>
            <w:top w:val="none" w:sz="0" w:space="0" w:color="auto"/>
            <w:left w:val="none" w:sz="0" w:space="0" w:color="auto"/>
            <w:bottom w:val="none" w:sz="0" w:space="0" w:color="auto"/>
            <w:right w:val="none" w:sz="0" w:space="0" w:color="auto"/>
          </w:divBdr>
        </w:div>
        <w:div w:id="1219979964">
          <w:marLeft w:val="480"/>
          <w:marRight w:val="0"/>
          <w:marTop w:val="0"/>
          <w:marBottom w:val="0"/>
          <w:divBdr>
            <w:top w:val="none" w:sz="0" w:space="0" w:color="auto"/>
            <w:left w:val="none" w:sz="0" w:space="0" w:color="auto"/>
            <w:bottom w:val="none" w:sz="0" w:space="0" w:color="auto"/>
            <w:right w:val="none" w:sz="0" w:space="0" w:color="auto"/>
          </w:divBdr>
        </w:div>
        <w:div w:id="1355498286">
          <w:marLeft w:val="480"/>
          <w:marRight w:val="0"/>
          <w:marTop w:val="0"/>
          <w:marBottom w:val="0"/>
          <w:divBdr>
            <w:top w:val="none" w:sz="0" w:space="0" w:color="auto"/>
            <w:left w:val="none" w:sz="0" w:space="0" w:color="auto"/>
            <w:bottom w:val="none" w:sz="0" w:space="0" w:color="auto"/>
            <w:right w:val="none" w:sz="0" w:space="0" w:color="auto"/>
          </w:divBdr>
        </w:div>
        <w:div w:id="1399136922">
          <w:marLeft w:val="480"/>
          <w:marRight w:val="0"/>
          <w:marTop w:val="0"/>
          <w:marBottom w:val="0"/>
          <w:divBdr>
            <w:top w:val="none" w:sz="0" w:space="0" w:color="auto"/>
            <w:left w:val="none" w:sz="0" w:space="0" w:color="auto"/>
            <w:bottom w:val="none" w:sz="0" w:space="0" w:color="auto"/>
            <w:right w:val="none" w:sz="0" w:space="0" w:color="auto"/>
          </w:divBdr>
        </w:div>
        <w:div w:id="1617247617">
          <w:marLeft w:val="480"/>
          <w:marRight w:val="0"/>
          <w:marTop w:val="0"/>
          <w:marBottom w:val="0"/>
          <w:divBdr>
            <w:top w:val="none" w:sz="0" w:space="0" w:color="auto"/>
            <w:left w:val="none" w:sz="0" w:space="0" w:color="auto"/>
            <w:bottom w:val="none" w:sz="0" w:space="0" w:color="auto"/>
            <w:right w:val="none" w:sz="0" w:space="0" w:color="auto"/>
          </w:divBdr>
        </w:div>
        <w:div w:id="1642997642">
          <w:marLeft w:val="480"/>
          <w:marRight w:val="0"/>
          <w:marTop w:val="0"/>
          <w:marBottom w:val="0"/>
          <w:divBdr>
            <w:top w:val="none" w:sz="0" w:space="0" w:color="auto"/>
            <w:left w:val="none" w:sz="0" w:space="0" w:color="auto"/>
            <w:bottom w:val="none" w:sz="0" w:space="0" w:color="auto"/>
            <w:right w:val="none" w:sz="0" w:space="0" w:color="auto"/>
          </w:divBdr>
        </w:div>
        <w:div w:id="1753892285">
          <w:marLeft w:val="480"/>
          <w:marRight w:val="0"/>
          <w:marTop w:val="0"/>
          <w:marBottom w:val="0"/>
          <w:divBdr>
            <w:top w:val="none" w:sz="0" w:space="0" w:color="auto"/>
            <w:left w:val="none" w:sz="0" w:space="0" w:color="auto"/>
            <w:bottom w:val="none" w:sz="0" w:space="0" w:color="auto"/>
            <w:right w:val="none" w:sz="0" w:space="0" w:color="auto"/>
          </w:divBdr>
        </w:div>
        <w:div w:id="1835339971">
          <w:marLeft w:val="480"/>
          <w:marRight w:val="0"/>
          <w:marTop w:val="0"/>
          <w:marBottom w:val="0"/>
          <w:divBdr>
            <w:top w:val="none" w:sz="0" w:space="0" w:color="auto"/>
            <w:left w:val="none" w:sz="0" w:space="0" w:color="auto"/>
            <w:bottom w:val="none" w:sz="0" w:space="0" w:color="auto"/>
            <w:right w:val="none" w:sz="0" w:space="0" w:color="auto"/>
          </w:divBdr>
        </w:div>
        <w:div w:id="1864706547">
          <w:marLeft w:val="480"/>
          <w:marRight w:val="0"/>
          <w:marTop w:val="0"/>
          <w:marBottom w:val="0"/>
          <w:divBdr>
            <w:top w:val="none" w:sz="0" w:space="0" w:color="auto"/>
            <w:left w:val="none" w:sz="0" w:space="0" w:color="auto"/>
            <w:bottom w:val="none" w:sz="0" w:space="0" w:color="auto"/>
            <w:right w:val="none" w:sz="0" w:space="0" w:color="auto"/>
          </w:divBdr>
        </w:div>
        <w:div w:id="1885823267">
          <w:marLeft w:val="480"/>
          <w:marRight w:val="0"/>
          <w:marTop w:val="0"/>
          <w:marBottom w:val="0"/>
          <w:divBdr>
            <w:top w:val="none" w:sz="0" w:space="0" w:color="auto"/>
            <w:left w:val="none" w:sz="0" w:space="0" w:color="auto"/>
            <w:bottom w:val="none" w:sz="0" w:space="0" w:color="auto"/>
            <w:right w:val="none" w:sz="0" w:space="0" w:color="auto"/>
          </w:divBdr>
        </w:div>
        <w:div w:id="2004888581">
          <w:marLeft w:val="480"/>
          <w:marRight w:val="0"/>
          <w:marTop w:val="0"/>
          <w:marBottom w:val="0"/>
          <w:divBdr>
            <w:top w:val="none" w:sz="0" w:space="0" w:color="auto"/>
            <w:left w:val="none" w:sz="0" w:space="0" w:color="auto"/>
            <w:bottom w:val="none" w:sz="0" w:space="0" w:color="auto"/>
            <w:right w:val="none" w:sz="0" w:space="0" w:color="auto"/>
          </w:divBdr>
        </w:div>
        <w:div w:id="2063365102">
          <w:marLeft w:val="480"/>
          <w:marRight w:val="0"/>
          <w:marTop w:val="0"/>
          <w:marBottom w:val="0"/>
          <w:divBdr>
            <w:top w:val="none" w:sz="0" w:space="0" w:color="auto"/>
            <w:left w:val="none" w:sz="0" w:space="0" w:color="auto"/>
            <w:bottom w:val="none" w:sz="0" w:space="0" w:color="auto"/>
            <w:right w:val="none" w:sz="0" w:space="0" w:color="auto"/>
          </w:divBdr>
        </w:div>
        <w:div w:id="2107341082">
          <w:marLeft w:val="480"/>
          <w:marRight w:val="0"/>
          <w:marTop w:val="0"/>
          <w:marBottom w:val="0"/>
          <w:divBdr>
            <w:top w:val="none" w:sz="0" w:space="0" w:color="auto"/>
            <w:left w:val="none" w:sz="0" w:space="0" w:color="auto"/>
            <w:bottom w:val="none" w:sz="0" w:space="0" w:color="auto"/>
            <w:right w:val="none" w:sz="0" w:space="0" w:color="auto"/>
          </w:divBdr>
        </w:div>
        <w:div w:id="2110343659">
          <w:marLeft w:val="480"/>
          <w:marRight w:val="0"/>
          <w:marTop w:val="0"/>
          <w:marBottom w:val="0"/>
          <w:divBdr>
            <w:top w:val="none" w:sz="0" w:space="0" w:color="auto"/>
            <w:left w:val="none" w:sz="0" w:space="0" w:color="auto"/>
            <w:bottom w:val="none" w:sz="0" w:space="0" w:color="auto"/>
            <w:right w:val="none" w:sz="0" w:space="0" w:color="auto"/>
          </w:divBdr>
        </w:div>
        <w:div w:id="2133591252">
          <w:marLeft w:val="480"/>
          <w:marRight w:val="0"/>
          <w:marTop w:val="0"/>
          <w:marBottom w:val="0"/>
          <w:divBdr>
            <w:top w:val="none" w:sz="0" w:space="0" w:color="auto"/>
            <w:left w:val="none" w:sz="0" w:space="0" w:color="auto"/>
            <w:bottom w:val="none" w:sz="0" w:space="0" w:color="auto"/>
            <w:right w:val="none" w:sz="0" w:space="0" w:color="auto"/>
          </w:divBdr>
        </w:div>
      </w:divsChild>
    </w:div>
    <w:div w:id="1167746037">
      <w:bodyDiv w:val="1"/>
      <w:marLeft w:val="0"/>
      <w:marRight w:val="0"/>
      <w:marTop w:val="0"/>
      <w:marBottom w:val="0"/>
      <w:divBdr>
        <w:top w:val="none" w:sz="0" w:space="0" w:color="auto"/>
        <w:left w:val="none" w:sz="0" w:space="0" w:color="auto"/>
        <w:bottom w:val="none" w:sz="0" w:space="0" w:color="auto"/>
        <w:right w:val="none" w:sz="0" w:space="0" w:color="auto"/>
      </w:divBdr>
      <w:divsChild>
        <w:div w:id="139268682">
          <w:marLeft w:val="640"/>
          <w:marRight w:val="0"/>
          <w:marTop w:val="0"/>
          <w:marBottom w:val="0"/>
          <w:divBdr>
            <w:top w:val="none" w:sz="0" w:space="0" w:color="auto"/>
            <w:left w:val="none" w:sz="0" w:space="0" w:color="auto"/>
            <w:bottom w:val="none" w:sz="0" w:space="0" w:color="auto"/>
            <w:right w:val="none" w:sz="0" w:space="0" w:color="auto"/>
          </w:divBdr>
        </w:div>
        <w:div w:id="169103008">
          <w:marLeft w:val="640"/>
          <w:marRight w:val="0"/>
          <w:marTop w:val="0"/>
          <w:marBottom w:val="0"/>
          <w:divBdr>
            <w:top w:val="none" w:sz="0" w:space="0" w:color="auto"/>
            <w:left w:val="none" w:sz="0" w:space="0" w:color="auto"/>
            <w:bottom w:val="none" w:sz="0" w:space="0" w:color="auto"/>
            <w:right w:val="none" w:sz="0" w:space="0" w:color="auto"/>
          </w:divBdr>
        </w:div>
        <w:div w:id="199441943">
          <w:marLeft w:val="640"/>
          <w:marRight w:val="0"/>
          <w:marTop w:val="0"/>
          <w:marBottom w:val="0"/>
          <w:divBdr>
            <w:top w:val="none" w:sz="0" w:space="0" w:color="auto"/>
            <w:left w:val="none" w:sz="0" w:space="0" w:color="auto"/>
            <w:bottom w:val="none" w:sz="0" w:space="0" w:color="auto"/>
            <w:right w:val="none" w:sz="0" w:space="0" w:color="auto"/>
          </w:divBdr>
        </w:div>
        <w:div w:id="203104698">
          <w:marLeft w:val="640"/>
          <w:marRight w:val="0"/>
          <w:marTop w:val="0"/>
          <w:marBottom w:val="0"/>
          <w:divBdr>
            <w:top w:val="none" w:sz="0" w:space="0" w:color="auto"/>
            <w:left w:val="none" w:sz="0" w:space="0" w:color="auto"/>
            <w:bottom w:val="none" w:sz="0" w:space="0" w:color="auto"/>
            <w:right w:val="none" w:sz="0" w:space="0" w:color="auto"/>
          </w:divBdr>
        </w:div>
        <w:div w:id="328678830">
          <w:marLeft w:val="640"/>
          <w:marRight w:val="0"/>
          <w:marTop w:val="0"/>
          <w:marBottom w:val="0"/>
          <w:divBdr>
            <w:top w:val="none" w:sz="0" w:space="0" w:color="auto"/>
            <w:left w:val="none" w:sz="0" w:space="0" w:color="auto"/>
            <w:bottom w:val="none" w:sz="0" w:space="0" w:color="auto"/>
            <w:right w:val="none" w:sz="0" w:space="0" w:color="auto"/>
          </w:divBdr>
        </w:div>
        <w:div w:id="374277100">
          <w:marLeft w:val="640"/>
          <w:marRight w:val="0"/>
          <w:marTop w:val="0"/>
          <w:marBottom w:val="0"/>
          <w:divBdr>
            <w:top w:val="none" w:sz="0" w:space="0" w:color="auto"/>
            <w:left w:val="none" w:sz="0" w:space="0" w:color="auto"/>
            <w:bottom w:val="none" w:sz="0" w:space="0" w:color="auto"/>
            <w:right w:val="none" w:sz="0" w:space="0" w:color="auto"/>
          </w:divBdr>
        </w:div>
        <w:div w:id="490753537">
          <w:marLeft w:val="640"/>
          <w:marRight w:val="0"/>
          <w:marTop w:val="0"/>
          <w:marBottom w:val="0"/>
          <w:divBdr>
            <w:top w:val="none" w:sz="0" w:space="0" w:color="auto"/>
            <w:left w:val="none" w:sz="0" w:space="0" w:color="auto"/>
            <w:bottom w:val="none" w:sz="0" w:space="0" w:color="auto"/>
            <w:right w:val="none" w:sz="0" w:space="0" w:color="auto"/>
          </w:divBdr>
        </w:div>
        <w:div w:id="561185285">
          <w:marLeft w:val="640"/>
          <w:marRight w:val="0"/>
          <w:marTop w:val="0"/>
          <w:marBottom w:val="0"/>
          <w:divBdr>
            <w:top w:val="none" w:sz="0" w:space="0" w:color="auto"/>
            <w:left w:val="none" w:sz="0" w:space="0" w:color="auto"/>
            <w:bottom w:val="none" w:sz="0" w:space="0" w:color="auto"/>
            <w:right w:val="none" w:sz="0" w:space="0" w:color="auto"/>
          </w:divBdr>
        </w:div>
        <w:div w:id="601303671">
          <w:marLeft w:val="640"/>
          <w:marRight w:val="0"/>
          <w:marTop w:val="0"/>
          <w:marBottom w:val="0"/>
          <w:divBdr>
            <w:top w:val="none" w:sz="0" w:space="0" w:color="auto"/>
            <w:left w:val="none" w:sz="0" w:space="0" w:color="auto"/>
            <w:bottom w:val="none" w:sz="0" w:space="0" w:color="auto"/>
            <w:right w:val="none" w:sz="0" w:space="0" w:color="auto"/>
          </w:divBdr>
        </w:div>
        <w:div w:id="739910886">
          <w:marLeft w:val="640"/>
          <w:marRight w:val="0"/>
          <w:marTop w:val="0"/>
          <w:marBottom w:val="0"/>
          <w:divBdr>
            <w:top w:val="none" w:sz="0" w:space="0" w:color="auto"/>
            <w:left w:val="none" w:sz="0" w:space="0" w:color="auto"/>
            <w:bottom w:val="none" w:sz="0" w:space="0" w:color="auto"/>
            <w:right w:val="none" w:sz="0" w:space="0" w:color="auto"/>
          </w:divBdr>
        </w:div>
        <w:div w:id="801964740">
          <w:marLeft w:val="640"/>
          <w:marRight w:val="0"/>
          <w:marTop w:val="0"/>
          <w:marBottom w:val="0"/>
          <w:divBdr>
            <w:top w:val="none" w:sz="0" w:space="0" w:color="auto"/>
            <w:left w:val="none" w:sz="0" w:space="0" w:color="auto"/>
            <w:bottom w:val="none" w:sz="0" w:space="0" w:color="auto"/>
            <w:right w:val="none" w:sz="0" w:space="0" w:color="auto"/>
          </w:divBdr>
        </w:div>
        <w:div w:id="801967870">
          <w:marLeft w:val="640"/>
          <w:marRight w:val="0"/>
          <w:marTop w:val="0"/>
          <w:marBottom w:val="0"/>
          <w:divBdr>
            <w:top w:val="none" w:sz="0" w:space="0" w:color="auto"/>
            <w:left w:val="none" w:sz="0" w:space="0" w:color="auto"/>
            <w:bottom w:val="none" w:sz="0" w:space="0" w:color="auto"/>
            <w:right w:val="none" w:sz="0" w:space="0" w:color="auto"/>
          </w:divBdr>
        </w:div>
        <w:div w:id="994341070">
          <w:marLeft w:val="640"/>
          <w:marRight w:val="0"/>
          <w:marTop w:val="0"/>
          <w:marBottom w:val="0"/>
          <w:divBdr>
            <w:top w:val="none" w:sz="0" w:space="0" w:color="auto"/>
            <w:left w:val="none" w:sz="0" w:space="0" w:color="auto"/>
            <w:bottom w:val="none" w:sz="0" w:space="0" w:color="auto"/>
            <w:right w:val="none" w:sz="0" w:space="0" w:color="auto"/>
          </w:divBdr>
        </w:div>
        <w:div w:id="1000817305">
          <w:marLeft w:val="640"/>
          <w:marRight w:val="0"/>
          <w:marTop w:val="0"/>
          <w:marBottom w:val="0"/>
          <w:divBdr>
            <w:top w:val="none" w:sz="0" w:space="0" w:color="auto"/>
            <w:left w:val="none" w:sz="0" w:space="0" w:color="auto"/>
            <w:bottom w:val="none" w:sz="0" w:space="0" w:color="auto"/>
            <w:right w:val="none" w:sz="0" w:space="0" w:color="auto"/>
          </w:divBdr>
        </w:div>
        <w:div w:id="1069228072">
          <w:marLeft w:val="640"/>
          <w:marRight w:val="0"/>
          <w:marTop w:val="0"/>
          <w:marBottom w:val="0"/>
          <w:divBdr>
            <w:top w:val="none" w:sz="0" w:space="0" w:color="auto"/>
            <w:left w:val="none" w:sz="0" w:space="0" w:color="auto"/>
            <w:bottom w:val="none" w:sz="0" w:space="0" w:color="auto"/>
            <w:right w:val="none" w:sz="0" w:space="0" w:color="auto"/>
          </w:divBdr>
        </w:div>
        <w:div w:id="1078673937">
          <w:marLeft w:val="640"/>
          <w:marRight w:val="0"/>
          <w:marTop w:val="0"/>
          <w:marBottom w:val="0"/>
          <w:divBdr>
            <w:top w:val="none" w:sz="0" w:space="0" w:color="auto"/>
            <w:left w:val="none" w:sz="0" w:space="0" w:color="auto"/>
            <w:bottom w:val="none" w:sz="0" w:space="0" w:color="auto"/>
            <w:right w:val="none" w:sz="0" w:space="0" w:color="auto"/>
          </w:divBdr>
        </w:div>
        <w:div w:id="1218128612">
          <w:marLeft w:val="640"/>
          <w:marRight w:val="0"/>
          <w:marTop w:val="0"/>
          <w:marBottom w:val="0"/>
          <w:divBdr>
            <w:top w:val="none" w:sz="0" w:space="0" w:color="auto"/>
            <w:left w:val="none" w:sz="0" w:space="0" w:color="auto"/>
            <w:bottom w:val="none" w:sz="0" w:space="0" w:color="auto"/>
            <w:right w:val="none" w:sz="0" w:space="0" w:color="auto"/>
          </w:divBdr>
        </w:div>
        <w:div w:id="1244492726">
          <w:marLeft w:val="640"/>
          <w:marRight w:val="0"/>
          <w:marTop w:val="0"/>
          <w:marBottom w:val="0"/>
          <w:divBdr>
            <w:top w:val="none" w:sz="0" w:space="0" w:color="auto"/>
            <w:left w:val="none" w:sz="0" w:space="0" w:color="auto"/>
            <w:bottom w:val="none" w:sz="0" w:space="0" w:color="auto"/>
            <w:right w:val="none" w:sz="0" w:space="0" w:color="auto"/>
          </w:divBdr>
        </w:div>
        <w:div w:id="1271936892">
          <w:marLeft w:val="640"/>
          <w:marRight w:val="0"/>
          <w:marTop w:val="0"/>
          <w:marBottom w:val="0"/>
          <w:divBdr>
            <w:top w:val="none" w:sz="0" w:space="0" w:color="auto"/>
            <w:left w:val="none" w:sz="0" w:space="0" w:color="auto"/>
            <w:bottom w:val="none" w:sz="0" w:space="0" w:color="auto"/>
            <w:right w:val="none" w:sz="0" w:space="0" w:color="auto"/>
          </w:divBdr>
        </w:div>
        <w:div w:id="1315374662">
          <w:marLeft w:val="640"/>
          <w:marRight w:val="0"/>
          <w:marTop w:val="0"/>
          <w:marBottom w:val="0"/>
          <w:divBdr>
            <w:top w:val="none" w:sz="0" w:space="0" w:color="auto"/>
            <w:left w:val="none" w:sz="0" w:space="0" w:color="auto"/>
            <w:bottom w:val="none" w:sz="0" w:space="0" w:color="auto"/>
            <w:right w:val="none" w:sz="0" w:space="0" w:color="auto"/>
          </w:divBdr>
        </w:div>
        <w:div w:id="1342583873">
          <w:marLeft w:val="640"/>
          <w:marRight w:val="0"/>
          <w:marTop w:val="0"/>
          <w:marBottom w:val="0"/>
          <w:divBdr>
            <w:top w:val="none" w:sz="0" w:space="0" w:color="auto"/>
            <w:left w:val="none" w:sz="0" w:space="0" w:color="auto"/>
            <w:bottom w:val="none" w:sz="0" w:space="0" w:color="auto"/>
            <w:right w:val="none" w:sz="0" w:space="0" w:color="auto"/>
          </w:divBdr>
        </w:div>
        <w:div w:id="1456866918">
          <w:marLeft w:val="640"/>
          <w:marRight w:val="0"/>
          <w:marTop w:val="0"/>
          <w:marBottom w:val="0"/>
          <w:divBdr>
            <w:top w:val="none" w:sz="0" w:space="0" w:color="auto"/>
            <w:left w:val="none" w:sz="0" w:space="0" w:color="auto"/>
            <w:bottom w:val="none" w:sz="0" w:space="0" w:color="auto"/>
            <w:right w:val="none" w:sz="0" w:space="0" w:color="auto"/>
          </w:divBdr>
        </w:div>
        <w:div w:id="1479687859">
          <w:marLeft w:val="640"/>
          <w:marRight w:val="0"/>
          <w:marTop w:val="0"/>
          <w:marBottom w:val="0"/>
          <w:divBdr>
            <w:top w:val="none" w:sz="0" w:space="0" w:color="auto"/>
            <w:left w:val="none" w:sz="0" w:space="0" w:color="auto"/>
            <w:bottom w:val="none" w:sz="0" w:space="0" w:color="auto"/>
            <w:right w:val="none" w:sz="0" w:space="0" w:color="auto"/>
          </w:divBdr>
        </w:div>
        <w:div w:id="1479881116">
          <w:marLeft w:val="640"/>
          <w:marRight w:val="0"/>
          <w:marTop w:val="0"/>
          <w:marBottom w:val="0"/>
          <w:divBdr>
            <w:top w:val="none" w:sz="0" w:space="0" w:color="auto"/>
            <w:left w:val="none" w:sz="0" w:space="0" w:color="auto"/>
            <w:bottom w:val="none" w:sz="0" w:space="0" w:color="auto"/>
            <w:right w:val="none" w:sz="0" w:space="0" w:color="auto"/>
          </w:divBdr>
        </w:div>
        <w:div w:id="1639334208">
          <w:marLeft w:val="640"/>
          <w:marRight w:val="0"/>
          <w:marTop w:val="0"/>
          <w:marBottom w:val="0"/>
          <w:divBdr>
            <w:top w:val="none" w:sz="0" w:space="0" w:color="auto"/>
            <w:left w:val="none" w:sz="0" w:space="0" w:color="auto"/>
            <w:bottom w:val="none" w:sz="0" w:space="0" w:color="auto"/>
            <w:right w:val="none" w:sz="0" w:space="0" w:color="auto"/>
          </w:divBdr>
        </w:div>
        <w:div w:id="1648437290">
          <w:marLeft w:val="640"/>
          <w:marRight w:val="0"/>
          <w:marTop w:val="0"/>
          <w:marBottom w:val="0"/>
          <w:divBdr>
            <w:top w:val="none" w:sz="0" w:space="0" w:color="auto"/>
            <w:left w:val="none" w:sz="0" w:space="0" w:color="auto"/>
            <w:bottom w:val="none" w:sz="0" w:space="0" w:color="auto"/>
            <w:right w:val="none" w:sz="0" w:space="0" w:color="auto"/>
          </w:divBdr>
        </w:div>
        <w:div w:id="1698240283">
          <w:marLeft w:val="640"/>
          <w:marRight w:val="0"/>
          <w:marTop w:val="0"/>
          <w:marBottom w:val="0"/>
          <w:divBdr>
            <w:top w:val="none" w:sz="0" w:space="0" w:color="auto"/>
            <w:left w:val="none" w:sz="0" w:space="0" w:color="auto"/>
            <w:bottom w:val="none" w:sz="0" w:space="0" w:color="auto"/>
            <w:right w:val="none" w:sz="0" w:space="0" w:color="auto"/>
          </w:divBdr>
        </w:div>
        <w:div w:id="1702971916">
          <w:marLeft w:val="640"/>
          <w:marRight w:val="0"/>
          <w:marTop w:val="0"/>
          <w:marBottom w:val="0"/>
          <w:divBdr>
            <w:top w:val="none" w:sz="0" w:space="0" w:color="auto"/>
            <w:left w:val="none" w:sz="0" w:space="0" w:color="auto"/>
            <w:bottom w:val="none" w:sz="0" w:space="0" w:color="auto"/>
            <w:right w:val="none" w:sz="0" w:space="0" w:color="auto"/>
          </w:divBdr>
        </w:div>
        <w:div w:id="1751540627">
          <w:marLeft w:val="640"/>
          <w:marRight w:val="0"/>
          <w:marTop w:val="0"/>
          <w:marBottom w:val="0"/>
          <w:divBdr>
            <w:top w:val="none" w:sz="0" w:space="0" w:color="auto"/>
            <w:left w:val="none" w:sz="0" w:space="0" w:color="auto"/>
            <w:bottom w:val="none" w:sz="0" w:space="0" w:color="auto"/>
            <w:right w:val="none" w:sz="0" w:space="0" w:color="auto"/>
          </w:divBdr>
        </w:div>
        <w:div w:id="1852718925">
          <w:marLeft w:val="640"/>
          <w:marRight w:val="0"/>
          <w:marTop w:val="0"/>
          <w:marBottom w:val="0"/>
          <w:divBdr>
            <w:top w:val="none" w:sz="0" w:space="0" w:color="auto"/>
            <w:left w:val="none" w:sz="0" w:space="0" w:color="auto"/>
            <w:bottom w:val="none" w:sz="0" w:space="0" w:color="auto"/>
            <w:right w:val="none" w:sz="0" w:space="0" w:color="auto"/>
          </w:divBdr>
        </w:div>
        <w:div w:id="1881277878">
          <w:marLeft w:val="640"/>
          <w:marRight w:val="0"/>
          <w:marTop w:val="0"/>
          <w:marBottom w:val="0"/>
          <w:divBdr>
            <w:top w:val="none" w:sz="0" w:space="0" w:color="auto"/>
            <w:left w:val="none" w:sz="0" w:space="0" w:color="auto"/>
            <w:bottom w:val="none" w:sz="0" w:space="0" w:color="auto"/>
            <w:right w:val="none" w:sz="0" w:space="0" w:color="auto"/>
          </w:divBdr>
        </w:div>
        <w:div w:id="2022779077">
          <w:marLeft w:val="640"/>
          <w:marRight w:val="0"/>
          <w:marTop w:val="0"/>
          <w:marBottom w:val="0"/>
          <w:divBdr>
            <w:top w:val="none" w:sz="0" w:space="0" w:color="auto"/>
            <w:left w:val="none" w:sz="0" w:space="0" w:color="auto"/>
            <w:bottom w:val="none" w:sz="0" w:space="0" w:color="auto"/>
            <w:right w:val="none" w:sz="0" w:space="0" w:color="auto"/>
          </w:divBdr>
        </w:div>
        <w:div w:id="2053654086">
          <w:marLeft w:val="640"/>
          <w:marRight w:val="0"/>
          <w:marTop w:val="0"/>
          <w:marBottom w:val="0"/>
          <w:divBdr>
            <w:top w:val="none" w:sz="0" w:space="0" w:color="auto"/>
            <w:left w:val="none" w:sz="0" w:space="0" w:color="auto"/>
            <w:bottom w:val="none" w:sz="0" w:space="0" w:color="auto"/>
            <w:right w:val="none" w:sz="0" w:space="0" w:color="auto"/>
          </w:divBdr>
        </w:div>
        <w:div w:id="2084597267">
          <w:marLeft w:val="640"/>
          <w:marRight w:val="0"/>
          <w:marTop w:val="0"/>
          <w:marBottom w:val="0"/>
          <w:divBdr>
            <w:top w:val="none" w:sz="0" w:space="0" w:color="auto"/>
            <w:left w:val="none" w:sz="0" w:space="0" w:color="auto"/>
            <w:bottom w:val="none" w:sz="0" w:space="0" w:color="auto"/>
            <w:right w:val="none" w:sz="0" w:space="0" w:color="auto"/>
          </w:divBdr>
        </w:div>
        <w:div w:id="2111586532">
          <w:marLeft w:val="640"/>
          <w:marRight w:val="0"/>
          <w:marTop w:val="0"/>
          <w:marBottom w:val="0"/>
          <w:divBdr>
            <w:top w:val="none" w:sz="0" w:space="0" w:color="auto"/>
            <w:left w:val="none" w:sz="0" w:space="0" w:color="auto"/>
            <w:bottom w:val="none" w:sz="0" w:space="0" w:color="auto"/>
            <w:right w:val="none" w:sz="0" w:space="0" w:color="auto"/>
          </w:divBdr>
        </w:div>
        <w:div w:id="2125032971">
          <w:marLeft w:val="640"/>
          <w:marRight w:val="0"/>
          <w:marTop w:val="0"/>
          <w:marBottom w:val="0"/>
          <w:divBdr>
            <w:top w:val="none" w:sz="0" w:space="0" w:color="auto"/>
            <w:left w:val="none" w:sz="0" w:space="0" w:color="auto"/>
            <w:bottom w:val="none" w:sz="0" w:space="0" w:color="auto"/>
            <w:right w:val="none" w:sz="0" w:space="0" w:color="auto"/>
          </w:divBdr>
        </w:div>
        <w:div w:id="2135321142">
          <w:marLeft w:val="640"/>
          <w:marRight w:val="0"/>
          <w:marTop w:val="0"/>
          <w:marBottom w:val="0"/>
          <w:divBdr>
            <w:top w:val="none" w:sz="0" w:space="0" w:color="auto"/>
            <w:left w:val="none" w:sz="0" w:space="0" w:color="auto"/>
            <w:bottom w:val="none" w:sz="0" w:space="0" w:color="auto"/>
            <w:right w:val="none" w:sz="0" w:space="0" w:color="auto"/>
          </w:divBdr>
        </w:div>
      </w:divsChild>
    </w:div>
    <w:div w:id="1170412693">
      <w:bodyDiv w:val="1"/>
      <w:marLeft w:val="0"/>
      <w:marRight w:val="0"/>
      <w:marTop w:val="0"/>
      <w:marBottom w:val="0"/>
      <w:divBdr>
        <w:top w:val="none" w:sz="0" w:space="0" w:color="auto"/>
        <w:left w:val="none" w:sz="0" w:space="0" w:color="auto"/>
        <w:bottom w:val="none" w:sz="0" w:space="0" w:color="auto"/>
        <w:right w:val="none" w:sz="0" w:space="0" w:color="auto"/>
      </w:divBdr>
    </w:div>
    <w:div w:id="1175533627">
      <w:bodyDiv w:val="1"/>
      <w:marLeft w:val="0"/>
      <w:marRight w:val="0"/>
      <w:marTop w:val="0"/>
      <w:marBottom w:val="0"/>
      <w:divBdr>
        <w:top w:val="none" w:sz="0" w:space="0" w:color="auto"/>
        <w:left w:val="none" w:sz="0" w:space="0" w:color="auto"/>
        <w:bottom w:val="none" w:sz="0" w:space="0" w:color="auto"/>
        <w:right w:val="none" w:sz="0" w:space="0" w:color="auto"/>
      </w:divBdr>
    </w:div>
    <w:div w:id="1191382270">
      <w:bodyDiv w:val="1"/>
      <w:marLeft w:val="0"/>
      <w:marRight w:val="0"/>
      <w:marTop w:val="0"/>
      <w:marBottom w:val="0"/>
      <w:divBdr>
        <w:top w:val="none" w:sz="0" w:space="0" w:color="auto"/>
        <w:left w:val="none" w:sz="0" w:space="0" w:color="auto"/>
        <w:bottom w:val="none" w:sz="0" w:space="0" w:color="auto"/>
        <w:right w:val="none" w:sz="0" w:space="0" w:color="auto"/>
      </w:divBdr>
      <w:divsChild>
        <w:div w:id="14505716">
          <w:marLeft w:val="640"/>
          <w:marRight w:val="0"/>
          <w:marTop w:val="0"/>
          <w:marBottom w:val="0"/>
          <w:divBdr>
            <w:top w:val="none" w:sz="0" w:space="0" w:color="auto"/>
            <w:left w:val="none" w:sz="0" w:space="0" w:color="auto"/>
            <w:bottom w:val="none" w:sz="0" w:space="0" w:color="auto"/>
            <w:right w:val="none" w:sz="0" w:space="0" w:color="auto"/>
          </w:divBdr>
        </w:div>
        <w:div w:id="23142320">
          <w:marLeft w:val="640"/>
          <w:marRight w:val="0"/>
          <w:marTop w:val="0"/>
          <w:marBottom w:val="0"/>
          <w:divBdr>
            <w:top w:val="none" w:sz="0" w:space="0" w:color="auto"/>
            <w:left w:val="none" w:sz="0" w:space="0" w:color="auto"/>
            <w:bottom w:val="none" w:sz="0" w:space="0" w:color="auto"/>
            <w:right w:val="none" w:sz="0" w:space="0" w:color="auto"/>
          </w:divBdr>
        </w:div>
        <w:div w:id="43188434">
          <w:marLeft w:val="640"/>
          <w:marRight w:val="0"/>
          <w:marTop w:val="0"/>
          <w:marBottom w:val="0"/>
          <w:divBdr>
            <w:top w:val="none" w:sz="0" w:space="0" w:color="auto"/>
            <w:left w:val="none" w:sz="0" w:space="0" w:color="auto"/>
            <w:bottom w:val="none" w:sz="0" w:space="0" w:color="auto"/>
            <w:right w:val="none" w:sz="0" w:space="0" w:color="auto"/>
          </w:divBdr>
        </w:div>
        <w:div w:id="119541795">
          <w:marLeft w:val="640"/>
          <w:marRight w:val="0"/>
          <w:marTop w:val="0"/>
          <w:marBottom w:val="0"/>
          <w:divBdr>
            <w:top w:val="none" w:sz="0" w:space="0" w:color="auto"/>
            <w:left w:val="none" w:sz="0" w:space="0" w:color="auto"/>
            <w:bottom w:val="none" w:sz="0" w:space="0" w:color="auto"/>
            <w:right w:val="none" w:sz="0" w:space="0" w:color="auto"/>
          </w:divBdr>
        </w:div>
        <w:div w:id="172384111">
          <w:marLeft w:val="640"/>
          <w:marRight w:val="0"/>
          <w:marTop w:val="0"/>
          <w:marBottom w:val="0"/>
          <w:divBdr>
            <w:top w:val="none" w:sz="0" w:space="0" w:color="auto"/>
            <w:left w:val="none" w:sz="0" w:space="0" w:color="auto"/>
            <w:bottom w:val="none" w:sz="0" w:space="0" w:color="auto"/>
            <w:right w:val="none" w:sz="0" w:space="0" w:color="auto"/>
          </w:divBdr>
        </w:div>
        <w:div w:id="242573849">
          <w:marLeft w:val="640"/>
          <w:marRight w:val="0"/>
          <w:marTop w:val="0"/>
          <w:marBottom w:val="0"/>
          <w:divBdr>
            <w:top w:val="none" w:sz="0" w:space="0" w:color="auto"/>
            <w:left w:val="none" w:sz="0" w:space="0" w:color="auto"/>
            <w:bottom w:val="none" w:sz="0" w:space="0" w:color="auto"/>
            <w:right w:val="none" w:sz="0" w:space="0" w:color="auto"/>
          </w:divBdr>
        </w:div>
        <w:div w:id="424231339">
          <w:marLeft w:val="640"/>
          <w:marRight w:val="0"/>
          <w:marTop w:val="0"/>
          <w:marBottom w:val="0"/>
          <w:divBdr>
            <w:top w:val="none" w:sz="0" w:space="0" w:color="auto"/>
            <w:left w:val="none" w:sz="0" w:space="0" w:color="auto"/>
            <w:bottom w:val="none" w:sz="0" w:space="0" w:color="auto"/>
            <w:right w:val="none" w:sz="0" w:space="0" w:color="auto"/>
          </w:divBdr>
        </w:div>
        <w:div w:id="507521802">
          <w:marLeft w:val="640"/>
          <w:marRight w:val="0"/>
          <w:marTop w:val="0"/>
          <w:marBottom w:val="0"/>
          <w:divBdr>
            <w:top w:val="none" w:sz="0" w:space="0" w:color="auto"/>
            <w:left w:val="none" w:sz="0" w:space="0" w:color="auto"/>
            <w:bottom w:val="none" w:sz="0" w:space="0" w:color="auto"/>
            <w:right w:val="none" w:sz="0" w:space="0" w:color="auto"/>
          </w:divBdr>
        </w:div>
        <w:div w:id="523443420">
          <w:marLeft w:val="640"/>
          <w:marRight w:val="0"/>
          <w:marTop w:val="0"/>
          <w:marBottom w:val="0"/>
          <w:divBdr>
            <w:top w:val="none" w:sz="0" w:space="0" w:color="auto"/>
            <w:left w:val="none" w:sz="0" w:space="0" w:color="auto"/>
            <w:bottom w:val="none" w:sz="0" w:space="0" w:color="auto"/>
            <w:right w:val="none" w:sz="0" w:space="0" w:color="auto"/>
          </w:divBdr>
        </w:div>
        <w:div w:id="614290086">
          <w:marLeft w:val="640"/>
          <w:marRight w:val="0"/>
          <w:marTop w:val="0"/>
          <w:marBottom w:val="0"/>
          <w:divBdr>
            <w:top w:val="none" w:sz="0" w:space="0" w:color="auto"/>
            <w:left w:val="none" w:sz="0" w:space="0" w:color="auto"/>
            <w:bottom w:val="none" w:sz="0" w:space="0" w:color="auto"/>
            <w:right w:val="none" w:sz="0" w:space="0" w:color="auto"/>
          </w:divBdr>
        </w:div>
        <w:div w:id="643699388">
          <w:marLeft w:val="640"/>
          <w:marRight w:val="0"/>
          <w:marTop w:val="0"/>
          <w:marBottom w:val="0"/>
          <w:divBdr>
            <w:top w:val="none" w:sz="0" w:space="0" w:color="auto"/>
            <w:left w:val="none" w:sz="0" w:space="0" w:color="auto"/>
            <w:bottom w:val="none" w:sz="0" w:space="0" w:color="auto"/>
            <w:right w:val="none" w:sz="0" w:space="0" w:color="auto"/>
          </w:divBdr>
        </w:div>
        <w:div w:id="771780742">
          <w:marLeft w:val="640"/>
          <w:marRight w:val="0"/>
          <w:marTop w:val="0"/>
          <w:marBottom w:val="0"/>
          <w:divBdr>
            <w:top w:val="none" w:sz="0" w:space="0" w:color="auto"/>
            <w:left w:val="none" w:sz="0" w:space="0" w:color="auto"/>
            <w:bottom w:val="none" w:sz="0" w:space="0" w:color="auto"/>
            <w:right w:val="none" w:sz="0" w:space="0" w:color="auto"/>
          </w:divBdr>
        </w:div>
        <w:div w:id="780996180">
          <w:marLeft w:val="640"/>
          <w:marRight w:val="0"/>
          <w:marTop w:val="0"/>
          <w:marBottom w:val="0"/>
          <w:divBdr>
            <w:top w:val="none" w:sz="0" w:space="0" w:color="auto"/>
            <w:left w:val="none" w:sz="0" w:space="0" w:color="auto"/>
            <w:bottom w:val="none" w:sz="0" w:space="0" w:color="auto"/>
            <w:right w:val="none" w:sz="0" w:space="0" w:color="auto"/>
          </w:divBdr>
        </w:div>
        <w:div w:id="791090952">
          <w:marLeft w:val="640"/>
          <w:marRight w:val="0"/>
          <w:marTop w:val="0"/>
          <w:marBottom w:val="0"/>
          <w:divBdr>
            <w:top w:val="none" w:sz="0" w:space="0" w:color="auto"/>
            <w:left w:val="none" w:sz="0" w:space="0" w:color="auto"/>
            <w:bottom w:val="none" w:sz="0" w:space="0" w:color="auto"/>
            <w:right w:val="none" w:sz="0" w:space="0" w:color="auto"/>
          </w:divBdr>
        </w:div>
        <w:div w:id="817966069">
          <w:marLeft w:val="640"/>
          <w:marRight w:val="0"/>
          <w:marTop w:val="0"/>
          <w:marBottom w:val="0"/>
          <w:divBdr>
            <w:top w:val="none" w:sz="0" w:space="0" w:color="auto"/>
            <w:left w:val="none" w:sz="0" w:space="0" w:color="auto"/>
            <w:bottom w:val="none" w:sz="0" w:space="0" w:color="auto"/>
            <w:right w:val="none" w:sz="0" w:space="0" w:color="auto"/>
          </w:divBdr>
        </w:div>
        <w:div w:id="857619314">
          <w:marLeft w:val="640"/>
          <w:marRight w:val="0"/>
          <w:marTop w:val="0"/>
          <w:marBottom w:val="0"/>
          <w:divBdr>
            <w:top w:val="none" w:sz="0" w:space="0" w:color="auto"/>
            <w:left w:val="none" w:sz="0" w:space="0" w:color="auto"/>
            <w:bottom w:val="none" w:sz="0" w:space="0" w:color="auto"/>
            <w:right w:val="none" w:sz="0" w:space="0" w:color="auto"/>
          </w:divBdr>
        </w:div>
        <w:div w:id="960846616">
          <w:marLeft w:val="640"/>
          <w:marRight w:val="0"/>
          <w:marTop w:val="0"/>
          <w:marBottom w:val="0"/>
          <w:divBdr>
            <w:top w:val="none" w:sz="0" w:space="0" w:color="auto"/>
            <w:left w:val="none" w:sz="0" w:space="0" w:color="auto"/>
            <w:bottom w:val="none" w:sz="0" w:space="0" w:color="auto"/>
            <w:right w:val="none" w:sz="0" w:space="0" w:color="auto"/>
          </w:divBdr>
        </w:div>
        <w:div w:id="1009723570">
          <w:marLeft w:val="640"/>
          <w:marRight w:val="0"/>
          <w:marTop w:val="0"/>
          <w:marBottom w:val="0"/>
          <w:divBdr>
            <w:top w:val="none" w:sz="0" w:space="0" w:color="auto"/>
            <w:left w:val="none" w:sz="0" w:space="0" w:color="auto"/>
            <w:bottom w:val="none" w:sz="0" w:space="0" w:color="auto"/>
            <w:right w:val="none" w:sz="0" w:space="0" w:color="auto"/>
          </w:divBdr>
        </w:div>
        <w:div w:id="1031568139">
          <w:marLeft w:val="640"/>
          <w:marRight w:val="0"/>
          <w:marTop w:val="0"/>
          <w:marBottom w:val="0"/>
          <w:divBdr>
            <w:top w:val="none" w:sz="0" w:space="0" w:color="auto"/>
            <w:left w:val="none" w:sz="0" w:space="0" w:color="auto"/>
            <w:bottom w:val="none" w:sz="0" w:space="0" w:color="auto"/>
            <w:right w:val="none" w:sz="0" w:space="0" w:color="auto"/>
          </w:divBdr>
        </w:div>
        <w:div w:id="1049837584">
          <w:marLeft w:val="640"/>
          <w:marRight w:val="0"/>
          <w:marTop w:val="0"/>
          <w:marBottom w:val="0"/>
          <w:divBdr>
            <w:top w:val="none" w:sz="0" w:space="0" w:color="auto"/>
            <w:left w:val="none" w:sz="0" w:space="0" w:color="auto"/>
            <w:bottom w:val="none" w:sz="0" w:space="0" w:color="auto"/>
            <w:right w:val="none" w:sz="0" w:space="0" w:color="auto"/>
          </w:divBdr>
        </w:div>
        <w:div w:id="1109423296">
          <w:marLeft w:val="640"/>
          <w:marRight w:val="0"/>
          <w:marTop w:val="0"/>
          <w:marBottom w:val="0"/>
          <w:divBdr>
            <w:top w:val="none" w:sz="0" w:space="0" w:color="auto"/>
            <w:left w:val="none" w:sz="0" w:space="0" w:color="auto"/>
            <w:bottom w:val="none" w:sz="0" w:space="0" w:color="auto"/>
            <w:right w:val="none" w:sz="0" w:space="0" w:color="auto"/>
          </w:divBdr>
        </w:div>
        <w:div w:id="1132141374">
          <w:marLeft w:val="640"/>
          <w:marRight w:val="0"/>
          <w:marTop w:val="0"/>
          <w:marBottom w:val="0"/>
          <w:divBdr>
            <w:top w:val="none" w:sz="0" w:space="0" w:color="auto"/>
            <w:left w:val="none" w:sz="0" w:space="0" w:color="auto"/>
            <w:bottom w:val="none" w:sz="0" w:space="0" w:color="auto"/>
            <w:right w:val="none" w:sz="0" w:space="0" w:color="auto"/>
          </w:divBdr>
        </w:div>
        <w:div w:id="1133018308">
          <w:marLeft w:val="640"/>
          <w:marRight w:val="0"/>
          <w:marTop w:val="0"/>
          <w:marBottom w:val="0"/>
          <w:divBdr>
            <w:top w:val="none" w:sz="0" w:space="0" w:color="auto"/>
            <w:left w:val="none" w:sz="0" w:space="0" w:color="auto"/>
            <w:bottom w:val="none" w:sz="0" w:space="0" w:color="auto"/>
            <w:right w:val="none" w:sz="0" w:space="0" w:color="auto"/>
          </w:divBdr>
        </w:div>
        <w:div w:id="1265917076">
          <w:marLeft w:val="640"/>
          <w:marRight w:val="0"/>
          <w:marTop w:val="0"/>
          <w:marBottom w:val="0"/>
          <w:divBdr>
            <w:top w:val="none" w:sz="0" w:space="0" w:color="auto"/>
            <w:left w:val="none" w:sz="0" w:space="0" w:color="auto"/>
            <w:bottom w:val="none" w:sz="0" w:space="0" w:color="auto"/>
            <w:right w:val="none" w:sz="0" w:space="0" w:color="auto"/>
          </w:divBdr>
        </w:div>
        <w:div w:id="1316646493">
          <w:marLeft w:val="640"/>
          <w:marRight w:val="0"/>
          <w:marTop w:val="0"/>
          <w:marBottom w:val="0"/>
          <w:divBdr>
            <w:top w:val="none" w:sz="0" w:space="0" w:color="auto"/>
            <w:left w:val="none" w:sz="0" w:space="0" w:color="auto"/>
            <w:bottom w:val="none" w:sz="0" w:space="0" w:color="auto"/>
            <w:right w:val="none" w:sz="0" w:space="0" w:color="auto"/>
          </w:divBdr>
        </w:div>
        <w:div w:id="1408263641">
          <w:marLeft w:val="640"/>
          <w:marRight w:val="0"/>
          <w:marTop w:val="0"/>
          <w:marBottom w:val="0"/>
          <w:divBdr>
            <w:top w:val="none" w:sz="0" w:space="0" w:color="auto"/>
            <w:left w:val="none" w:sz="0" w:space="0" w:color="auto"/>
            <w:bottom w:val="none" w:sz="0" w:space="0" w:color="auto"/>
            <w:right w:val="none" w:sz="0" w:space="0" w:color="auto"/>
          </w:divBdr>
        </w:div>
        <w:div w:id="1481311338">
          <w:marLeft w:val="640"/>
          <w:marRight w:val="0"/>
          <w:marTop w:val="0"/>
          <w:marBottom w:val="0"/>
          <w:divBdr>
            <w:top w:val="none" w:sz="0" w:space="0" w:color="auto"/>
            <w:left w:val="none" w:sz="0" w:space="0" w:color="auto"/>
            <w:bottom w:val="none" w:sz="0" w:space="0" w:color="auto"/>
            <w:right w:val="none" w:sz="0" w:space="0" w:color="auto"/>
          </w:divBdr>
        </w:div>
        <w:div w:id="1547257800">
          <w:marLeft w:val="640"/>
          <w:marRight w:val="0"/>
          <w:marTop w:val="0"/>
          <w:marBottom w:val="0"/>
          <w:divBdr>
            <w:top w:val="none" w:sz="0" w:space="0" w:color="auto"/>
            <w:left w:val="none" w:sz="0" w:space="0" w:color="auto"/>
            <w:bottom w:val="none" w:sz="0" w:space="0" w:color="auto"/>
            <w:right w:val="none" w:sz="0" w:space="0" w:color="auto"/>
          </w:divBdr>
        </w:div>
        <w:div w:id="1566603727">
          <w:marLeft w:val="640"/>
          <w:marRight w:val="0"/>
          <w:marTop w:val="0"/>
          <w:marBottom w:val="0"/>
          <w:divBdr>
            <w:top w:val="none" w:sz="0" w:space="0" w:color="auto"/>
            <w:left w:val="none" w:sz="0" w:space="0" w:color="auto"/>
            <w:bottom w:val="none" w:sz="0" w:space="0" w:color="auto"/>
            <w:right w:val="none" w:sz="0" w:space="0" w:color="auto"/>
          </w:divBdr>
        </w:div>
        <w:div w:id="1613781174">
          <w:marLeft w:val="640"/>
          <w:marRight w:val="0"/>
          <w:marTop w:val="0"/>
          <w:marBottom w:val="0"/>
          <w:divBdr>
            <w:top w:val="none" w:sz="0" w:space="0" w:color="auto"/>
            <w:left w:val="none" w:sz="0" w:space="0" w:color="auto"/>
            <w:bottom w:val="none" w:sz="0" w:space="0" w:color="auto"/>
            <w:right w:val="none" w:sz="0" w:space="0" w:color="auto"/>
          </w:divBdr>
        </w:div>
        <w:div w:id="1662998486">
          <w:marLeft w:val="640"/>
          <w:marRight w:val="0"/>
          <w:marTop w:val="0"/>
          <w:marBottom w:val="0"/>
          <w:divBdr>
            <w:top w:val="none" w:sz="0" w:space="0" w:color="auto"/>
            <w:left w:val="none" w:sz="0" w:space="0" w:color="auto"/>
            <w:bottom w:val="none" w:sz="0" w:space="0" w:color="auto"/>
            <w:right w:val="none" w:sz="0" w:space="0" w:color="auto"/>
          </w:divBdr>
        </w:div>
        <w:div w:id="1703509929">
          <w:marLeft w:val="640"/>
          <w:marRight w:val="0"/>
          <w:marTop w:val="0"/>
          <w:marBottom w:val="0"/>
          <w:divBdr>
            <w:top w:val="none" w:sz="0" w:space="0" w:color="auto"/>
            <w:left w:val="none" w:sz="0" w:space="0" w:color="auto"/>
            <w:bottom w:val="none" w:sz="0" w:space="0" w:color="auto"/>
            <w:right w:val="none" w:sz="0" w:space="0" w:color="auto"/>
          </w:divBdr>
        </w:div>
        <w:div w:id="1748919431">
          <w:marLeft w:val="640"/>
          <w:marRight w:val="0"/>
          <w:marTop w:val="0"/>
          <w:marBottom w:val="0"/>
          <w:divBdr>
            <w:top w:val="none" w:sz="0" w:space="0" w:color="auto"/>
            <w:left w:val="none" w:sz="0" w:space="0" w:color="auto"/>
            <w:bottom w:val="none" w:sz="0" w:space="0" w:color="auto"/>
            <w:right w:val="none" w:sz="0" w:space="0" w:color="auto"/>
          </w:divBdr>
        </w:div>
        <w:div w:id="1788357049">
          <w:marLeft w:val="640"/>
          <w:marRight w:val="0"/>
          <w:marTop w:val="0"/>
          <w:marBottom w:val="0"/>
          <w:divBdr>
            <w:top w:val="none" w:sz="0" w:space="0" w:color="auto"/>
            <w:left w:val="none" w:sz="0" w:space="0" w:color="auto"/>
            <w:bottom w:val="none" w:sz="0" w:space="0" w:color="auto"/>
            <w:right w:val="none" w:sz="0" w:space="0" w:color="auto"/>
          </w:divBdr>
        </w:div>
        <w:div w:id="1812140065">
          <w:marLeft w:val="640"/>
          <w:marRight w:val="0"/>
          <w:marTop w:val="0"/>
          <w:marBottom w:val="0"/>
          <w:divBdr>
            <w:top w:val="none" w:sz="0" w:space="0" w:color="auto"/>
            <w:left w:val="none" w:sz="0" w:space="0" w:color="auto"/>
            <w:bottom w:val="none" w:sz="0" w:space="0" w:color="auto"/>
            <w:right w:val="none" w:sz="0" w:space="0" w:color="auto"/>
          </w:divBdr>
        </w:div>
        <w:div w:id="1888451354">
          <w:marLeft w:val="640"/>
          <w:marRight w:val="0"/>
          <w:marTop w:val="0"/>
          <w:marBottom w:val="0"/>
          <w:divBdr>
            <w:top w:val="none" w:sz="0" w:space="0" w:color="auto"/>
            <w:left w:val="none" w:sz="0" w:space="0" w:color="auto"/>
            <w:bottom w:val="none" w:sz="0" w:space="0" w:color="auto"/>
            <w:right w:val="none" w:sz="0" w:space="0" w:color="auto"/>
          </w:divBdr>
        </w:div>
        <w:div w:id="2049798335">
          <w:marLeft w:val="640"/>
          <w:marRight w:val="0"/>
          <w:marTop w:val="0"/>
          <w:marBottom w:val="0"/>
          <w:divBdr>
            <w:top w:val="none" w:sz="0" w:space="0" w:color="auto"/>
            <w:left w:val="none" w:sz="0" w:space="0" w:color="auto"/>
            <w:bottom w:val="none" w:sz="0" w:space="0" w:color="auto"/>
            <w:right w:val="none" w:sz="0" w:space="0" w:color="auto"/>
          </w:divBdr>
        </w:div>
      </w:divsChild>
    </w:div>
    <w:div w:id="1192643239">
      <w:bodyDiv w:val="1"/>
      <w:marLeft w:val="0"/>
      <w:marRight w:val="0"/>
      <w:marTop w:val="0"/>
      <w:marBottom w:val="0"/>
      <w:divBdr>
        <w:top w:val="none" w:sz="0" w:space="0" w:color="auto"/>
        <w:left w:val="none" w:sz="0" w:space="0" w:color="auto"/>
        <w:bottom w:val="none" w:sz="0" w:space="0" w:color="auto"/>
        <w:right w:val="none" w:sz="0" w:space="0" w:color="auto"/>
      </w:divBdr>
    </w:div>
    <w:div w:id="1209420307">
      <w:bodyDiv w:val="1"/>
      <w:marLeft w:val="0"/>
      <w:marRight w:val="0"/>
      <w:marTop w:val="0"/>
      <w:marBottom w:val="0"/>
      <w:divBdr>
        <w:top w:val="none" w:sz="0" w:space="0" w:color="auto"/>
        <w:left w:val="none" w:sz="0" w:space="0" w:color="auto"/>
        <w:bottom w:val="none" w:sz="0" w:space="0" w:color="auto"/>
        <w:right w:val="none" w:sz="0" w:space="0" w:color="auto"/>
      </w:divBdr>
    </w:div>
    <w:div w:id="1212228898">
      <w:bodyDiv w:val="1"/>
      <w:marLeft w:val="0"/>
      <w:marRight w:val="0"/>
      <w:marTop w:val="0"/>
      <w:marBottom w:val="0"/>
      <w:divBdr>
        <w:top w:val="none" w:sz="0" w:space="0" w:color="auto"/>
        <w:left w:val="none" w:sz="0" w:space="0" w:color="auto"/>
        <w:bottom w:val="none" w:sz="0" w:space="0" w:color="auto"/>
        <w:right w:val="none" w:sz="0" w:space="0" w:color="auto"/>
      </w:divBdr>
    </w:div>
    <w:div w:id="1230772883">
      <w:bodyDiv w:val="1"/>
      <w:marLeft w:val="0"/>
      <w:marRight w:val="0"/>
      <w:marTop w:val="0"/>
      <w:marBottom w:val="0"/>
      <w:divBdr>
        <w:top w:val="none" w:sz="0" w:space="0" w:color="auto"/>
        <w:left w:val="none" w:sz="0" w:space="0" w:color="auto"/>
        <w:bottom w:val="none" w:sz="0" w:space="0" w:color="auto"/>
        <w:right w:val="none" w:sz="0" w:space="0" w:color="auto"/>
      </w:divBdr>
    </w:div>
    <w:div w:id="1236940105">
      <w:bodyDiv w:val="1"/>
      <w:marLeft w:val="0"/>
      <w:marRight w:val="0"/>
      <w:marTop w:val="0"/>
      <w:marBottom w:val="0"/>
      <w:divBdr>
        <w:top w:val="none" w:sz="0" w:space="0" w:color="auto"/>
        <w:left w:val="none" w:sz="0" w:space="0" w:color="auto"/>
        <w:bottom w:val="none" w:sz="0" w:space="0" w:color="auto"/>
        <w:right w:val="none" w:sz="0" w:space="0" w:color="auto"/>
      </w:divBdr>
    </w:div>
    <w:div w:id="1237865342">
      <w:bodyDiv w:val="1"/>
      <w:marLeft w:val="0"/>
      <w:marRight w:val="0"/>
      <w:marTop w:val="0"/>
      <w:marBottom w:val="0"/>
      <w:divBdr>
        <w:top w:val="none" w:sz="0" w:space="0" w:color="auto"/>
        <w:left w:val="none" w:sz="0" w:space="0" w:color="auto"/>
        <w:bottom w:val="none" w:sz="0" w:space="0" w:color="auto"/>
        <w:right w:val="none" w:sz="0" w:space="0" w:color="auto"/>
      </w:divBdr>
    </w:div>
    <w:div w:id="1248032152">
      <w:bodyDiv w:val="1"/>
      <w:marLeft w:val="0"/>
      <w:marRight w:val="0"/>
      <w:marTop w:val="0"/>
      <w:marBottom w:val="0"/>
      <w:divBdr>
        <w:top w:val="none" w:sz="0" w:space="0" w:color="auto"/>
        <w:left w:val="none" w:sz="0" w:space="0" w:color="auto"/>
        <w:bottom w:val="none" w:sz="0" w:space="0" w:color="auto"/>
        <w:right w:val="none" w:sz="0" w:space="0" w:color="auto"/>
      </w:divBdr>
    </w:div>
    <w:div w:id="1248340588">
      <w:bodyDiv w:val="1"/>
      <w:marLeft w:val="0"/>
      <w:marRight w:val="0"/>
      <w:marTop w:val="0"/>
      <w:marBottom w:val="0"/>
      <w:divBdr>
        <w:top w:val="none" w:sz="0" w:space="0" w:color="auto"/>
        <w:left w:val="none" w:sz="0" w:space="0" w:color="auto"/>
        <w:bottom w:val="none" w:sz="0" w:space="0" w:color="auto"/>
        <w:right w:val="none" w:sz="0" w:space="0" w:color="auto"/>
      </w:divBdr>
    </w:div>
    <w:div w:id="1249080285">
      <w:bodyDiv w:val="1"/>
      <w:marLeft w:val="0"/>
      <w:marRight w:val="0"/>
      <w:marTop w:val="0"/>
      <w:marBottom w:val="0"/>
      <w:divBdr>
        <w:top w:val="none" w:sz="0" w:space="0" w:color="auto"/>
        <w:left w:val="none" w:sz="0" w:space="0" w:color="auto"/>
        <w:bottom w:val="none" w:sz="0" w:space="0" w:color="auto"/>
        <w:right w:val="none" w:sz="0" w:space="0" w:color="auto"/>
      </w:divBdr>
    </w:div>
    <w:div w:id="1250846134">
      <w:bodyDiv w:val="1"/>
      <w:marLeft w:val="0"/>
      <w:marRight w:val="0"/>
      <w:marTop w:val="0"/>
      <w:marBottom w:val="0"/>
      <w:divBdr>
        <w:top w:val="none" w:sz="0" w:space="0" w:color="auto"/>
        <w:left w:val="none" w:sz="0" w:space="0" w:color="auto"/>
        <w:bottom w:val="none" w:sz="0" w:space="0" w:color="auto"/>
        <w:right w:val="none" w:sz="0" w:space="0" w:color="auto"/>
      </w:divBdr>
    </w:div>
    <w:div w:id="1258246092">
      <w:bodyDiv w:val="1"/>
      <w:marLeft w:val="0"/>
      <w:marRight w:val="0"/>
      <w:marTop w:val="0"/>
      <w:marBottom w:val="0"/>
      <w:divBdr>
        <w:top w:val="none" w:sz="0" w:space="0" w:color="auto"/>
        <w:left w:val="none" w:sz="0" w:space="0" w:color="auto"/>
        <w:bottom w:val="none" w:sz="0" w:space="0" w:color="auto"/>
        <w:right w:val="none" w:sz="0" w:space="0" w:color="auto"/>
      </w:divBdr>
    </w:div>
    <w:div w:id="1260289744">
      <w:bodyDiv w:val="1"/>
      <w:marLeft w:val="0"/>
      <w:marRight w:val="0"/>
      <w:marTop w:val="0"/>
      <w:marBottom w:val="0"/>
      <w:divBdr>
        <w:top w:val="none" w:sz="0" w:space="0" w:color="auto"/>
        <w:left w:val="none" w:sz="0" w:space="0" w:color="auto"/>
        <w:bottom w:val="none" w:sz="0" w:space="0" w:color="auto"/>
        <w:right w:val="none" w:sz="0" w:space="0" w:color="auto"/>
      </w:divBdr>
    </w:div>
    <w:div w:id="1261833246">
      <w:bodyDiv w:val="1"/>
      <w:marLeft w:val="0"/>
      <w:marRight w:val="0"/>
      <w:marTop w:val="0"/>
      <w:marBottom w:val="0"/>
      <w:divBdr>
        <w:top w:val="none" w:sz="0" w:space="0" w:color="auto"/>
        <w:left w:val="none" w:sz="0" w:space="0" w:color="auto"/>
        <w:bottom w:val="none" w:sz="0" w:space="0" w:color="auto"/>
        <w:right w:val="none" w:sz="0" w:space="0" w:color="auto"/>
      </w:divBdr>
      <w:divsChild>
        <w:div w:id="11693416">
          <w:marLeft w:val="480"/>
          <w:marRight w:val="0"/>
          <w:marTop w:val="0"/>
          <w:marBottom w:val="0"/>
          <w:divBdr>
            <w:top w:val="none" w:sz="0" w:space="0" w:color="auto"/>
            <w:left w:val="none" w:sz="0" w:space="0" w:color="auto"/>
            <w:bottom w:val="none" w:sz="0" w:space="0" w:color="auto"/>
            <w:right w:val="none" w:sz="0" w:space="0" w:color="auto"/>
          </w:divBdr>
        </w:div>
        <w:div w:id="273906231">
          <w:marLeft w:val="480"/>
          <w:marRight w:val="0"/>
          <w:marTop w:val="0"/>
          <w:marBottom w:val="0"/>
          <w:divBdr>
            <w:top w:val="none" w:sz="0" w:space="0" w:color="auto"/>
            <w:left w:val="none" w:sz="0" w:space="0" w:color="auto"/>
            <w:bottom w:val="none" w:sz="0" w:space="0" w:color="auto"/>
            <w:right w:val="none" w:sz="0" w:space="0" w:color="auto"/>
          </w:divBdr>
        </w:div>
        <w:div w:id="378631003">
          <w:marLeft w:val="480"/>
          <w:marRight w:val="0"/>
          <w:marTop w:val="0"/>
          <w:marBottom w:val="0"/>
          <w:divBdr>
            <w:top w:val="none" w:sz="0" w:space="0" w:color="auto"/>
            <w:left w:val="none" w:sz="0" w:space="0" w:color="auto"/>
            <w:bottom w:val="none" w:sz="0" w:space="0" w:color="auto"/>
            <w:right w:val="none" w:sz="0" w:space="0" w:color="auto"/>
          </w:divBdr>
        </w:div>
        <w:div w:id="399449063">
          <w:marLeft w:val="480"/>
          <w:marRight w:val="0"/>
          <w:marTop w:val="0"/>
          <w:marBottom w:val="0"/>
          <w:divBdr>
            <w:top w:val="none" w:sz="0" w:space="0" w:color="auto"/>
            <w:left w:val="none" w:sz="0" w:space="0" w:color="auto"/>
            <w:bottom w:val="none" w:sz="0" w:space="0" w:color="auto"/>
            <w:right w:val="none" w:sz="0" w:space="0" w:color="auto"/>
          </w:divBdr>
        </w:div>
        <w:div w:id="402796882">
          <w:marLeft w:val="480"/>
          <w:marRight w:val="0"/>
          <w:marTop w:val="0"/>
          <w:marBottom w:val="0"/>
          <w:divBdr>
            <w:top w:val="none" w:sz="0" w:space="0" w:color="auto"/>
            <w:left w:val="none" w:sz="0" w:space="0" w:color="auto"/>
            <w:bottom w:val="none" w:sz="0" w:space="0" w:color="auto"/>
            <w:right w:val="none" w:sz="0" w:space="0" w:color="auto"/>
          </w:divBdr>
        </w:div>
        <w:div w:id="470053252">
          <w:marLeft w:val="480"/>
          <w:marRight w:val="0"/>
          <w:marTop w:val="0"/>
          <w:marBottom w:val="0"/>
          <w:divBdr>
            <w:top w:val="none" w:sz="0" w:space="0" w:color="auto"/>
            <w:left w:val="none" w:sz="0" w:space="0" w:color="auto"/>
            <w:bottom w:val="none" w:sz="0" w:space="0" w:color="auto"/>
            <w:right w:val="none" w:sz="0" w:space="0" w:color="auto"/>
          </w:divBdr>
        </w:div>
        <w:div w:id="666634076">
          <w:marLeft w:val="480"/>
          <w:marRight w:val="0"/>
          <w:marTop w:val="0"/>
          <w:marBottom w:val="0"/>
          <w:divBdr>
            <w:top w:val="none" w:sz="0" w:space="0" w:color="auto"/>
            <w:left w:val="none" w:sz="0" w:space="0" w:color="auto"/>
            <w:bottom w:val="none" w:sz="0" w:space="0" w:color="auto"/>
            <w:right w:val="none" w:sz="0" w:space="0" w:color="auto"/>
          </w:divBdr>
        </w:div>
        <w:div w:id="722604470">
          <w:marLeft w:val="480"/>
          <w:marRight w:val="0"/>
          <w:marTop w:val="0"/>
          <w:marBottom w:val="0"/>
          <w:divBdr>
            <w:top w:val="none" w:sz="0" w:space="0" w:color="auto"/>
            <w:left w:val="none" w:sz="0" w:space="0" w:color="auto"/>
            <w:bottom w:val="none" w:sz="0" w:space="0" w:color="auto"/>
            <w:right w:val="none" w:sz="0" w:space="0" w:color="auto"/>
          </w:divBdr>
        </w:div>
        <w:div w:id="770317486">
          <w:marLeft w:val="480"/>
          <w:marRight w:val="0"/>
          <w:marTop w:val="0"/>
          <w:marBottom w:val="0"/>
          <w:divBdr>
            <w:top w:val="none" w:sz="0" w:space="0" w:color="auto"/>
            <w:left w:val="none" w:sz="0" w:space="0" w:color="auto"/>
            <w:bottom w:val="none" w:sz="0" w:space="0" w:color="auto"/>
            <w:right w:val="none" w:sz="0" w:space="0" w:color="auto"/>
          </w:divBdr>
        </w:div>
        <w:div w:id="795947788">
          <w:marLeft w:val="480"/>
          <w:marRight w:val="0"/>
          <w:marTop w:val="0"/>
          <w:marBottom w:val="0"/>
          <w:divBdr>
            <w:top w:val="none" w:sz="0" w:space="0" w:color="auto"/>
            <w:left w:val="none" w:sz="0" w:space="0" w:color="auto"/>
            <w:bottom w:val="none" w:sz="0" w:space="0" w:color="auto"/>
            <w:right w:val="none" w:sz="0" w:space="0" w:color="auto"/>
          </w:divBdr>
        </w:div>
        <w:div w:id="836650473">
          <w:marLeft w:val="480"/>
          <w:marRight w:val="0"/>
          <w:marTop w:val="0"/>
          <w:marBottom w:val="0"/>
          <w:divBdr>
            <w:top w:val="none" w:sz="0" w:space="0" w:color="auto"/>
            <w:left w:val="none" w:sz="0" w:space="0" w:color="auto"/>
            <w:bottom w:val="none" w:sz="0" w:space="0" w:color="auto"/>
            <w:right w:val="none" w:sz="0" w:space="0" w:color="auto"/>
          </w:divBdr>
        </w:div>
        <w:div w:id="953899671">
          <w:marLeft w:val="480"/>
          <w:marRight w:val="0"/>
          <w:marTop w:val="0"/>
          <w:marBottom w:val="0"/>
          <w:divBdr>
            <w:top w:val="none" w:sz="0" w:space="0" w:color="auto"/>
            <w:left w:val="none" w:sz="0" w:space="0" w:color="auto"/>
            <w:bottom w:val="none" w:sz="0" w:space="0" w:color="auto"/>
            <w:right w:val="none" w:sz="0" w:space="0" w:color="auto"/>
          </w:divBdr>
        </w:div>
        <w:div w:id="1030758222">
          <w:marLeft w:val="480"/>
          <w:marRight w:val="0"/>
          <w:marTop w:val="0"/>
          <w:marBottom w:val="0"/>
          <w:divBdr>
            <w:top w:val="none" w:sz="0" w:space="0" w:color="auto"/>
            <w:left w:val="none" w:sz="0" w:space="0" w:color="auto"/>
            <w:bottom w:val="none" w:sz="0" w:space="0" w:color="auto"/>
            <w:right w:val="none" w:sz="0" w:space="0" w:color="auto"/>
          </w:divBdr>
        </w:div>
        <w:div w:id="1057821752">
          <w:marLeft w:val="480"/>
          <w:marRight w:val="0"/>
          <w:marTop w:val="0"/>
          <w:marBottom w:val="0"/>
          <w:divBdr>
            <w:top w:val="none" w:sz="0" w:space="0" w:color="auto"/>
            <w:left w:val="none" w:sz="0" w:space="0" w:color="auto"/>
            <w:bottom w:val="none" w:sz="0" w:space="0" w:color="auto"/>
            <w:right w:val="none" w:sz="0" w:space="0" w:color="auto"/>
          </w:divBdr>
        </w:div>
        <w:div w:id="1075542863">
          <w:marLeft w:val="480"/>
          <w:marRight w:val="0"/>
          <w:marTop w:val="0"/>
          <w:marBottom w:val="0"/>
          <w:divBdr>
            <w:top w:val="none" w:sz="0" w:space="0" w:color="auto"/>
            <w:left w:val="none" w:sz="0" w:space="0" w:color="auto"/>
            <w:bottom w:val="none" w:sz="0" w:space="0" w:color="auto"/>
            <w:right w:val="none" w:sz="0" w:space="0" w:color="auto"/>
          </w:divBdr>
        </w:div>
        <w:div w:id="1090858510">
          <w:marLeft w:val="480"/>
          <w:marRight w:val="0"/>
          <w:marTop w:val="0"/>
          <w:marBottom w:val="0"/>
          <w:divBdr>
            <w:top w:val="none" w:sz="0" w:space="0" w:color="auto"/>
            <w:left w:val="none" w:sz="0" w:space="0" w:color="auto"/>
            <w:bottom w:val="none" w:sz="0" w:space="0" w:color="auto"/>
            <w:right w:val="none" w:sz="0" w:space="0" w:color="auto"/>
          </w:divBdr>
        </w:div>
        <w:div w:id="1094518942">
          <w:marLeft w:val="480"/>
          <w:marRight w:val="0"/>
          <w:marTop w:val="0"/>
          <w:marBottom w:val="0"/>
          <w:divBdr>
            <w:top w:val="none" w:sz="0" w:space="0" w:color="auto"/>
            <w:left w:val="none" w:sz="0" w:space="0" w:color="auto"/>
            <w:bottom w:val="none" w:sz="0" w:space="0" w:color="auto"/>
            <w:right w:val="none" w:sz="0" w:space="0" w:color="auto"/>
          </w:divBdr>
        </w:div>
        <w:div w:id="1201748902">
          <w:marLeft w:val="480"/>
          <w:marRight w:val="0"/>
          <w:marTop w:val="0"/>
          <w:marBottom w:val="0"/>
          <w:divBdr>
            <w:top w:val="none" w:sz="0" w:space="0" w:color="auto"/>
            <w:left w:val="none" w:sz="0" w:space="0" w:color="auto"/>
            <w:bottom w:val="none" w:sz="0" w:space="0" w:color="auto"/>
            <w:right w:val="none" w:sz="0" w:space="0" w:color="auto"/>
          </w:divBdr>
        </w:div>
        <w:div w:id="1202744385">
          <w:marLeft w:val="480"/>
          <w:marRight w:val="0"/>
          <w:marTop w:val="0"/>
          <w:marBottom w:val="0"/>
          <w:divBdr>
            <w:top w:val="none" w:sz="0" w:space="0" w:color="auto"/>
            <w:left w:val="none" w:sz="0" w:space="0" w:color="auto"/>
            <w:bottom w:val="none" w:sz="0" w:space="0" w:color="auto"/>
            <w:right w:val="none" w:sz="0" w:space="0" w:color="auto"/>
          </w:divBdr>
        </w:div>
        <w:div w:id="1270045523">
          <w:marLeft w:val="480"/>
          <w:marRight w:val="0"/>
          <w:marTop w:val="0"/>
          <w:marBottom w:val="0"/>
          <w:divBdr>
            <w:top w:val="none" w:sz="0" w:space="0" w:color="auto"/>
            <w:left w:val="none" w:sz="0" w:space="0" w:color="auto"/>
            <w:bottom w:val="none" w:sz="0" w:space="0" w:color="auto"/>
            <w:right w:val="none" w:sz="0" w:space="0" w:color="auto"/>
          </w:divBdr>
        </w:div>
        <w:div w:id="1299414138">
          <w:marLeft w:val="480"/>
          <w:marRight w:val="0"/>
          <w:marTop w:val="0"/>
          <w:marBottom w:val="0"/>
          <w:divBdr>
            <w:top w:val="none" w:sz="0" w:space="0" w:color="auto"/>
            <w:left w:val="none" w:sz="0" w:space="0" w:color="auto"/>
            <w:bottom w:val="none" w:sz="0" w:space="0" w:color="auto"/>
            <w:right w:val="none" w:sz="0" w:space="0" w:color="auto"/>
          </w:divBdr>
        </w:div>
        <w:div w:id="1302155738">
          <w:marLeft w:val="480"/>
          <w:marRight w:val="0"/>
          <w:marTop w:val="0"/>
          <w:marBottom w:val="0"/>
          <w:divBdr>
            <w:top w:val="none" w:sz="0" w:space="0" w:color="auto"/>
            <w:left w:val="none" w:sz="0" w:space="0" w:color="auto"/>
            <w:bottom w:val="none" w:sz="0" w:space="0" w:color="auto"/>
            <w:right w:val="none" w:sz="0" w:space="0" w:color="auto"/>
          </w:divBdr>
        </w:div>
        <w:div w:id="1419332128">
          <w:marLeft w:val="480"/>
          <w:marRight w:val="0"/>
          <w:marTop w:val="0"/>
          <w:marBottom w:val="0"/>
          <w:divBdr>
            <w:top w:val="none" w:sz="0" w:space="0" w:color="auto"/>
            <w:left w:val="none" w:sz="0" w:space="0" w:color="auto"/>
            <w:bottom w:val="none" w:sz="0" w:space="0" w:color="auto"/>
            <w:right w:val="none" w:sz="0" w:space="0" w:color="auto"/>
          </w:divBdr>
        </w:div>
        <w:div w:id="1438255780">
          <w:marLeft w:val="480"/>
          <w:marRight w:val="0"/>
          <w:marTop w:val="0"/>
          <w:marBottom w:val="0"/>
          <w:divBdr>
            <w:top w:val="none" w:sz="0" w:space="0" w:color="auto"/>
            <w:left w:val="none" w:sz="0" w:space="0" w:color="auto"/>
            <w:bottom w:val="none" w:sz="0" w:space="0" w:color="auto"/>
            <w:right w:val="none" w:sz="0" w:space="0" w:color="auto"/>
          </w:divBdr>
        </w:div>
        <w:div w:id="1538084086">
          <w:marLeft w:val="480"/>
          <w:marRight w:val="0"/>
          <w:marTop w:val="0"/>
          <w:marBottom w:val="0"/>
          <w:divBdr>
            <w:top w:val="none" w:sz="0" w:space="0" w:color="auto"/>
            <w:left w:val="none" w:sz="0" w:space="0" w:color="auto"/>
            <w:bottom w:val="none" w:sz="0" w:space="0" w:color="auto"/>
            <w:right w:val="none" w:sz="0" w:space="0" w:color="auto"/>
          </w:divBdr>
        </w:div>
        <w:div w:id="1674916476">
          <w:marLeft w:val="480"/>
          <w:marRight w:val="0"/>
          <w:marTop w:val="0"/>
          <w:marBottom w:val="0"/>
          <w:divBdr>
            <w:top w:val="none" w:sz="0" w:space="0" w:color="auto"/>
            <w:left w:val="none" w:sz="0" w:space="0" w:color="auto"/>
            <w:bottom w:val="none" w:sz="0" w:space="0" w:color="auto"/>
            <w:right w:val="none" w:sz="0" w:space="0" w:color="auto"/>
          </w:divBdr>
        </w:div>
        <w:div w:id="1721203687">
          <w:marLeft w:val="480"/>
          <w:marRight w:val="0"/>
          <w:marTop w:val="0"/>
          <w:marBottom w:val="0"/>
          <w:divBdr>
            <w:top w:val="none" w:sz="0" w:space="0" w:color="auto"/>
            <w:left w:val="none" w:sz="0" w:space="0" w:color="auto"/>
            <w:bottom w:val="none" w:sz="0" w:space="0" w:color="auto"/>
            <w:right w:val="none" w:sz="0" w:space="0" w:color="auto"/>
          </w:divBdr>
        </w:div>
        <w:div w:id="1723021333">
          <w:marLeft w:val="480"/>
          <w:marRight w:val="0"/>
          <w:marTop w:val="0"/>
          <w:marBottom w:val="0"/>
          <w:divBdr>
            <w:top w:val="none" w:sz="0" w:space="0" w:color="auto"/>
            <w:left w:val="none" w:sz="0" w:space="0" w:color="auto"/>
            <w:bottom w:val="none" w:sz="0" w:space="0" w:color="auto"/>
            <w:right w:val="none" w:sz="0" w:space="0" w:color="auto"/>
          </w:divBdr>
        </w:div>
        <w:div w:id="1731996913">
          <w:marLeft w:val="480"/>
          <w:marRight w:val="0"/>
          <w:marTop w:val="0"/>
          <w:marBottom w:val="0"/>
          <w:divBdr>
            <w:top w:val="none" w:sz="0" w:space="0" w:color="auto"/>
            <w:left w:val="none" w:sz="0" w:space="0" w:color="auto"/>
            <w:bottom w:val="none" w:sz="0" w:space="0" w:color="auto"/>
            <w:right w:val="none" w:sz="0" w:space="0" w:color="auto"/>
          </w:divBdr>
        </w:div>
        <w:div w:id="1755516766">
          <w:marLeft w:val="480"/>
          <w:marRight w:val="0"/>
          <w:marTop w:val="0"/>
          <w:marBottom w:val="0"/>
          <w:divBdr>
            <w:top w:val="none" w:sz="0" w:space="0" w:color="auto"/>
            <w:left w:val="none" w:sz="0" w:space="0" w:color="auto"/>
            <w:bottom w:val="none" w:sz="0" w:space="0" w:color="auto"/>
            <w:right w:val="none" w:sz="0" w:space="0" w:color="auto"/>
          </w:divBdr>
        </w:div>
        <w:div w:id="1769344867">
          <w:marLeft w:val="480"/>
          <w:marRight w:val="0"/>
          <w:marTop w:val="0"/>
          <w:marBottom w:val="0"/>
          <w:divBdr>
            <w:top w:val="none" w:sz="0" w:space="0" w:color="auto"/>
            <w:left w:val="none" w:sz="0" w:space="0" w:color="auto"/>
            <w:bottom w:val="none" w:sz="0" w:space="0" w:color="auto"/>
            <w:right w:val="none" w:sz="0" w:space="0" w:color="auto"/>
          </w:divBdr>
        </w:div>
        <w:div w:id="1890726898">
          <w:marLeft w:val="480"/>
          <w:marRight w:val="0"/>
          <w:marTop w:val="0"/>
          <w:marBottom w:val="0"/>
          <w:divBdr>
            <w:top w:val="none" w:sz="0" w:space="0" w:color="auto"/>
            <w:left w:val="none" w:sz="0" w:space="0" w:color="auto"/>
            <w:bottom w:val="none" w:sz="0" w:space="0" w:color="auto"/>
            <w:right w:val="none" w:sz="0" w:space="0" w:color="auto"/>
          </w:divBdr>
        </w:div>
        <w:div w:id="1897667495">
          <w:marLeft w:val="480"/>
          <w:marRight w:val="0"/>
          <w:marTop w:val="0"/>
          <w:marBottom w:val="0"/>
          <w:divBdr>
            <w:top w:val="none" w:sz="0" w:space="0" w:color="auto"/>
            <w:left w:val="none" w:sz="0" w:space="0" w:color="auto"/>
            <w:bottom w:val="none" w:sz="0" w:space="0" w:color="auto"/>
            <w:right w:val="none" w:sz="0" w:space="0" w:color="auto"/>
          </w:divBdr>
        </w:div>
        <w:div w:id="1921869530">
          <w:marLeft w:val="480"/>
          <w:marRight w:val="0"/>
          <w:marTop w:val="0"/>
          <w:marBottom w:val="0"/>
          <w:divBdr>
            <w:top w:val="none" w:sz="0" w:space="0" w:color="auto"/>
            <w:left w:val="none" w:sz="0" w:space="0" w:color="auto"/>
            <w:bottom w:val="none" w:sz="0" w:space="0" w:color="auto"/>
            <w:right w:val="none" w:sz="0" w:space="0" w:color="auto"/>
          </w:divBdr>
        </w:div>
        <w:div w:id="2027634751">
          <w:marLeft w:val="480"/>
          <w:marRight w:val="0"/>
          <w:marTop w:val="0"/>
          <w:marBottom w:val="0"/>
          <w:divBdr>
            <w:top w:val="none" w:sz="0" w:space="0" w:color="auto"/>
            <w:left w:val="none" w:sz="0" w:space="0" w:color="auto"/>
            <w:bottom w:val="none" w:sz="0" w:space="0" w:color="auto"/>
            <w:right w:val="none" w:sz="0" w:space="0" w:color="auto"/>
          </w:divBdr>
        </w:div>
        <w:div w:id="2033334279">
          <w:marLeft w:val="480"/>
          <w:marRight w:val="0"/>
          <w:marTop w:val="0"/>
          <w:marBottom w:val="0"/>
          <w:divBdr>
            <w:top w:val="none" w:sz="0" w:space="0" w:color="auto"/>
            <w:left w:val="none" w:sz="0" w:space="0" w:color="auto"/>
            <w:bottom w:val="none" w:sz="0" w:space="0" w:color="auto"/>
            <w:right w:val="none" w:sz="0" w:space="0" w:color="auto"/>
          </w:divBdr>
        </w:div>
        <w:div w:id="2051688193">
          <w:marLeft w:val="480"/>
          <w:marRight w:val="0"/>
          <w:marTop w:val="0"/>
          <w:marBottom w:val="0"/>
          <w:divBdr>
            <w:top w:val="none" w:sz="0" w:space="0" w:color="auto"/>
            <w:left w:val="none" w:sz="0" w:space="0" w:color="auto"/>
            <w:bottom w:val="none" w:sz="0" w:space="0" w:color="auto"/>
            <w:right w:val="none" w:sz="0" w:space="0" w:color="auto"/>
          </w:divBdr>
        </w:div>
      </w:divsChild>
    </w:div>
    <w:div w:id="1265649099">
      <w:bodyDiv w:val="1"/>
      <w:marLeft w:val="0"/>
      <w:marRight w:val="0"/>
      <w:marTop w:val="0"/>
      <w:marBottom w:val="0"/>
      <w:divBdr>
        <w:top w:val="none" w:sz="0" w:space="0" w:color="auto"/>
        <w:left w:val="none" w:sz="0" w:space="0" w:color="auto"/>
        <w:bottom w:val="none" w:sz="0" w:space="0" w:color="auto"/>
        <w:right w:val="none" w:sz="0" w:space="0" w:color="auto"/>
      </w:divBdr>
    </w:div>
    <w:div w:id="1268849847">
      <w:bodyDiv w:val="1"/>
      <w:marLeft w:val="0"/>
      <w:marRight w:val="0"/>
      <w:marTop w:val="0"/>
      <w:marBottom w:val="0"/>
      <w:divBdr>
        <w:top w:val="none" w:sz="0" w:space="0" w:color="auto"/>
        <w:left w:val="none" w:sz="0" w:space="0" w:color="auto"/>
        <w:bottom w:val="none" w:sz="0" w:space="0" w:color="auto"/>
        <w:right w:val="none" w:sz="0" w:space="0" w:color="auto"/>
      </w:divBdr>
    </w:div>
    <w:div w:id="1269434538">
      <w:bodyDiv w:val="1"/>
      <w:marLeft w:val="0"/>
      <w:marRight w:val="0"/>
      <w:marTop w:val="0"/>
      <w:marBottom w:val="0"/>
      <w:divBdr>
        <w:top w:val="none" w:sz="0" w:space="0" w:color="auto"/>
        <w:left w:val="none" w:sz="0" w:space="0" w:color="auto"/>
        <w:bottom w:val="none" w:sz="0" w:space="0" w:color="auto"/>
        <w:right w:val="none" w:sz="0" w:space="0" w:color="auto"/>
      </w:divBdr>
      <w:divsChild>
        <w:div w:id="49157940">
          <w:marLeft w:val="480"/>
          <w:marRight w:val="0"/>
          <w:marTop w:val="0"/>
          <w:marBottom w:val="0"/>
          <w:divBdr>
            <w:top w:val="none" w:sz="0" w:space="0" w:color="auto"/>
            <w:left w:val="none" w:sz="0" w:space="0" w:color="auto"/>
            <w:bottom w:val="none" w:sz="0" w:space="0" w:color="auto"/>
            <w:right w:val="none" w:sz="0" w:space="0" w:color="auto"/>
          </w:divBdr>
        </w:div>
        <w:div w:id="50035797">
          <w:marLeft w:val="480"/>
          <w:marRight w:val="0"/>
          <w:marTop w:val="0"/>
          <w:marBottom w:val="0"/>
          <w:divBdr>
            <w:top w:val="none" w:sz="0" w:space="0" w:color="auto"/>
            <w:left w:val="none" w:sz="0" w:space="0" w:color="auto"/>
            <w:bottom w:val="none" w:sz="0" w:space="0" w:color="auto"/>
            <w:right w:val="none" w:sz="0" w:space="0" w:color="auto"/>
          </w:divBdr>
        </w:div>
        <w:div w:id="53625448">
          <w:marLeft w:val="480"/>
          <w:marRight w:val="0"/>
          <w:marTop w:val="0"/>
          <w:marBottom w:val="0"/>
          <w:divBdr>
            <w:top w:val="none" w:sz="0" w:space="0" w:color="auto"/>
            <w:left w:val="none" w:sz="0" w:space="0" w:color="auto"/>
            <w:bottom w:val="none" w:sz="0" w:space="0" w:color="auto"/>
            <w:right w:val="none" w:sz="0" w:space="0" w:color="auto"/>
          </w:divBdr>
        </w:div>
        <w:div w:id="149903377">
          <w:marLeft w:val="480"/>
          <w:marRight w:val="0"/>
          <w:marTop w:val="0"/>
          <w:marBottom w:val="0"/>
          <w:divBdr>
            <w:top w:val="none" w:sz="0" w:space="0" w:color="auto"/>
            <w:left w:val="none" w:sz="0" w:space="0" w:color="auto"/>
            <w:bottom w:val="none" w:sz="0" w:space="0" w:color="auto"/>
            <w:right w:val="none" w:sz="0" w:space="0" w:color="auto"/>
          </w:divBdr>
        </w:div>
        <w:div w:id="195587985">
          <w:marLeft w:val="480"/>
          <w:marRight w:val="0"/>
          <w:marTop w:val="0"/>
          <w:marBottom w:val="0"/>
          <w:divBdr>
            <w:top w:val="none" w:sz="0" w:space="0" w:color="auto"/>
            <w:left w:val="none" w:sz="0" w:space="0" w:color="auto"/>
            <w:bottom w:val="none" w:sz="0" w:space="0" w:color="auto"/>
            <w:right w:val="none" w:sz="0" w:space="0" w:color="auto"/>
          </w:divBdr>
        </w:div>
        <w:div w:id="198007170">
          <w:marLeft w:val="480"/>
          <w:marRight w:val="0"/>
          <w:marTop w:val="0"/>
          <w:marBottom w:val="0"/>
          <w:divBdr>
            <w:top w:val="none" w:sz="0" w:space="0" w:color="auto"/>
            <w:left w:val="none" w:sz="0" w:space="0" w:color="auto"/>
            <w:bottom w:val="none" w:sz="0" w:space="0" w:color="auto"/>
            <w:right w:val="none" w:sz="0" w:space="0" w:color="auto"/>
          </w:divBdr>
        </w:div>
        <w:div w:id="215703219">
          <w:marLeft w:val="480"/>
          <w:marRight w:val="0"/>
          <w:marTop w:val="0"/>
          <w:marBottom w:val="0"/>
          <w:divBdr>
            <w:top w:val="none" w:sz="0" w:space="0" w:color="auto"/>
            <w:left w:val="none" w:sz="0" w:space="0" w:color="auto"/>
            <w:bottom w:val="none" w:sz="0" w:space="0" w:color="auto"/>
            <w:right w:val="none" w:sz="0" w:space="0" w:color="auto"/>
          </w:divBdr>
        </w:div>
        <w:div w:id="231625826">
          <w:marLeft w:val="480"/>
          <w:marRight w:val="0"/>
          <w:marTop w:val="0"/>
          <w:marBottom w:val="0"/>
          <w:divBdr>
            <w:top w:val="none" w:sz="0" w:space="0" w:color="auto"/>
            <w:left w:val="none" w:sz="0" w:space="0" w:color="auto"/>
            <w:bottom w:val="none" w:sz="0" w:space="0" w:color="auto"/>
            <w:right w:val="none" w:sz="0" w:space="0" w:color="auto"/>
          </w:divBdr>
        </w:div>
        <w:div w:id="241645159">
          <w:marLeft w:val="480"/>
          <w:marRight w:val="0"/>
          <w:marTop w:val="0"/>
          <w:marBottom w:val="0"/>
          <w:divBdr>
            <w:top w:val="none" w:sz="0" w:space="0" w:color="auto"/>
            <w:left w:val="none" w:sz="0" w:space="0" w:color="auto"/>
            <w:bottom w:val="none" w:sz="0" w:space="0" w:color="auto"/>
            <w:right w:val="none" w:sz="0" w:space="0" w:color="auto"/>
          </w:divBdr>
        </w:div>
        <w:div w:id="249584590">
          <w:marLeft w:val="480"/>
          <w:marRight w:val="0"/>
          <w:marTop w:val="0"/>
          <w:marBottom w:val="0"/>
          <w:divBdr>
            <w:top w:val="none" w:sz="0" w:space="0" w:color="auto"/>
            <w:left w:val="none" w:sz="0" w:space="0" w:color="auto"/>
            <w:bottom w:val="none" w:sz="0" w:space="0" w:color="auto"/>
            <w:right w:val="none" w:sz="0" w:space="0" w:color="auto"/>
          </w:divBdr>
        </w:div>
        <w:div w:id="330259569">
          <w:marLeft w:val="480"/>
          <w:marRight w:val="0"/>
          <w:marTop w:val="0"/>
          <w:marBottom w:val="0"/>
          <w:divBdr>
            <w:top w:val="none" w:sz="0" w:space="0" w:color="auto"/>
            <w:left w:val="none" w:sz="0" w:space="0" w:color="auto"/>
            <w:bottom w:val="none" w:sz="0" w:space="0" w:color="auto"/>
            <w:right w:val="none" w:sz="0" w:space="0" w:color="auto"/>
          </w:divBdr>
        </w:div>
        <w:div w:id="480540868">
          <w:marLeft w:val="480"/>
          <w:marRight w:val="0"/>
          <w:marTop w:val="0"/>
          <w:marBottom w:val="0"/>
          <w:divBdr>
            <w:top w:val="none" w:sz="0" w:space="0" w:color="auto"/>
            <w:left w:val="none" w:sz="0" w:space="0" w:color="auto"/>
            <w:bottom w:val="none" w:sz="0" w:space="0" w:color="auto"/>
            <w:right w:val="none" w:sz="0" w:space="0" w:color="auto"/>
          </w:divBdr>
        </w:div>
        <w:div w:id="501629041">
          <w:marLeft w:val="480"/>
          <w:marRight w:val="0"/>
          <w:marTop w:val="0"/>
          <w:marBottom w:val="0"/>
          <w:divBdr>
            <w:top w:val="none" w:sz="0" w:space="0" w:color="auto"/>
            <w:left w:val="none" w:sz="0" w:space="0" w:color="auto"/>
            <w:bottom w:val="none" w:sz="0" w:space="0" w:color="auto"/>
            <w:right w:val="none" w:sz="0" w:space="0" w:color="auto"/>
          </w:divBdr>
        </w:div>
        <w:div w:id="693306188">
          <w:marLeft w:val="480"/>
          <w:marRight w:val="0"/>
          <w:marTop w:val="0"/>
          <w:marBottom w:val="0"/>
          <w:divBdr>
            <w:top w:val="none" w:sz="0" w:space="0" w:color="auto"/>
            <w:left w:val="none" w:sz="0" w:space="0" w:color="auto"/>
            <w:bottom w:val="none" w:sz="0" w:space="0" w:color="auto"/>
            <w:right w:val="none" w:sz="0" w:space="0" w:color="auto"/>
          </w:divBdr>
        </w:div>
        <w:div w:id="711460760">
          <w:marLeft w:val="480"/>
          <w:marRight w:val="0"/>
          <w:marTop w:val="0"/>
          <w:marBottom w:val="0"/>
          <w:divBdr>
            <w:top w:val="none" w:sz="0" w:space="0" w:color="auto"/>
            <w:left w:val="none" w:sz="0" w:space="0" w:color="auto"/>
            <w:bottom w:val="none" w:sz="0" w:space="0" w:color="auto"/>
            <w:right w:val="none" w:sz="0" w:space="0" w:color="auto"/>
          </w:divBdr>
        </w:div>
        <w:div w:id="727538697">
          <w:marLeft w:val="480"/>
          <w:marRight w:val="0"/>
          <w:marTop w:val="0"/>
          <w:marBottom w:val="0"/>
          <w:divBdr>
            <w:top w:val="none" w:sz="0" w:space="0" w:color="auto"/>
            <w:left w:val="none" w:sz="0" w:space="0" w:color="auto"/>
            <w:bottom w:val="none" w:sz="0" w:space="0" w:color="auto"/>
            <w:right w:val="none" w:sz="0" w:space="0" w:color="auto"/>
          </w:divBdr>
        </w:div>
        <w:div w:id="822157813">
          <w:marLeft w:val="480"/>
          <w:marRight w:val="0"/>
          <w:marTop w:val="0"/>
          <w:marBottom w:val="0"/>
          <w:divBdr>
            <w:top w:val="none" w:sz="0" w:space="0" w:color="auto"/>
            <w:left w:val="none" w:sz="0" w:space="0" w:color="auto"/>
            <w:bottom w:val="none" w:sz="0" w:space="0" w:color="auto"/>
            <w:right w:val="none" w:sz="0" w:space="0" w:color="auto"/>
          </w:divBdr>
        </w:div>
        <w:div w:id="1019744324">
          <w:marLeft w:val="480"/>
          <w:marRight w:val="0"/>
          <w:marTop w:val="0"/>
          <w:marBottom w:val="0"/>
          <w:divBdr>
            <w:top w:val="none" w:sz="0" w:space="0" w:color="auto"/>
            <w:left w:val="none" w:sz="0" w:space="0" w:color="auto"/>
            <w:bottom w:val="none" w:sz="0" w:space="0" w:color="auto"/>
            <w:right w:val="none" w:sz="0" w:space="0" w:color="auto"/>
          </w:divBdr>
        </w:div>
        <w:div w:id="1027221150">
          <w:marLeft w:val="480"/>
          <w:marRight w:val="0"/>
          <w:marTop w:val="0"/>
          <w:marBottom w:val="0"/>
          <w:divBdr>
            <w:top w:val="none" w:sz="0" w:space="0" w:color="auto"/>
            <w:left w:val="none" w:sz="0" w:space="0" w:color="auto"/>
            <w:bottom w:val="none" w:sz="0" w:space="0" w:color="auto"/>
            <w:right w:val="none" w:sz="0" w:space="0" w:color="auto"/>
          </w:divBdr>
        </w:div>
        <w:div w:id="1029182774">
          <w:marLeft w:val="480"/>
          <w:marRight w:val="0"/>
          <w:marTop w:val="0"/>
          <w:marBottom w:val="0"/>
          <w:divBdr>
            <w:top w:val="none" w:sz="0" w:space="0" w:color="auto"/>
            <w:left w:val="none" w:sz="0" w:space="0" w:color="auto"/>
            <w:bottom w:val="none" w:sz="0" w:space="0" w:color="auto"/>
            <w:right w:val="none" w:sz="0" w:space="0" w:color="auto"/>
          </w:divBdr>
        </w:div>
        <w:div w:id="1038823829">
          <w:marLeft w:val="480"/>
          <w:marRight w:val="0"/>
          <w:marTop w:val="0"/>
          <w:marBottom w:val="0"/>
          <w:divBdr>
            <w:top w:val="none" w:sz="0" w:space="0" w:color="auto"/>
            <w:left w:val="none" w:sz="0" w:space="0" w:color="auto"/>
            <w:bottom w:val="none" w:sz="0" w:space="0" w:color="auto"/>
            <w:right w:val="none" w:sz="0" w:space="0" w:color="auto"/>
          </w:divBdr>
        </w:div>
        <w:div w:id="1104769697">
          <w:marLeft w:val="480"/>
          <w:marRight w:val="0"/>
          <w:marTop w:val="0"/>
          <w:marBottom w:val="0"/>
          <w:divBdr>
            <w:top w:val="none" w:sz="0" w:space="0" w:color="auto"/>
            <w:left w:val="none" w:sz="0" w:space="0" w:color="auto"/>
            <w:bottom w:val="none" w:sz="0" w:space="0" w:color="auto"/>
            <w:right w:val="none" w:sz="0" w:space="0" w:color="auto"/>
          </w:divBdr>
        </w:div>
        <w:div w:id="1291978389">
          <w:marLeft w:val="480"/>
          <w:marRight w:val="0"/>
          <w:marTop w:val="0"/>
          <w:marBottom w:val="0"/>
          <w:divBdr>
            <w:top w:val="none" w:sz="0" w:space="0" w:color="auto"/>
            <w:left w:val="none" w:sz="0" w:space="0" w:color="auto"/>
            <w:bottom w:val="none" w:sz="0" w:space="0" w:color="auto"/>
            <w:right w:val="none" w:sz="0" w:space="0" w:color="auto"/>
          </w:divBdr>
        </w:div>
        <w:div w:id="1351374244">
          <w:marLeft w:val="480"/>
          <w:marRight w:val="0"/>
          <w:marTop w:val="0"/>
          <w:marBottom w:val="0"/>
          <w:divBdr>
            <w:top w:val="none" w:sz="0" w:space="0" w:color="auto"/>
            <w:left w:val="none" w:sz="0" w:space="0" w:color="auto"/>
            <w:bottom w:val="none" w:sz="0" w:space="0" w:color="auto"/>
            <w:right w:val="none" w:sz="0" w:space="0" w:color="auto"/>
          </w:divBdr>
        </w:div>
        <w:div w:id="1371372263">
          <w:marLeft w:val="480"/>
          <w:marRight w:val="0"/>
          <w:marTop w:val="0"/>
          <w:marBottom w:val="0"/>
          <w:divBdr>
            <w:top w:val="none" w:sz="0" w:space="0" w:color="auto"/>
            <w:left w:val="none" w:sz="0" w:space="0" w:color="auto"/>
            <w:bottom w:val="none" w:sz="0" w:space="0" w:color="auto"/>
            <w:right w:val="none" w:sz="0" w:space="0" w:color="auto"/>
          </w:divBdr>
        </w:div>
        <w:div w:id="1375083642">
          <w:marLeft w:val="480"/>
          <w:marRight w:val="0"/>
          <w:marTop w:val="0"/>
          <w:marBottom w:val="0"/>
          <w:divBdr>
            <w:top w:val="none" w:sz="0" w:space="0" w:color="auto"/>
            <w:left w:val="none" w:sz="0" w:space="0" w:color="auto"/>
            <w:bottom w:val="none" w:sz="0" w:space="0" w:color="auto"/>
            <w:right w:val="none" w:sz="0" w:space="0" w:color="auto"/>
          </w:divBdr>
        </w:div>
        <w:div w:id="1393430096">
          <w:marLeft w:val="480"/>
          <w:marRight w:val="0"/>
          <w:marTop w:val="0"/>
          <w:marBottom w:val="0"/>
          <w:divBdr>
            <w:top w:val="none" w:sz="0" w:space="0" w:color="auto"/>
            <w:left w:val="none" w:sz="0" w:space="0" w:color="auto"/>
            <w:bottom w:val="none" w:sz="0" w:space="0" w:color="auto"/>
            <w:right w:val="none" w:sz="0" w:space="0" w:color="auto"/>
          </w:divBdr>
        </w:div>
        <w:div w:id="1412045335">
          <w:marLeft w:val="480"/>
          <w:marRight w:val="0"/>
          <w:marTop w:val="0"/>
          <w:marBottom w:val="0"/>
          <w:divBdr>
            <w:top w:val="none" w:sz="0" w:space="0" w:color="auto"/>
            <w:left w:val="none" w:sz="0" w:space="0" w:color="auto"/>
            <w:bottom w:val="none" w:sz="0" w:space="0" w:color="auto"/>
            <w:right w:val="none" w:sz="0" w:space="0" w:color="auto"/>
          </w:divBdr>
        </w:div>
        <w:div w:id="1492673801">
          <w:marLeft w:val="480"/>
          <w:marRight w:val="0"/>
          <w:marTop w:val="0"/>
          <w:marBottom w:val="0"/>
          <w:divBdr>
            <w:top w:val="none" w:sz="0" w:space="0" w:color="auto"/>
            <w:left w:val="none" w:sz="0" w:space="0" w:color="auto"/>
            <w:bottom w:val="none" w:sz="0" w:space="0" w:color="auto"/>
            <w:right w:val="none" w:sz="0" w:space="0" w:color="auto"/>
          </w:divBdr>
        </w:div>
        <w:div w:id="1549341654">
          <w:marLeft w:val="480"/>
          <w:marRight w:val="0"/>
          <w:marTop w:val="0"/>
          <w:marBottom w:val="0"/>
          <w:divBdr>
            <w:top w:val="none" w:sz="0" w:space="0" w:color="auto"/>
            <w:left w:val="none" w:sz="0" w:space="0" w:color="auto"/>
            <w:bottom w:val="none" w:sz="0" w:space="0" w:color="auto"/>
            <w:right w:val="none" w:sz="0" w:space="0" w:color="auto"/>
          </w:divBdr>
        </w:div>
        <w:div w:id="1618369557">
          <w:marLeft w:val="480"/>
          <w:marRight w:val="0"/>
          <w:marTop w:val="0"/>
          <w:marBottom w:val="0"/>
          <w:divBdr>
            <w:top w:val="none" w:sz="0" w:space="0" w:color="auto"/>
            <w:left w:val="none" w:sz="0" w:space="0" w:color="auto"/>
            <w:bottom w:val="none" w:sz="0" w:space="0" w:color="auto"/>
            <w:right w:val="none" w:sz="0" w:space="0" w:color="auto"/>
          </w:divBdr>
        </w:div>
        <w:div w:id="1753434073">
          <w:marLeft w:val="480"/>
          <w:marRight w:val="0"/>
          <w:marTop w:val="0"/>
          <w:marBottom w:val="0"/>
          <w:divBdr>
            <w:top w:val="none" w:sz="0" w:space="0" w:color="auto"/>
            <w:left w:val="none" w:sz="0" w:space="0" w:color="auto"/>
            <w:bottom w:val="none" w:sz="0" w:space="0" w:color="auto"/>
            <w:right w:val="none" w:sz="0" w:space="0" w:color="auto"/>
          </w:divBdr>
        </w:div>
        <w:div w:id="1831604102">
          <w:marLeft w:val="480"/>
          <w:marRight w:val="0"/>
          <w:marTop w:val="0"/>
          <w:marBottom w:val="0"/>
          <w:divBdr>
            <w:top w:val="none" w:sz="0" w:space="0" w:color="auto"/>
            <w:left w:val="none" w:sz="0" w:space="0" w:color="auto"/>
            <w:bottom w:val="none" w:sz="0" w:space="0" w:color="auto"/>
            <w:right w:val="none" w:sz="0" w:space="0" w:color="auto"/>
          </w:divBdr>
        </w:div>
        <w:div w:id="1842433243">
          <w:marLeft w:val="480"/>
          <w:marRight w:val="0"/>
          <w:marTop w:val="0"/>
          <w:marBottom w:val="0"/>
          <w:divBdr>
            <w:top w:val="none" w:sz="0" w:space="0" w:color="auto"/>
            <w:left w:val="none" w:sz="0" w:space="0" w:color="auto"/>
            <w:bottom w:val="none" w:sz="0" w:space="0" w:color="auto"/>
            <w:right w:val="none" w:sz="0" w:space="0" w:color="auto"/>
          </w:divBdr>
        </w:div>
        <w:div w:id="1886913438">
          <w:marLeft w:val="480"/>
          <w:marRight w:val="0"/>
          <w:marTop w:val="0"/>
          <w:marBottom w:val="0"/>
          <w:divBdr>
            <w:top w:val="none" w:sz="0" w:space="0" w:color="auto"/>
            <w:left w:val="none" w:sz="0" w:space="0" w:color="auto"/>
            <w:bottom w:val="none" w:sz="0" w:space="0" w:color="auto"/>
            <w:right w:val="none" w:sz="0" w:space="0" w:color="auto"/>
          </w:divBdr>
        </w:div>
        <w:div w:id="1920211067">
          <w:marLeft w:val="480"/>
          <w:marRight w:val="0"/>
          <w:marTop w:val="0"/>
          <w:marBottom w:val="0"/>
          <w:divBdr>
            <w:top w:val="none" w:sz="0" w:space="0" w:color="auto"/>
            <w:left w:val="none" w:sz="0" w:space="0" w:color="auto"/>
            <w:bottom w:val="none" w:sz="0" w:space="0" w:color="auto"/>
            <w:right w:val="none" w:sz="0" w:space="0" w:color="auto"/>
          </w:divBdr>
        </w:div>
        <w:div w:id="2109344414">
          <w:marLeft w:val="480"/>
          <w:marRight w:val="0"/>
          <w:marTop w:val="0"/>
          <w:marBottom w:val="0"/>
          <w:divBdr>
            <w:top w:val="none" w:sz="0" w:space="0" w:color="auto"/>
            <w:left w:val="none" w:sz="0" w:space="0" w:color="auto"/>
            <w:bottom w:val="none" w:sz="0" w:space="0" w:color="auto"/>
            <w:right w:val="none" w:sz="0" w:space="0" w:color="auto"/>
          </w:divBdr>
        </w:div>
      </w:divsChild>
    </w:div>
    <w:div w:id="1272976122">
      <w:bodyDiv w:val="1"/>
      <w:marLeft w:val="0"/>
      <w:marRight w:val="0"/>
      <w:marTop w:val="0"/>
      <w:marBottom w:val="0"/>
      <w:divBdr>
        <w:top w:val="none" w:sz="0" w:space="0" w:color="auto"/>
        <w:left w:val="none" w:sz="0" w:space="0" w:color="auto"/>
        <w:bottom w:val="none" w:sz="0" w:space="0" w:color="auto"/>
        <w:right w:val="none" w:sz="0" w:space="0" w:color="auto"/>
      </w:divBdr>
      <w:divsChild>
        <w:div w:id="40982779">
          <w:marLeft w:val="480"/>
          <w:marRight w:val="0"/>
          <w:marTop w:val="0"/>
          <w:marBottom w:val="0"/>
          <w:divBdr>
            <w:top w:val="none" w:sz="0" w:space="0" w:color="auto"/>
            <w:left w:val="none" w:sz="0" w:space="0" w:color="auto"/>
            <w:bottom w:val="none" w:sz="0" w:space="0" w:color="auto"/>
            <w:right w:val="none" w:sz="0" w:space="0" w:color="auto"/>
          </w:divBdr>
        </w:div>
        <w:div w:id="78141403">
          <w:marLeft w:val="480"/>
          <w:marRight w:val="0"/>
          <w:marTop w:val="0"/>
          <w:marBottom w:val="0"/>
          <w:divBdr>
            <w:top w:val="none" w:sz="0" w:space="0" w:color="auto"/>
            <w:left w:val="none" w:sz="0" w:space="0" w:color="auto"/>
            <w:bottom w:val="none" w:sz="0" w:space="0" w:color="auto"/>
            <w:right w:val="none" w:sz="0" w:space="0" w:color="auto"/>
          </w:divBdr>
        </w:div>
        <w:div w:id="122042388">
          <w:marLeft w:val="480"/>
          <w:marRight w:val="0"/>
          <w:marTop w:val="0"/>
          <w:marBottom w:val="0"/>
          <w:divBdr>
            <w:top w:val="none" w:sz="0" w:space="0" w:color="auto"/>
            <w:left w:val="none" w:sz="0" w:space="0" w:color="auto"/>
            <w:bottom w:val="none" w:sz="0" w:space="0" w:color="auto"/>
            <w:right w:val="none" w:sz="0" w:space="0" w:color="auto"/>
          </w:divBdr>
        </w:div>
        <w:div w:id="169684269">
          <w:marLeft w:val="480"/>
          <w:marRight w:val="0"/>
          <w:marTop w:val="0"/>
          <w:marBottom w:val="0"/>
          <w:divBdr>
            <w:top w:val="none" w:sz="0" w:space="0" w:color="auto"/>
            <w:left w:val="none" w:sz="0" w:space="0" w:color="auto"/>
            <w:bottom w:val="none" w:sz="0" w:space="0" w:color="auto"/>
            <w:right w:val="none" w:sz="0" w:space="0" w:color="auto"/>
          </w:divBdr>
        </w:div>
        <w:div w:id="237175561">
          <w:marLeft w:val="480"/>
          <w:marRight w:val="0"/>
          <w:marTop w:val="0"/>
          <w:marBottom w:val="0"/>
          <w:divBdr>
            <w:top w:val="none" w:sz="0" w:space="0" w:color="auto"/>
            <w:left w:val="none" w:sz="0" w:space="0" w:color="auto"/>
            <w:bottom w:val="none" w:sz="0" w:space="0" w:color="auto"/>
            <w:right w:val="none" w:sz="0" w:space="0" w:color="auto"/>
          </w:divBdr>
        </w:div>
        <w:div w:id="269776393">
          <w:marLeft w:val="480"/>
          <w:marRight w:val="0"/>
          <w:marTop w:val="0"/>
          <w:marBottom w:val="0"/>
          <w:divBdr>
            <w:top w:val="none" w:sz="0" w:space="0" w:color="auto"/>
            <w:left w:val="none" w:sz="0" w:space="0" w:color="auto"/>
            <w:bottom w:val="none" w:sz="0" w:space="0" w:color="auto"/>
            <w:right w:val="none" w:sz="0" w:space="0" w:color="auto"/>
          </w:divBdr>
        </w:div>
        <w:div w:id="453865532">
          <w:marLeft w:val="480"/>
          <w:marRight w:val="0"/>
          <w:marTop w:val="0"/>
          <w:marBottom w:val="0"/>
          <w:divBdr>
            <w:top w:val="none" w:sz="0" w:space="0" w:color="auto"/>
            <w:left w:val="none" w:sz="0" w:space="0" w:color="auto"/>
            <w:bottom w:val="none" w:sz="0" w:space="0" w:color="auto"/>
            <w:right w:val="none" w:sz="0" w:space="0" w:color="auto"/>
          </w:divBdr>
        </w:div>
        <w:div w:id="481433716">
          <w:marLeft w:val="480"/>
          <w:marRight w:val="0"/>
          <w:marTop w:val="0"/>
          <w:marBottom w:val="0"/>
          <w:divBdr>
            <w:top w:val="none" w:sz="0" w:space="0" w:color="auto"/>
            <w:left w:val="none" w:sz="0" w:space="0" w:color="auto"/>
            <w:bottom w:val="none" w:sz="0" w:space="0" w:color="auto"/>
            <w:right w:val="none" w:sz="0" w:space="0" w:color="auto"/>
          </w:divBdr>
        </w:div>
        <w:div w:id="799765819">
          <w:marLeft w:val="480"/>
          <w:marRight w:val="0"/>
          <w:marTop w:val="0"/>
          <w:marBottom w:val="0"/>
          <w:divBdr>
            <w:top w:val="none" w:sz="0" w:space="0" w:color="auto"/>
            <w:left w:val="none" w:sz="0" w:space="0" w:color="auto"/>
            <w:bottom w:val="none" w:sz="0" w:space="0" w:color="auto"/>
            <w:right w:val="none" w:sz="0" w:space="0" w:color="auto"/>
          </w:divBdr>
        </w:div>
        <w:div w:id="839392293">
          <w:marLeft w:val="480"/>
          <w:marRight w:val="0"/>
          <w:marTop w:val="0"/>
          <w:marBottom w:val="0"/>
          <w:divBdr>
            <w:top w:val="none" w:sz="0" w:space="0" w:color="auto"/>
            <w:left w:val="none" w:sz="0" w:space="0" w:color="auto"/>
            <w:bottom w:val="none" w:sz="0" w:space="0" w:color="auto"/>
            <w:right w:val="none" w:sz="0" w:space="0" w:color="auto"/>
          </w:divBdr>
        </w:div>
        <w:div w:id="858618531">
          <w:marLeft w:val="480"/>
          <w:marRight w:val="0"/>
          <w:marTop w:val="0"/>
          <w:marBottom w:val="0"/>
          <w:divBdr>
            <w:top w:val="none" w:sz="0" w:space="0" w:color="auto"/>
            <w:left w:val="none" w:sz="0" w:space="0" w:color="auto"/>
            <w:bottom w:val="none" w:sz="0" w:space="0" w:color="auto"/>
            <w:right w:val="none" w:sz="0" w:space="0" w:color="auto"/>
          </w:divBdr>
        </w:div>
        <w:div w:id="908081252">
          <w:marLeft w:val="480"/>
          <w:marRight w:val="0"/>
          <w:marTop w:val="0"/>
          <w:marBottom w:val="0"/>
          <w:divBdr>
            <w:top w:val="none" w:sz="0" w:space="0" w:color="auto"/>
            <w:left w:val="none" w:sz="0" w:space="0" w:color="auto"/>
            <w:bottom w:val="none" w:sz="0" w:space="0" w:color="auto"/>
            <w:right w:val="none" w:sz="0" w:space="0" w:color="auto"/>
          </w:divBdr>
        </w:div>
        <w:div w:id="1034699143">
          <w:marLeft w:val="480"/>
          <w:marRight w:val="0"/>
          <w:marTop w:val="0"/>
          <w:marBottom w:val="0"/>
          <w:divBdr>
            <w:top w:val="none" w:sz="0" w:space="0" w:color="auto"/>
            <w:left w:val="none" w:sz="0" w:space="0" w:color="auto"/>
            <w:bottom w:val="none" w:sz="0" w:space="0" w:color="auto"/>
            <w:right w:val="none" w:sz="0" w:space="0" w:color="auto"/>
          </w:divBdr>
        </w:div>
        <w:div w:id="1096176185">
          <w:marLeft w:val="480"/>
          <w:marRight w:val="0"/>
          <w:marTop w:val="0"/>
          <w:marBottom w:val="0"/>
          <w:divBdr>
            <w:top w:val="none" w:sz="0" w:space="0" w:color="auto"/>
            <w:left w:val="none" w:sz="0" w:space="0" w:color="auto"/>
            <w:bottom w:val="none" w:sz="0" w:space="0" w:color="auto"/>
            <w:right w:val="none" w:sz="0" w:space="0" w:color="auto"/>
          </w:divBdr>
        </w:div>
        <w:div w:id="1173835009">
          <w:marLeft w:val="480"/>
          <w:marRight w:val="0"/>
          <w:marTop w:val="0"/>
          <w:marBottom w:val="0"/>
          <w:divBdr>
            <w:top w:val="none" w:sz="0" w:space="0" w:color="auto"/>
            <w:left w:val="none" w:sz="0" w:space="0" w:color="auto"/>
            <w:bottom w:val="none" w:sz="0" w:space="0" w:color="auto"/>
            <w:right w:val="none" w:sz="0" w:space="0" w:color="auto"/>
          </w:divBdr>
        </w:div>
        <w:div w:id="1334063515">
          <w:marLeft w:val="480"/>
          <w:marRight w:val="0"/>
          <w:marTop w:val="0"/>
          <w:marBottom w:val="0"/>
          <w:divBdr>
            <w:top w:val="none" w:sz="0" w:space="0" w:color="auto"/>
            <w:left w:val="none" w:sz="0" w:space="0" w:color="auto"/>
            <w:bottom w:val="none" w:sz="0" w:space="0" w:color="auto"/>
            <w:right w:val="none" w:sz="0" w:space="0" w:color="auto"/>
          </w:divBdr>
        </w:div>
        <w:div w:id="1475633848">
          <w:marLeft w:val="480"/>
          <w:marRight w:val="0"/>
          <w:marTop w:val="0"/>
          <w:marBottom w:val="0"/>
          <w:divBdr>
            <w:top w:val="none" w:sz="0" w:space="0" w:color="auto"/>
            <w:left w:val="none" w:sz="0" w:space="0" w:color="auto"/>
            <w:bottom w:val="none" w:sz="0" w:space="0" w:color="auto"/>
            <w:right w:val="none" w:sz="0" w:space="0" w:color="auto"/>
          </w:divBdr>
        </w:div>
        <w:div w:id="1528521581">
          <w:marLeft w:val="480"/>
          <w:marRight w:val="0"/>
          <w:marTop w:val="0"/>
          <w:marBottom w:val="0"/>
          <w:divBdr>
            <w:top w:val="none" w:sz="0" w:space="0" w:color="auto"/>
            <w:left w:val="none" w:sz="0" w:space="0" w:color="auto"/>
            <w:bottom w:val="none" w:sz="0" w:space="0" w:color="auto"/>
            <w:right w:val="none" w:sz="0" w:space="0" w:color="auto"/>
          </w:divBdr>
        </w:div>
        <w:div w:id="1680086551">
          <w:marLeft w:val="480"/>
          <w:marRight w:val="0"/>
          <w:marTop w:val="0"/>
          <w:marBottom w:val="0"/>
          <w:divBdr>
            <w:top w:val="none" w:sz="0" w:space="0" w:color="auto"/>
            <w:left w:val="none" w:sz="0" w:space="0" w:color="auto"/>
            <w:bottom w:val="none" w:sz="0" w:space="0" w:color="auto"/>
            <w:right w:val="none" w:sz="0" w:space="0" w:color="auto"/>
          </w:divBdr>
        </w:div>
        <w:div w:id="1689331909">
          <w:marLeft w:val="480"/>
          <w:marRight w:val="0"/>
          <w:marTop w:val="0"/>
          <w:marBottom w:val="0"/>
          <w:divBdr>
            <w:top w:val="none" w:sz="0" w:space="0" w:color="auto"/>
            <w:left w:val="none" w:sz="0" w:space="0" w:color="auto"/>
            <w:bottom w:val="none" w:sz="0" w:space="0" w:color="auto"/>
            <w:right w:val="none" w:sz="0" w:space="0" w:color="auto"/>
          </w:divBdr>
        </w:div>
        <w:div w:id="1882209384">
          <w:marLeft w:val="480"/>
          <w:marRight w:val="0"/>
          <w:marTop w:val="0"/>
          <w:marBottom w:val="0"/>
          <w:divBdr>
            <w:top w:val="none" w:sz="0" w:space="0" w:color="auto"/>
            <w:left w:val="none" w:sz="0" w:space="0" w:color="auto"/>
            <w:bottom w:val="none" w:sz="0" w:space="0" w:color="auto"/>
            <w:right w:val="none" w:sz="0" w:space="0" w:color="auto"/>
          </w:divBdr>
        </w:div>
        <w:div w:id="1895391489">
          <w:marLeft w:val="480"/>
          <w:marRight w:val="0"/>
          <w:marTop w:val="0"/>
          <w:marBottom w:val="0"/>
          <w:divBdr>
            <w:top w:val="none" w:sz="0" w:space="0" w:color="auto"/>
            <w:left w:val="none" w:sz="0" w:space="0" w:color="auto"/>
            <w:bottom w:val="none" w:sz="0" w:space="0" w:color="auto"/>
            <w:right w:val="none" w:sz="0" w:space="0" w:color="auto"/>
          </w:divBdr>
        </w:div>
        <w:div w:id="1900244232">
          <w:marLeft w:val="480"/>
          <w:marRight w:val="0"/>
          <w:marTop w:val="0"/>
          <w:marBottom w:val="0"/>
          <w:divBdr>
            <w:top w:val="none" w:sz="0" w:space="0" w:color="auto"/>
            <w:left w:val="none" w:sz="0" w:space="0" w:color="auto"/>
            <w:bottom w:val="none" w:sz="0" w:space="0" w:color="auto"/>
            <w:right w:val="none" w:sz="0" w:space="0" w:color="auto"/>
          </w:divBdr>
        </w:div>
        <w:div w:id="1900479867">
          <w:marLeft w:val="480"/>
          <w:marRight w:val="0"/>
          <w:marTop w:val="0"/>
          <w:marBottom w:val="0"/>
          <w:divBdr>
            <w:top w:val="none" w:sz="0" w:space="0" w:color="auto"/>
            <w:left w:val="none" w:sz="0" w:space="0" w:color="auto"/>
            <w:bottom w:val="none" w:sz="0" w:space="0" w:color="auto"/>
            <w:right w:val="none" w:sz="0" w:space="0" w:color="auto"/>
          </w:divBdr>
        </w:div>
        <w:div w:id="2028405063">
          <w:marLeft w:val="480"/>
          <w:marRight w:val="0"/>
          <w:marTop w:val="0"/>
          <w:marBottom w:val="0"/>
          <w:divBdr>
            <w:top w:val="none" w:sz="0" w:space="0" w:color="auto"/>
            <w:left w:val="none" w:sz="0" w:space="0" w:color="auto"/>
            <w:bottom w:val="none" w:sz="0" w:space="0" w:color="auto"/>
            <w:right w:val="none" w:sz="0" w:space="0" w:color="auto"/>
          </w:divBdr>
        </w:div>
        <w:div w:id="2086486853">
          <w:marLeft w:val="480"/>
          <w:marRight w:val="0"/>
          <w:marTop w:val="0"/>
          <w:marBottom w:val="0"/>
          <w:divBdr>
            <w:top w:val="none" w:sz="0" w:space="0" w:color="auto"/>
            <w:left w:val="none" w:sz="0" w:space="0" w:color="auto"/>
            <w:bottom w:val="none" w:sz="0" w:space="0" w:color="auto"/>
            <w:right w:val="none" w:sz="0" w:space="0" w:color="auto"/>
          </w:divBdr>
        </w:div>
        <w:div w:id="2091123488">
          <w:marLeft w:val="480"/>
          <w:marRight w:val="0"/>
          <w:marTop w:val="0"/>
          <w:marBottom w:val="0"/>
          <w:divBdr>
            <w:top w:val="none" w:sz="0" w:space="0" w:color="auto"/>
            <w:left w:val="none" w:sz="0" w:space="0" w:color="auto"/>
            <w:bottom w:val="none" w:sz="0" w:space="0" w:color="auto"/>
            <w:right w:val="none" w:sz="0" w:space="0" w:color="auto"/>
          </w:divBdr>
        </w:div>
        <w:div w:id="2105220067">
          <w:marLeft w:val="480"/>
          <w:marRight w:val="0"/>
          <w:marTop w:val="0"/>
          <w:marBottom w:val="0"/>
          <w:divBdr>
            <w:top w:val="none" w:sz="0" w:space="0" w:color="auto"/>
            <w:left w:val="none" w:sz="0" w:space="0" w:color="auto"/>
            <w:bottom w:val="none" w:sz="0" w:space="0" w:color="auto"/>
            <w:right w:val="none" w:sz="0" w:space="0" w:color="auto"/>
          </w:divBdr>
        </w:div>
      </w:divsChild>
    </w:div>
    <w:div w:id="1283195570">
      <w:bodyDiv w:val="1"/>
      <w:marLeft w:val="0"/>
      <w:marRight w:val="0"/>
      <w:marTop w:val="0"/>
      <w:marBottom w:val="0"/>
      <w:divBdr>
        <w:top w:val="none" w:sz="0" w:space="0" w:color="auto"/>
        <w:left w:val="none" w:sz="0" w:space="0" w:color="auto"/>
        <w:bottom w:val="none" w:sz="0" w:space="0" w:color="auto"/>
        <w:right w:val="none" w:sz="0" w:space="0" w:color="auto"/>
      </w:divBdr>
    </w:div>
    <w:div w:id="1286542666">
      <w:bodyDiv w:val="1"/>
      <w:marLeft w:val="0"/>
      <w:marRight w:val="0"/>
      <w:marTop w:val="0"/>
      <w:marBottom w:val="0"/>
      <w:divBdr>
        <w:top w:val="none" w:sz="0" w:space="0" w:color="auto"/>
        <w:left w:val="none" w:sz="0" w:space="0" w:color="auto"/>
        <w:bottom w:val="none" w:sz="0" w:space="0" w:color="auto"/>
        <w:right w:val="none" w:sz="0" w:space="0" w:color="auto"/>
      </w:divBdr>
    </w:div>
    <w:div w:id="1290555591">
      <w:bodyDiv w:val="1"/>
      <w:marLeft w:val="0"/>
      <w:marRight w:val="0"/>
      <w:marTop w:val="0"/>
      <w:marBottom w:val="0"/>
      <w:divBdr>
        <w:top w:val="none" w:sz="0" w:space="0" w:color="auto"/>
        <w:left w:val="none" w:sz="0" w:space="0" w:color="auto"/>
        <w:bottom w:val="none" w:sz="0" w:space="0" w:color="auto"/>
        <w:right w:val="none" w:sz="0" w:space="0" w:color="auto"/>
      </w:divBdr>
    </w:div>
    <w:div w:id="1302005667">
      <w:bodyDiv w:val="1"/>
      <w:marLeft w:val="0"/>
      <w:marRight w:val="0"/>
      <w:marTop w:val="0"/>
      <w:marBottom w:val="0"/>
      <w:divBdr>
        <w:top w:val="none" w:sz="0" w:space="0" w:color="auto"/>
        <w:left w:val="none" w:sz="0" w:space="0" w:color="auto"/>
        <w:bottom w:val="none" w:sz="0" w:space="0" w:color="auto"/>
        <w:right w:val="none" w:sz="0" w:space="0" w:color="auto"/>
      </w:divBdr>
    </w:div>
    <w:div w:id="1316178019">
      <w:bodyDiv w:val="1"/>
      <w:marLeft w:val="0"/>
      <w:marRight w:val="0"/>
      <w:marTop w:val="0"/>
      <w:marBottom w:val="0"/>
      <w:divBdr>
        <w:top w:val="none" w:sz="0" w:space="0" w:color="auto"/>
        <w:left w:val="none" w:sz="0" w:space="0" w:color="auto"/>
        <w:bottom w:val="none" w:sz="0" w:space="0" w:color="auto"/>
        <w:right w:val="none" w:sz="0" w:space="0" w:color="auto"/>
      </w:divBdr>
    </w:div>
    <w:div w:id="1319261150">
      <w:bodyDiv w:val="1"/>
      <w:marLeft w:val="0"/>
      <w:marRight w:val="0"/>
      <w:marTop w:val="0"/>
      <w:marBottom w:val="0"/>
      <w:divBdr>
        <w:top w:val="none" w:sz="0" w:space="0" w:color="auto"/>
        <w:left w:val="none" w:sz="0" w:space="0" w:color="auto"/>
        <w:bottom w:val="none" w:sz="0" w:space="0" w:color="auto"/>
        <w:right w:val="none" w:sz="0" w:space="0" w:color="auto"/>
      </w:divBdr>
    </w:div>
    <w:div w:id="1319576985">
      <w:bodyDiv w:val="1"/>
      <w:marLeft w:val="0"/>
      <w:marRight w:val="0"/>
      <w:marTop w:val="0"/>
      <w:marBottom w:val="0"/>
      <w:divBdr>
        <w:top w:val="none" w:sz="0" w:space="0" w:color="auto"/>
        <w:left w:val="none" w:sz="0" w:space="0" w:color="auto"/>
        <w:bottom w:val="none" w:sz="0" w:space="0" w:color="auto"/>
        <w:right w:val="none" w:sz="0" w:space="0" w:color="auto"/>
      </w:divBdr>
    </w:div>
    <w:div w:id="1322654867">
      <w:bodyDiv w:val="1"/>
      <w:marLeft w:val="0"/>
      <w:marRight w:val="0"/>
      <w:marTop w:val="0"/>
      <w:marBottom w:val="0"/>
      <w:divBdr>
        <w:top w:val="none" w:sz="0" w:space="0" w:color="auto"/>
        <w:left w:val="none" w:sz="0" w:space="0" w:color="auto"/>
        <w:bottom w:val="none" w:sz="0" w:space="0" w:color="auto"/>
        <w:right w:val="none" w:sz="0" w:space="0" w:color="auto"/>
      </w:divBdr>
    </w:div>
    <w:div w:id="1322662238">
      <w:bodyDiv w:val="1"/>
      <w:marLeft w:val="0"/>
      <w:marRight w:val="0"/>
      <w:marTop w:val="0"/>
      <w:marBottom w:val="0"/>
      <w:divBdr>
        <w:top w:val="none" w:sz="0" w:space="0" w:color="auto"/>
        <w:left w:val="none" w:sz="0" w:space="0" w:color="auto"/>
        <w:bottom w:val="none" w:sz="0" w:space="0" w:color="auto"/>
        <w:right w:val="none" w:sz="0" w:space="0" w:color="auto"/>
      </w:divBdr>
      <w:divsChild>
        <w:div w:id="30880235">
          <w:marLeft w:val="480"/>
          <w:marRight w:val="0"/>
          <w:marTop w:val="0"/>
          <w:marBottom w:val="0"/>
          <w:divBdr>
            <w:top w:val="none" w:sz="0" w:space="0" w:color="auto"/>
            <w:left w:val="none" w:sz="0" w:space="0" w:color="auto"/>
            <w:bottom w:val="none" w:sz="0" w:space="0" w:color="auto"/>
            <w:right w:val="none" w:sz="0" w:space="0" w:color="auto"/>
          </w:divBdr>
        </w:div>
        <w:div w:id="89863896">
          <w:marLeft w:val="480"/>
          <w:marRight w:val="0"/>
          <w:marTop w:val="0"/>
          <w:marBottom w:val="0"/>
          <w:divBdr>
            <w:top w:val="none" w:sz="0" w:space="0" w:color="auto"/>
            <w:left w:val="none" w:sz="0" w:space="0" w:color="auto"/>
            <w:bottom w:val="none" w:sz="0" w:space="0" w:color="auto"/>
            <w:right w:val="none" w:sz="0" w:space="0" w:color="auto"/>
          </w:divBdr>
        </w:div>
        <w:div w:id="111673926">
          <w:marLeft w:val="480"/>
          <w:marRight w:val="0"/>
          <w:marTop w:val="0"/>
          <w:marBottom w:val="0"/>
          <w:divBdr>
            <w:top w:val="none" w:sz="0" w:space="0" w:color="auto"/>
            <w:left w:val="none" w:sz="0" w:space="0" w:color="auto"/>
            <w:bottom w:val="none" w:sz="0" w:space="0" w:color="auto"/>
            <w:right w:val="none" w:sz="0" w:space="0" w:color="auto"/>
          </w:divBdr>
        </w:div>
        <w:div w:id="135268734">
          <w:marLeft w:val="480"/>
          <w:marRight w:val="0"/>
          <w:marTop w:val="0"/>
          <w:marBottom w:val="0"/>
          <w:divBdr>
            <w:top w:val="none" w:sz="0" w:space="0" w:color="auto"/>
            <w:left w:val="none" w:sz="0" w:space="0" w:color="auto"/>
            <w:bottom w:val="none" w:sz="0" w:space="0" w:color="auto"/>
            <w:right w:val="none" w:sz="0" w:space="0" w:color="auto"/>
          </w:divBdr>
        </w:div>
        <w:div w:id="156002760">
          <w:marLeft w:val="480"/>
          <w:marRight w:val="0"/>
          <w:marTop w:val="0"/>
          <w:marBottom w:val="0"/>
          <w:divBdr>
            <w:top w:val="none" w:sz="0" w:space="0" w:color="auto"/>
            <w:left w:val="none" w:sz="0" w:space="0" w:color="auto"/>
            <w:bottom w:val="none" w:sz="0" w:space="0" w:color="auto"/>
            <w:right w:val="none" w:sz="0" w:space="0" w:color="auto"/>
          </w:divBdr>
        </w:div>
        <w:div w:id="197477820">
          <w:marLeft w:val="480"/>
          <w:marRight w:val="0"/>
          <w:marTop w:val="0"/>
          <w:marBottom w:val="0"/>
          <w:divBdr>
            <w:top w:val="none" w:sz="0" w:space="0" w:color="auto"/>
            <w:left w:val="none" w:sz="0" w:space="0" w:color="auto"/>
            <w:bottom w:val="none" w:sz="0" w:space="0" w:color="auto"/>
            <w:right w:val="none" w:sz="0" w:space="0" w:color="auto"/>
          </w:divBdr>
        </w:div>
        <w:div w:id="390345281">
          <w:marLeft w:val="480"/>
          <w:marRight w:val="0"/>
          <w:marTop w:val="0"/>
          <w:marBottom w:val="0"/>
          <w:divBdr>
            <w:top w:val="none" w:sz="0" w:space="0" w:color="auto"/>
            <w:left w:val="none" w:sz="0" w:space="0" w:color="auto"/>
            <w:bottom w:val="none" w:sz="0" w:space="0" w:color="auto"/>
            <w:right w:val="none" w:sz="0" w:space="0" w:color="auto"/>
          </w:divBdr>
        </w:div>
        <w:div w:id="408500916">
          <w:marLeft w:val="480"/>
          <w:marRight w:val="0"/>
          <w:marTop w:val="0"/>
          <w:marBottom w:val="0"/>
          <w:divBdr>
            <w:top w:val="none" w:sz="0" w:space="0" w:color="auto"/>
            <w:left w:val="none" w:sz="0" w:space="0" w:color="auto"/>
            <w:bottom w:val="none" w:sz="0" w:space="0" w:color="auto"/>
            <w:right w:val="none" w:sz="0" w:space="0" w:color="auto"/>
          </w:divBdr>
        </w:div>
        <w:div w:id="416563682">
          <w:marLeft w:val="480"/>
          <w:marRight w:val="0"/>
          <w:marTop w:val="0"/>
          <w:marBottom w:val="0"/>
          <w:divBdr>
            <w:top w:val="none" w:sz="0" w:space="0" w:color="auto"/>
            <w:left w:val="none" w:sz="0" w:space="0" w:color="auto"/>
            <w:bottom w:val="none" w:sz="0" w:space="0" w:color="auto"/>
            <w:right w:val="none" w:sz="0" w:space="0" w:color="auto"/>
          </w:divBdr>
        </w:div>
        <w:div w:id="450706271">
          <w:marLeft w:val="480"/>
          <w:marRight w:val="0"/>
          <w:marTop w:val="0"/>
          <w:marBottom w:val="0"/>
          <w:divBdr>
            <w:top w:val="none" w:sz="0" w:space="0" w:color="auto"/>
            <w:left w:val="none" w:sz="0" w:space="0" w:color="auto"/>
            <w:bottom w:val="none" w:sz="0" w:space="0" w:color="auto"/>
            <w:right w:val="none" w:sz="0" w:space="0" w:color="auto"/>
          </w:divBdr>
        </w:div>
        <w:div w:id="456488974">
          <w:marLeft w:val="480"/>
          <w:marRight w:val="0"/>
          <w:marTop w:val="0"/>
          <w:marBottom w:val="0"/>
          <w:divBdr>
            <w:top w:val="none" w:sz="0" w:space="0" w:color="auto"/>
            <w:left w:val="none" w:sz="0" w:space="0" w:color="auto"/>
            <w:bottom w:val="none" w:sz="0" w:space="0" w:color="auto"/>
            <w:right w:val="none" w:sz="0" w:space="0" w:color="auto"/>
          </w:divBdr>
        </w:div>
        <w:div w:id="457798700">
          <w:marLeft w:val="480"/>
          <w:marRight w:val="0"/>
          <w:marTop w:val="0"/>
          <w:marBottom w:val="0"/>
          <w:divBdr>
            <w:top w:val="none" w:sz="0" w:space="0" w:color="auto"/>
            <w:left w:val="none" w:sz="0" w:space="0" w:color="auto"/>
            <w:bottom w:val="none" w:sz="0" w:space="0" w:color="auto"/>
            <w:right w:val="none" w:sz="0" w:space="0" w:color="auto"/>
          </w:divBdr>
        </w:div>
        <w:div w:id="549419698">
          <w:marLeft w:val="480"/>
          <w:marRight w:val="0"/>
          <w:marTop w:val="0"/>
          <w:marBottom w:val="0"/>
          <w:divBdr>
            <w:top w:val="none" w:sz="0" w:space="0" w:color="auto"/>
            <w:left w:val="none" w:sz="0" w:space="0" w:color="auto"/>
            <w:bottom w:val="none" w:sz="0" w:space="0" w:color="auto"/>
            <w:right w:val="none" w:sz="0" w:space="0" w:color="auto"/>
          </w:divBdr>
        </w:div>
        <w:div w:id="679044818">
          <w:marLeft w:val="480"/>
          <w:marRight w:val="0"/>
          <w:marTop w:val="0"/>
          <w:marBottom w:val="0"/>
          <w:divBdr>
            <w:top w:val="none" w:sz="0" w:space="0" w:color="auto"/>
            <w:left w:val="none" w:sz="0" w:space="0" w:color="auto"/>
            <w:bottom w:val="none" w:sz="0" w:space="0" w:color="auto"/>
            <w:right w:val="none" w:sz="0" w:space="0" w:color="auto"/>
          </w:divBdr>
        </w:div>
        <w:div w:id="695932255">
          <w:marLeft w:val="480"/>
          <w:marRight w:val="0"/>
          <w:marTop w:val="0"/>
          <w:marBottom w:val="0"/>
          <w:divBdr>
            <w:top w:val="none" w:sz="0" w:space="0" w:color="auto"/>
            <w:left w:val="none" w:sz="0" w:space="0" w:color="auto"/>
            <w:bottom w:val="none" w:sz="0" w:space="0" w:color="auto"/>
            <w:right w:val="none" w:sz="0" w:space="0" w:color="auto"/>
          </w:divBdr>
        </w:div>
        <w:div w:id="955335951">
          <w:marLeft w:val="480"/>
          <w:marRight w:val="0"/>
          <w:marTop w:val="0"/>
          <w:marBottom w:val="0"/>
          <w:divBdr>
            <w:top w:val="none" w:sz="0" w:space="0" w:color="auto"/>
            <w:left w:val="none" w:sz="0" w:space="0" w:color="auto"/>
            <w:bottom w:val="none" w:sz="0" w:space="0" w:color="auto"/>
            <w:right w:val="none" w:sz="0" w:space="0" w:color="auto"/>
          </w:divBdr>
        </w:div>
        <w:div w:id="971405804">
          <w:marLeft w:val="480"/>
          <w:marRight w:val="0"/>
          <w:marTop w:val="0"/>
          <w:marBottom w:val="0"/>
          <w:divBdr>
            <w:top w:val="none" w:sz="0" w:space="0" w:color="auto"/>
            <w:left w:val="none" w:sz="0" w:space="0" w:color="auto"/>
            <w:bottom w:val="none" w:sz="0" w:space="0" w:color="auto"/>
            <w:right w:val="none" w:sz="0" w:space="0" w:color="auto"/>
          </w:divBdr>
        </w:div>
        <w:div w:id="977997301">
          <w:marLeft w:val="480"/>
          <w:marRight w:val="0"/>
          <w:marTop w:val="0"/>
          <w:marBottom w:val="0"/>
          <w:divBdr>
            <w:top w:val="none" w:sz="0" w:space="0" w:color="auto"/>
            <w:left w:val="none" w:sz="0" w:space="0" w:color="auto"/>
            <w:bottom w:val="none" w:sz="0" w:space="0" w:color="auto"/>
            <w:right w:val="none" w:sz="0" w:space="0" w:color="auto"/>
          </w:divBdr>
        </w:div>
        <w:div w:id="1005594318">
          <w:marLeft w:val="480"/>
          <w:marRight w:val="0"/>
          <w:marTop w:val="0"/>
          <w:marBottom w:val="0"/>
          <w:divBdr>
            <w:top w:val="none" w:sz="0" w:space="0" w:color="auto"/>
            <w:left w:val="none" w:sz="0" w:space="0" w:color="auto"/>
            <w:bottom w:val="none" w:sz="0" w:space="0" w:color="auto"/>
            <w:right w:val="none" w:sz="0" w:space="0" w:color="auto"/>
          </w:divBdr>
        </w:div>
        <w:div w:id="1037899855">
          <w:marLeft w:val="480"/>
          <w:marRight w:val="0"/>
          <w:marTop w:val="0"/>
          <w:marBottom w:val="0"/>
          <w:divBdr>
            <w:top w:val="none" w:sz="0" w:space="0" w:color="auto"/>
            <w:left w:val="none" w:sz="0" w:space="0" w:color="auto"/>
            <w:bottom w:val="none" w:sz="0" w:space="0" w:color="auto"/>
            <w:right w:val="none" w:sz="0" w:space="0" w:color="auto"/>
          </w:divBdr>
        </w:div>
        <w:div w:id="1048144321">
          <w:marLeft w:val="480"/>
          <w:marRight w:val="0"/>
          <w:marTop w:val="0"/>
          <w:marBottom w:val="0"/>
          <w:divBdr>
            <w:top w:val="none" w:sz="0" w:space="0" w:color="auto"/>
            <w:left w:val="none" w:sz="0" w:space="0" w:color="auto"/>
            <w:bottom w:val="none" w:sz="0" w:space="0" w:color="auto"/>
            <w:right w:val="none" w:sz="0" w:space="0" w:color="auto"/>
          </w:divBdr>
        </w:div>
        <w:div w:id="1054233353">
          <w:marLeft w:val="480"/>
          <w:marRight w:val="0"/>
          <w:marTop w:val="0"/>
          <w:marBottom w:val="0"/>
          <w:divBdr>
            <w:top w:val="none" w:sz="0" w:space="0" w:color="auto"/>
            <w:left w:val="none" w:sz="0" w:space="0" w:color="auto"/>
            <w:bottom w:val="none" w:sz="0" w:space="0" w:color="auto"/>
            <w:right w:val="none" w:sz="0" w:space="0" w:color="auto"/>
          </w:divBdr>
        </w:div>
        <w:div w:id="1140466426">
          <w:marLeft w:val="480"/>
          <w:marRight w:val="0"/>
          <w:marTop w:val="0"/>
          <w:marBottom w:val="0"/>
          <w:divBdr>
            <w:top w:val="none" w:sz="0" w:space="0" w:color="auto"/>
            <w:left w:val="none" w:sz="0" w:space="0" w:color="auto"/>
            <w:bottom w:val="none" w:sz="0" w:space="0" w:color="auto"/>
            <w:right w:val="none" w:sz="0" w:space="0" w:color="auto"/>
          </w:divBdr>
        </w:div>
        <w:div w:id="1207134260">
          <w:marLeft w:val="480"/>
          <w:marRight w:val="0"/>
          <w:marTop w:val="0"/>
          <w:marBottom w:val="0"/>
          <w:divBdr>
            <w:top w:val="none" w:sz="0" w:space="0" w:color="auto"/>
            <w:left w:val="none" w:sz="0" w:space="0" w:color="auto"/>
            <w:bottom w:val="none" w:sz="0" w:space="0" w:color="auto"/>
            <w:right w:val="none" w:sz="0" w:space="0" w:color="auto"/>
          </w:divBdr>
        </w:div>
        <w:div w:id="1249005082">
          <w:marLeft w:val="480"/>
          <w:marRight w:val="0"/>
          <w:marTop w:val="0"/>
          <w:marBottom w:val="0"/>
          <w:divBdr>
            <w:top w:val="none" w:sz="0" w:space="0" w:color="auto"/>
            <w:left w:val="none" w:sz="0" w:space="0" w:color="auto"/>
            <w:bottom w:val="none" w:sz="0" w:space="0" w:color="auto"/>
            <w:right w:val="none" w:sz="0" w:space="0" w:color="auto"/>
          </w:divBdr>
        </w:div>
        <w:div w:id="1409114656">
          <w:marLeft w:val="480"/>
          <w:marRight w:val="0"/>
          <w:marTop w:val="0"/>
          <w:marBottom w:val="0"/>
          <w:divBdr>
            <w:top w:val="none" w:sz="0" w:space="0" w:color="auto"/>
            <w:left w:val="none" w:sz="0" w:space="0" w:color="auto"/>
            <w:bottom w:val="none" w:sz="0" w:space="0" w:color="auto"/>
            <w:right w:val="none" w:sz="0" w:space="0" w:color="auto"/>
          </w:divBdr>
        </w:div>
        <w:div w:id="1464956527">
          <w:marLeft w:val="480"/>
          <w:marRight w:val="0"/>
          <w:marTop w:val="0"/>
          <w:marBottom w:val="0"/>
          <w:divBdr>
            <w:top w:val="none" w:sz="0" w:space="0" w:color="auto"/>
            <w:left w:val="none" w:sz="0" w:space="0" w:color="auto"/>
            <w:bottom w:val="none" w:sz="0" w:space="0" w:color="auto"/>
            <w:right w:val="none" w:sz="0" w:space="0" w:color="auto"/>
          </w:divBdr>
        </w:div>
        <w:div w:id="1516576887">
          <w:marLeft w:val="480"/>
          <w:marRight w:val="0"/>
          <w:marTop w:val="0"/>
          <w:marBottom w:val="0"/>
          <w:divBdr>
            <w:top w:val="none" w:sz="0" w:space="0" w:color="auto"/>
            <w:left w:val="none" w:sz="0" w:space="0" w:color="auto"/>
            <w:bottom w:val="none" w:sz="0" w:space="0" w:color="auto"/>
            <w:right w:val="none" w:sz="0" w:space="0" w:color="auto"/>
          </w:divBdr>
        </w:div>
        <w:div w:id="1603801574">
          <w:marLeft w:val="480"/>
          <w:marRight w:val="0"/>
          <w:marTop w:val="0"/>
          <w:marBottom w:val="0"/>
          <w:divBdr>
            <w:top w:val="none" w:sz="0" w:space="0" w:color="auto"/>
            <w:left w:val="none" w:sz="0" w:space="0" w:color="auto"/>
            <w:bottom w:val="none" w:sz="0" w:space="0" w:color="auto"/>
            <w:right w:val="none" w:sz="0" w:space="0" w:color="auto"/>
          </w:divBdr>
        </w:div>
        <w:div w:id="1657104436">
          <w:marLeft w:val="480"/>
          <w:marRight w:val="0"/>
          <w:marTop w:val="0"/>
          <w:marBottom w:val="0"/>
          <w:divBdr>
            <w:top w:val="none" w:sz="0" w:space="0" w:color="auto"/>
            <w:left w:val="none" w:sz="0" w:space="0" w:color="auto"/>
            <w:bottom w:val="none" w:sz="0" w:space="0" w:color="auto"/>
            <w:right w:val="none" w:sz="0" w:space="0" w:color="auto"/>
          </w:divBdr>
        </w:div>
        <w:div w:id="1773277025">
          <w:marLeft w:val="480"/>
          <w:marRight w:val="0"/>
          <w:marTop w:val="0"/>
          <w:marBottom w:val="0"/>
          <w:divBdr>
            <w:top w:val="none" w:sz="0" w:space="0" w:color="auto"/>
            <w:left w:val="none" w:sz="0" w:space="0" w:color="auto"/>
            <w:bottom w:val="none" w:sz="0" w:space="0" w:color="auto"/>
            <w:right w:val="none" w:sz="0" w:space="0" w:color="auto"/>
          </w:divBdr>
        </w:div>
        <w:div w:id="2023310823">
          <w:marLeft w:val="480"/>
          <w:marRight w:val="0"/>
          <w:marTop w:val="0"/>
          <w:marBottom w:val="0"/>
          <w:divBdr>
            <w:top w:val="none" w:sz="0" w:space="0" w:color="auto"/>
            <w:left w:val="none" w:sz="0" w:space="0" w:color="auto"/>
            <w:bottom w:val="none" w:sz="0" w:space="0" w:color="auto"/>
            <w:right w:val="none" w:sz="0" w:space="0" w:color="auto"/>
          </w:divBdr>
        </w:div>
        <w:div w:id="2103842772">
          <w:marLeft w:val="480"/>
          <w:marRight w:val="0"/>
          <w:marTop w:val="0"/>
          <w:marBottom w:val="0"/>
          <w:divBdr>
            <w:top w:val="none" w:sz="0" w:space="0" w:color="auto"/>
            <w:left w:val="none" w:sz="0" w:space="0" w:color="auto"/>
            <w:bottom w:val="none" w:sz="0" w:space="0" w:color="auto"/>
            <w:right w:val="none" w:sz="0" w:space="0" w:color="auto"/>
          </w:divBdr>
        </w:div>
      </w:divsChild>
    </w:div>
    <w:div w:id="1323964907">
      <w:bodyDiv w:val="1"/>
      <w:marLeft w:val="0"/>
      <w:marRight w:val="0"/>
      <w:marTop w:val="0"/>
      <w:marBottom w:val="0"/>
      <w:divBdr>
        <w:top w:val="none" w:sz="0" w:space="0" w:color="auto"/>
        <w:left w:val="none" w:sz="0" w:space="0" w:color="auto"/>
        <w:bottom w:val="none" w:sz="0" w:space="0" w:color="auto"/>
        <w:right w:val="none" w:sz="0" w:space="0" w:color="auto"/>
      </w:divBdr>
    </w:div>
    <w:div w:id="1324746321">
      <w:bodyDiv w:val="1"/>
      <w:marLeft w:val="0"/>
      <w:marRight w:val="0"/>
      <w:marTop w:val="0"/>
      <w:marBottom w:val="0"/>
      <w:divBdr>
        <w:top w:val="none" w:sz="0" w:space="0" w:color="auto"/>
        <w:left w:val="none" w:sz="0" w:space="0" w:color="auto"/>
        <w:bottom w:val="none" w:sz="0" w:space="0" w:color="auto"/>
        <w:right w:val="none" w:sz="0" w:space="0" w:color="auto"/>
      </w:divBdr>
    </w:div>
    <w:div w:id="1324771997">
      <w:bodyDiv w:val="1"/>
      <w:marLeft w:val="0"/>
      <w:marRight w:val="0"/>
      <w:marTop w:val="0"/>
      <w:marBottom w:val="0"/>
      <w:divBdr>
        <w:top w:val="none" w:sz="0" w:space="0" w:color="auto"/>
        <w:left w:val="none" w:sz="0" w:space="0" w:color="auto"/>
        <w:bottom w:val="none" w:sz="0" w:space="0" w:color="auto"/>
        <w:right w:val="none" w:sz="0" w:space="0" w:color="auto"/>
      </w:divBdr>
    </w:div>
    <w:div w:id="1327201507">
      <w:bodyDiv w:val="1"/>
      <w:marLeft w:val="0"/>
      <w:marRight w:val="0"/>
      <w:marTop w:val="0"/>
      <w:marBottom w:val="0"/>
      <w:divBdr>
        <w:top w:val="none" w:sz="0" w:space="0" w:color="auto"/>
        <w:left w:val="none" w:sz="0" w:space="0" w:color="auto"/>
        <w:bottom w:val="none" w:sz="0" w:space="0" w:color="auto"/>
        <w:right w:val="none" w:sz="0" w:space="0" w:color="auto"/>
      </w:divBdr>
    </w:div>
    <w:div w:id="1337266915">
      <w:bodyDiv w:val="1"/>
      <w:marLeft w:val="0"/>
      <w:marRight w:val="0"/>
      <w:marTop w:val="0"/>
      <w:marBottom w:val="0"/>
      <w:divBdr>
        <w:top w:val="none" w:sz="0" w:space="0" w:color="auto"/>
        <w:left w:val="none" w:sz="0" w:space="0" w:color="auto"/>
        <w:bottom w:val="none" w:sz="0" w:space="0" w:color="auto"/>
        <w:right w:val="none" w:sz="0" w:space="0" w:color="auto"/>
      </w:divBdr>
      <w:divsChild>
        <w:div w:id="38094931">
          <w:marLeft w:val="480"/>
          <w:marRight w:val="0"/>
          <w:marTop w:val="0"/>
          <w:marBottom w:val="0"/>
          <w:divBdr>
            <w:top w:val="none" w:sz="0" w:space="0" w:color="auto"/>
            <w:left w:val="none" w:sz="0" w:space="0" w:color="auto"/>
            <w:bottom w:val="none" w:sz="0" w:space="0" w:color="auto"/>
            <w:right w:val="none" w:sz="0" w:space="0" w:color="auto"/>
          </w:divBdr>
        </w:div>
        <w:div w:id="181283411">
          <w:marLeft w:val="480"/>
          <w:marRight w:val="0"/>
          <w:marTop w:val="0"/>
          <w:marBottom w:val="0"/>
          <w:divBdr>
            <w:top w:val="none" w:sz="0" w:space="0" w:color="auto"/>
            <w:left w:val="none" w:sz="0" w:space="0" w:color="auto"/>
            <w:bottom w:val="none" w:sz="0" w:space="0" w:color="auto"/>
            <w:right w:val="none" w:sz="0" w:space="0" w:color="auto"/>
          </w:divBdr>
        </w:div>
        <w:div w:id="183054073">
          <w:marLeft w:val="480"/>
          <w:marRight w:val="0"/>
          <w:marTop w:val="0"/>
          <w:marBottom w:val="0"/>
          <w:divBdr>
            <w:top w:val="none" w:sz="0" w:space="0" w:color="auto"/>
            <w:left w:val="none" w:sz="0" w:space="0" w:color="auto"/>
            <w:bottom w:val="none" w:sz="0" w:space="0" w:color="auto"/>
            <w:right w:val="none" w:sz="0" w:space="0" w:color="auto"/>
          </w:divBdr>
        </w:div>
        <w:div w:id="314140858">
          <w:marLeft w:val="480"/>
          <w:marRight w:val="0"/>
          <w:marTop w:val="0"/>
          <w:marBottom w:val="0"/>
          <w:divBdr>
            <w:top w:val="none" w:sz="0" w:space="0" w:color="auto"/>
            <w:left w:val="none" w:sz="0" w:space="0" w:color="auto"/>
            <w:bottom w:val="none" w:sz="0" w:space="0" w:color="auto"/>
            <w:right w:val="none" w:sz="0" w:space="0" w:color="auto"/>
          </w:divBdr>
        </w:div>
        <w:div w:id="376665755">
          <w:marLeft w:val="480"/>
          <w:marRight w:val="0"/>
          <w:marTop w:val="0"/>
          <w:marBottom w:val="0"/>
          <w:divBdr>
            <w:top w:val="none" w:sz="0" w:space="0" w:color="auto"/>
            <w:left w:val="none" w:sz="0" w:space="0" w:color="auto"/>
            <w:bottom w:val="none" w:sz="0" w:space="0" w:color="auto"/>
            <w:right w:val="none" w:sz="0" w:space="0" w:color="auto"/>
          </w:divBdr>
        </w:div>
        <w:div w:id="380595995">
          <w:marLeft w:val="480"/>
          <w:marRight w:val="0"/>
          <w:marTop w:val="0"/>
          <w:marBottom w:val="0"/>
          <w:divBdr>
            <w:top w:val="none" w:sz="0" w:space="0" w:color="auto"/>
            <w:left w:val="none" w:sz="0" w:space="0" w:color="auto"/>
            <w:bottom w:val="none" w:sz="0" w:space="0" w:color="auto"/>
            <w:right w:val="none" w:sz="0" w:space="0" w:color="auto"/>
          </w:divBdr>
        </w:div>
        <w:div w:id="523640956">
          <w:marLeft w:val="480"/>
          <w:marRight w:val="0"/>
          <w:marTop w:val="0"/>
          <w:marBottom w:val="0"/>
          <w:divBdr>
            <w:top w:val="none" w:sz="0" w:space="0" w:color="auto"/>
            <w:left w:val="none" w:sz="0" w:space="0" w:color="auto"/>
            <w:bottom w:val="none" w:sz="0" w:space="0" w:color="auto"/>
            <w:right w:val="none" w:sz="0" w:space="0" w:color="auto"/>
          </w:divBdr>
        </w:div>
        <w:div w:id="527376508">
          <w:marLeft w:val="480"/>
          <w:marRight w:val="0"/>
          <w:marTop w:val="0"/>
          <w:marBottom w:val="0"/>
          <w:divBdr>
            <w:top w:val="none" w:sz="0" w:space="0" w:color="auto"/>
            <w:left w:val="none" w:sz="0" w:space="0" w:color="auto"/>
            <w:bottom w:val="none" w:sz="0" w:space="0" w:color="auto"/>
            <w:right w:val="none" w:sz="0" w:space="0" w:color="auto"/>
          </w:divBdr>
        </w:div>
        <w:div w:id="561722363">
          <w:marLeft w:val="480"/>
          <w:marRight w:val="0"/>
          <w:marTop w:val="0"/>
          <w:marBottom w:val="0"/>
          <w:divBdr>
            <w:top w:val="none" w:sz="0" w:space="0" w:color="auto"/>
            <w:left w:val="none" w:sz="0" w:space="0" w:color="auto"/>
            <w:bottom w:val="none" w:sz="0" w:space="0" w:color="auto"/>
            <w:right w:val="none" w:sz="0" w:space="0" w:color="auto"/>
          </w:divBdr>
        </w:div>
        <w:div w:id="607351950">
          <w:marLeft w:val="480"/>
          <w:marRight w:val="0"/>
          <w:marTop w:val="0"/>
          <w:marBottom w:val="0"/>
          <w:divBdr>
            <w:top w:val="none" w:sz="0" w:space="0" w:color="auto"/>
            <w:left w:val="none" w:sz="0" w:space="0" w:color="auto"/>
            <w:bottom w:val="none" w:sz="0" w:space="0" w:color="auto"/>
            <w:right w:val="none" w:sz="0" w:space="0" w:color="auto"/>
          </w:divBdr>
        </w:div>
        <w:div w:id="817187892">
          <w:marLeft w:val="480"/>
          <w:marRight w:val="0"/>
          <w:marTop w:val="0"/>
          <w:marBottom w:val="0"/>
          <w:divBdr>
            <w:top w:val="none" w:sz="0" w:space="0" w:color="auto"/>
            <w:left w:val="none" w:sz="0" w:space="0" w:color="auto"/>
            <w:bottom w:val="none" w:sz="0" w:space="0" w:color="auto"/>
            <w:right w:val="none" w:sz="0" w:space="0" w:color="auto"/>
          </w:divBdr>
        </w:div>
        <w:div w:id="897477470">
          <w:marLeft w:val="480"/>
          <w:marRight w:val="0"/>
          <w:marTop w:val="0"/>
          <w:marBottom w:val="0"/>
          <w:divBdr>
            <w:top w:val="none" w:sz="0" w:space="0" w:color="auto"/>
            <w:left w:val="none" w:sz="0" w:space="0" w:color="auto"/>
            <w:bottom w:val="none" w:sz="0" w:space="0" w:color="auto"/>
            <w:right w:val="none" w:sz="0" w:space="0" w:color="auto"/>
          </w:divBdr>
        </w:div>
        <w:div w:id="907152747">
          <w:marLeft w:val="480"/>
          <w:marRight w:val="0"/>
          <w:marTop w:val="0"/>
          <w:marBottom w:val="0"/>
          <w:divBdr>
            <w:top w:val="none" w:sz="0" w:space="0" w:color="auto"/>
            <w:left w:val="none" w:sz="0" w:space="0" w:color="auto"/>
            <w:bottom w:val="none" w:sz="0" w:space="0" w:color="auto"/>
            <w:right w:val="none" w:sz="0" w:space="0" w:color="auto"/>
          </w:divBdr>
        </w:div>
        <w:div w:id="912813051">
          <w:marLeft w:val="480"/>
          <w:marRight w:val="0"/>
          <w:marTop w:val="0"/>
          <w:marBottom w:val="0"/>
          <w:divBdr>
            <w:top w:val="none" w:sz="0" w:space="0" w:color="auto"/>
            <w:left w:val="none" w:sz="0" w:space="0" w:color="auto"/>
            <w:bottom w:val="none" w:sz="0" w:space="0" w:color="auto"/>
            <w:right w:val="none" w:sz="0" w:space="0" w:color="auto"/>
          </w:divBdr>
        </w:div>
        <w:div w:id="942958079">
          <w:marLeft w:val="480"/>
          <w:marRight w:val="0"/>
          <w:marTop w:val="0"/>
          <w:marBottom w:val="0"/>
          <w:divBdr>
            <w:top w:val="none" w:sz="0" w:space="0" w:color="auto"/>
            <w:left w:val="none" w:sz="0" w:space="0" w:color="auto"/>
            <w:bottom w:val="none" w:sz="0" w:space="0" w:color="auto"/>
            <w:right w:val="none" w:sz="0" w:space="0" w:color="auto"/>
          </w:divBdr>
        </w:div>
        <w:div w:id="1064178092">
          <w:marLeft w:val="480"/>
          <w:marRight w:val="0"/>
          <w:marTop w:val="0"/>
          <w:marBottom w:val="0"/>
          <w:divBdr>
            <w:top w:val="none" w:sz="0" w:space="0" w:color="auto"/>
            <w:left w:val="none" w:sz="0" w:space="0" w:color="auto"/>
            <w:bottom w:val="none" w:sz="0" w:space="0" w:color="auto"/>
            <w:right w:val="none" w:sz="0" w:space="0" w:color="auto"/>
          </w:divBdr>
        </w:div>
        <w:div w:id="1199120479">
          <w:marLeft w:val="480"/>
          <w:marRight w:val="0"/>
          <w:marTop w:val="0"/>
          <w:marBottom w:val="0"/>
          <w:divBdr>
            <w:top w:val="none" w:sz="0" w:space="0" w:color="auto"/>
            <w:left w:val="none" w:sz="0" w:space="0" w:color="auto"/>
            <w:bottom w:val="none" w:sz="0" w:space="0" w:color="auto"/>
            <w:right w:val="none" w:sz="0" w:space="0" w:color="auto"/>
          </w:divBdr>
        </w:div>
        <w:div w:id="1227496790">
          <w:marLeft w:val="480"/>
          <w:marRight w:val="0"/>
          <w:marTop w:val="0"/>
          <w:marBottom w:val="0"/>
          <w:divBdr>
            <w:top w:val="none" w:sz="0" w:space="0" w:color="auto"/>
            <w:left w:val="none" w:sz="0" w:space="0" w:color="auto"/>
            <w:bottom w:val="none" w:sz="0" w:space="0" w:color="auto"/>
            <w:right w:val="none" w:sz="0" w:space="0" w:color="auto"/>
          </w:divBdr>
        </w:div>
        <w:div w:id="1276332440">
          <w:marLeft w:val="480"/>
          <w:marRight w:val="0"/>
          <w:marTop w:val="0"/>
          <w:marBottom w:val="0"/>
          <w:divBdr>
            <w:top w:val="none" w:sz="0" w:space="0" w:color="auto"/>
            <w:left w:val="none" w:sz="0" w:space="0" w:color="auto"/>
            <w:bottom w:val="none" w:sz="0" w:space="0" w:color="auto"/>
            <w:right w:val="none" w:sz="0" w:space="0" w:color="auto"/>
          </w:divBdr>
        </w:div>
        <w:div w:id="1317299943">
          <w:marLeft w:val="480"/>
          <w:marRight w:val="0"/>
          <w:marTop w:val="0"/>
          <w:marBottom w:val="0"/>
          <w:divBdr>
            <w:top w:val="none" w:sz="0" w:space="0" w:color="auto"/>
            <w:left w:val="none" w:sz="0" w:space="0" w:color="auto"/>
            <w:bottom w:val="none" w:sz="0" w:space="0" w:color="auto"/>
            <w:right w:val="none" w:sz="0" w:space="0" w:color="auto"/>
          </w:divBdr>
        </w:div>
        <w:div w:id="1359894117">
          <w:marLeft w:val="480"/>
          <w:marRight w:val="0"/>
          <w:marTop w:val="0"/>
          <w:marBottom w:val="0"/>
          <w:divBdr>
            <w:top w:val="none" w:sz="0" w:space="0" w:color="auto"/>
            <w:left w:val="none" w:sz="0" w:space="0" w:color="auto"/>
            <w:bottom w:val="none" w:sz="0" w:space="0" w:color="auto"/>
            <w:right w:val="none" w:sz="0" w:space="0" w:color="auto"/>
          </w:divBdr>
        </w:div>
        <w:div w:id="1395005403">
          <w:marLeft w:val="480"/>
          <w:marRight w:val="0"/>
          <w:marTop w:val="0"/>
          <w:marBottom w:val="0"/>
          <w:divBdr>
            <w:top w:val="none" w:sz="0" w:space="0" w:color="auto"/>
            <w:left w:val="none" w:sz="0" w:space="0" w:color="auto"/>
            <w:bottom w:val="none" w:sz="0" w:space="0" w:color="auto"/>
            <w:right w:val="none" w:sz="0" w:space="0" w:color="auto"/>
          </w:divBdr>
        </w:div>
        <w:div w:id="1534462055">
          <w:marLeft w:val="480"/>
          <w:marRight w:val="0"/>
          <w:marTop w:val="0"/>
          <w:marBottom w:val="0"/>
          <w:divBdr>
            <w:top w:val="none" w:sz="0" w:space="0" w:color="auto"/>
            <w:left w:val="none" w:sz="0" w:space="0" w:color="auto"/>
            <w:bottom w:val="none" w:sz="0" w:space="0" w:color="auto"/>
            <w:right w:val="none" w:sz="0" w:space="0" w:color="auto"/>
          </w:divBdr>
        </w:div>
        <w:div w:id="1582642407">
          <w:marLeft w:val="480"/>
          <w:marRight w:val="0"/>
          <w:marTop w:val="0"/>
          <w:marBottom w:val="0"/>
          <w:divBdr>
            <w:top w:val="none" w:sz="0" w:space="0" w:color="auto"/>
            <w:left w:val="none" w:sz="0" w:space="0" w:color="auto"/>
            <w:bottom w:val="none" w:sz="0" w:space="0" w:color="auto"/>
            <w:right w:val="none" w:sz="0" w:space="0" w:color="auto"/>
          </w:divBdr>
        </w:div>
        <w:div w:id="1632439592">
          <w:marLeft w:val="480"/>
          <w:marRight w:val="0"/>
          <w:marTop w:val="0"/>
          <w:marBottom w:val="0"/>
          <w:divBdr>
            <w:top w:val="none" w:sz="0" w:space="0" w:color="auto"/>
            <w:left w:val="none" w:sz="0" w:space="0" w:color="auto"/>
            <w:bottom w:val="none" w:sz="0" w:space="0" w:color="auto"/>
            <w:right w:val="none" w:sz="0" w:space="0" w:color="auto"/>
          </w:divBdr>
        </w:div>
        <w:div w:id="1642609708">
          <w:marLeft w:val="480"/>
          <w:marRight w:val="0"/>
          <w:marTop w:val="0"/>
          <w:marBottom w:val="0"/>
          <w:divBdr>
            <w:top w:val="none" w:sz="0" w:space="0" w:color="auto"/>
            <w:left w:val="none" w:sz="0" w:space="0" w:color="auto"/>
            <w:bottom w:val="none" w:sz="0" w:space="0" w:color="auto"/>
            <w:right w:val="none" w:sz="0" w:space="0" w:color="auto"/>
          </w:divBdr>
        </w:div>
        <w:div w:id="1684240889">
          <w:marLeft w:val="480"/>
          <w:marRight w:val="0"/>
          <w:marTop w:val="0"/>
          <w:marBottom w:val="0"/>
          <w:divBdr>
            <w:top w:val="none" w:sz="0" w:space="0" w:color="auto"/>
            <w:left w:val="none" w:sz="0" w:space="0" w:color="auto"/>
            <w:bottom w:val="none" w:sz="0" w:space="0" w:color="auto"/>
            <w:right w:val="none" w:sz="0" w:space="0" w:color="auto"/>
          </w:divBdr>
        </w:div>
        <w:div w:id="1775860984">
          <w:marLeft w:val="480"/>
          <w:marRight w:val="0"/>
          <w:marTop w:val="0"/>
          <w:marBottom w:val="0"/>
          <w:divBdr>
            <w:top w:val="none" w:sz="0" w:space="0" w:color="auto"/>
            <w:left w:val="none" w:sz="0" w:space="0" w:color="auto"/>
            <w:bottom w:val="none" w:sz="0" w:space="0" w:color="auto"/>
            <w:right w:val="none" w:sz="0" w:space="0" w:color="auto"/>
          </w:divBdr>
        </w:div>
        <w:div w:id="1920402808">
          <w:marLeft w:val="480"/>
          <w:marRight w:val="0"/>
          <w:marTop w:val="0"/>
          <w:marBottom w:val="0"/>
          <w:divBdr>
            <w:top w:val="none" w:sz="0" w:space="0" w:color="auto"/>
            <w:left w:val="none" w:sz="0" w:space="0" w:color="auto"/>
            <w:bottom w:val="none" w:sz="0" w:space="0" w:color="auto"/>
            <w:right w:val="none" w:sz="0" w:space="0" w:color="auto"/>
          </w:divBdr>
        </w:div>
        <w:div w:id="1949579128">
          <w:marLeft w:val="480"/>
          <w:marRight w:val="0"/>
          <w:marTop w:val="0"/>
          <w:marBottom w:val="0"/>
          <w:divBdr>
            <w:top w:val="none" w:sz="0" w:space="0" w:color="auto"/>
            <w:left w:val="none" w:sz="0" w:space="0" w:color="auto"/>
            <w:bottom w:val="none" w:sz="0" w:space="0" w:color="auto"/>
            <w:right w:val="none" w:sz="0" w:space="0" w:color="auto"/>
          </w:divBdr>
        </w:div>
        <w:div w:id="2105222785">
          <w:marLeft w:val="480"/>
          <w:marRight w:val="0"/>
          <w:marTop w:val="0"/>
          <w:marBottom w:val="0"/>
          <w:divBdr>
            <w:top w:val="none" w:sz="0" w:space="0" w:color="auto"/>
            <w:left w:val="none" w:sz="0" w:space="0" w:color="auto"/>
            <w:bottom w:val="none" w:sz="0" w:space="0" w:color="auto"/>
            <w:right w:val="none" w:sz="0" w:space="0" w:color="auto"/>
          </w:divBdr>
        </w:div>
        <w:div w:id="2110390737">
          <w:marLeft w:val="480"/>
          <w:marRight w:val="0"/>
          <w:marTop w:val="0"/>
          <w:marBottom w:val="0"/>
          <w:divBdr>
            <w:top w:val="none" w:sz="0" w:space="0" w:color="auto"/>
            <w:left w:val="none" w:sz="0" w:space="0" w:color="auto"/>
            <w:bottom w:val="none" w:sz="0" w:space="0" w:color="auto"/>
            <w:right w:val="none" w:sz="0" w:space="0" w:color="auto"/>
          </w:divBdr>
        </w:div>
      </w:divsChild>
    </w:div>
    <w:div w:id="1342512797">
      <w:bodyDiv w:val="1"/>
      <w:marLeft w:val="0"/>
      <w:marRight w:val="0"/>
      <w:marTop w:val="0"/>
      <w:marBottom w:val="0"/>
      <w:divBdr>
        <w:top w:val="none" w:sz="0" w:space="0" w:color="auto"/>
        <w:left w:val="none" w:sz="0" w:space="0" w:color="auto"/>
        <w:bottom w:val="none" w:sz="0" w:space="0" w:color="auto"/>
        <w:right w:val="none" w:sz="0" w:space="0" w:color="auto"/>
      </w:divBdr>
    </w:div>
    <w:div w:id="1343043362">
      <w:bodyDiv w:val="1"/>
      <w:marLeft w:val="0"/>
      <w:marRight w:val="0"/>
      <w:marTop w:val="0"/>
      <w:marBottom w:val="0"/>
      <w:divBdr>
        <w:top w:val="none" w:sz="0" w:space="0" w:color="auto"/>
        <w:left w:val="none" w:sz="0" w:space="0" w:color="auto"/>
        <w:bottom w:val="none" w:sz="0" w:space="0" w:color="auto"/>
        <w:right w:val="none" w:sz="0" w:space="0" w:color="auto"/>
      </w:divBdr>
      <w:divsChild>
        <w:div w:id="170292085">
          <w:marLeft w:val="480"/>
          <w:marRight w:val="0"/>
          <w:marTop w:val="0"/>
          <w:marBottom w:val="0"/>
          <w:divBdr>
            <w:top w:val="none" w:sz="0" w:space="0" w:color="auto"/>
            <w:left w:val="none" w:sz="0" w:space="0" w:color="auto"/>
            <w:bottom w:val="none" w:sz="0" w:space="0" w:color="auto"/>
            <w:right w:val="none" w:sz="0" w:space="0" w:color="auto"/>
          </w:divBdr>
        </w:div>
        <w:div w:id="175121195">
          <w:marLeft w:val="480"/>
          <w:marRight w:val="0"/>
          <w:marTop w:val="0"/>
          <w:marBottom w:val="0"/>
          <w:divBdr>
            <w:top w:val="none" w:sz="0" w:space="0" w:color="auto"/>
            <w:left w:val="none" w:sz="0" w:space="0" w:color="auto"/>
            <w:bottom w:val="none" w:sz="0" w:space="0" w:color="auto"/>
            <w:right w:val="none" w:sz="0" w:space="0" w:color="auto"/>
          </w:divBdr>
        </w:div>
        <w:div w:id="189295440">
          <w:marLeft w:val="480"/>
          <w:marRight w:val="0"/>
          <w:marTop w:val="0"/>
          <w:marBottom w:val="0"/>
          <w:divBdr>
            <w:top w:val="none" w:sz="0" w:space="0" w:color="auto"/>
            <w:left w:val="none" w:sz="0" w:space="0" w:color="auto"/>
            <w:bottom w:val="none" w:sz="0" w:space="0" w:color="auto"/>
            <w:right w:val="none" w:sz="0" w:space="0" w:color="auto"/>
          </w:divBdr>
        </w:div>
        <w:div w:id="190144004">
          <w:marLeft w:val="480"/>
          <w:marRight w:val="0"/>
          <w:marTop w:val="0"/>
          <w:marBottom w:val="0"/>
          <w:divBdr>
            <w:top w:val="none" w:sz="0" w:space="0" w:color="auto"/>
            <w:left w:val="none" w:sz="0" w:space="0" w:color="auto"/>
            <w:bottom w:val="none" w:sz="0" w:space="0" w:color="auto"/>
            <w:right w:val="none" w:sz="0" w:space="0" w:color="auto"/>
          </w:divBdr>
        </w:div>
        <w:div w:id="197859788">
          <w:marLeft w:val="480"/>
          <w:marRight w:val="0"/>
          <w:marTop w:val="0"/>
          <w:marBottom w:val="0"/>
          <w:divBdr>
            <w:top w:val="none" w:sz="0" w:space="0" w:color="auto"/>
            <w:left w:val="none" w:sz="0" w:space="0" w:color="auto"/>
            <w:bottom w:val="none" w:sz="0" w:space="0" w:color="auto"/>
            <w:right w:val="none" w:sz="0" w:space="0" w:color="auto"/>
          </w:divBdr>
        </w:div>
        <w:div w:id="252668502">
          <w:marLeft w:val="480"/>
          <w:marRight w:val="0"/>
          <w:marTop w:val="0"/>
          <w:marBottom w:val="0"/>
          <w:divBdr>
            <w:top w:val="none" w:sz="0" w:space="0" w:color="auto"/>
            <w:left w:val="none" w:sz="0" w:space="0" w:color="auto"/>
            <w:bottom w:val="none" w:sz="0" w:space="0" w:color="auto"/>
            <w:right w:val="none" w:sz="0" w:space="0" w:color="auto"/>
          </w:divBdr>
        </w:div>
        <w:div w:id="264462930">
          <w:marLeft w:val="480"/>
          <w:marRight w:val="0"/>
          <w:marTop w:val="0"/>
          <w:marBottom w:val="0"/>
          <w:divBdr>
            <w:top w:val="none" w:sz="0" w:space="0" w:color="auto"/>
            <w:left w:val="none" w:sz="0" w:space="0" w:color="auto"/>
            <w:bottom w:val="none" w:sz="0" w:space="0" w:color="auto"/>
            <w:right w:val="none" w:sz="0" w:space="0" w:color="auto"/>
          </w:divBdr>
        </w:div>
        <w:div w:id="357391461">
          <w:marLeft w:val="480"/>
          <w:marRight w:val="0"/>
          <w:marTop w:val="0"/>
          <w:marBottom w:val="0"/>
          <w:divBdr>
            <w:top w:val="none" w:sz="0" w:space="0" w:color="auto"/>
            <w:left w:val="none" w:sz="0" w:space="0" w:color="auto"/>
            <w:bottom w:val="none" w:sz="0" w:space="0" w:color="auto"/>
            <w:right w:val="none" w:sz="0" w:space="0" w:color="auto"/>
          </w:divBdr>
        </w:div>
        <w:div w:id="482166060">
          <w:marLeft w:val="480"/>
          <w:marRight w:val="0"/>
          <w:marTop w:val="0"/>
          <w:marBottom w:val="0"/>
          <w:divBdr>
            <w:top w:val="none" w:sz="0" w:space="0" w:color="auto"/>
            <w:left w:val="none" w:sz="0" w:space="0" w:color="auto"/>
            <w:bottom w:val="none" w:sz="0" w:space="0" w:color="auto"/>
            <w:right w:val="none" w:sz="0" w:space="0" w:color="auto"/>
          </w:divBdr>
        </w:div>
        <w:div w:id="546651556">
          <w:marLeft w:val="480"/>
          <w:marRight w:val="0"/>
          <w:marTop w:val="0"/>
          <w:marBottom w:val="0"/>
          <w:divBdr>
            <w:top w:val="none" w:sz="0" w:space="0" w:color="auto"/>
            <w:left w:val="none" w:sz="0" w:space="0" w:color="auto"/>
            <w:bottom w:val="none" w:sz="0" w:space="0" w:color="auto"/>
            <w:right w:val="none" w:sz="0" w:space="0" w:color="auto"/>
          </w:divBdr>
        </w:div>
        <w:div w:id="556474077">
          <w:marLeft w:val="480"/>
          <w:marRight w:val="0"/>
          <w:marTop w:val="0"/>
          <w:marBottom w:val="0"/>
          <w:divBdr>
            <w:top w:val="none" w:sz="0" w:space="0" w:color="auto"/>
            <w:left w:val="none" w:sz="0" w:space="0" w:color="auto"/>
            <w:bottom w:val="none" w:sz="0" w:space="0" w:color="auto"/>
            <w:right w:val="none" w:sz="0" w:space="0" w:color="auto"/>
          </w:divBdr>
        </w:div>
        <w:div w:id="575747014">
          <w:marLeft w:val="480"/>
          <w:marRight w:val="0"/>
          <w:marTop w:val="0"/>
          <w:marBottom w:val="0"/>
          <w:divBdr>
            <w:top w:val="none" w:sz="0" w:space="0" w:color="auto"/>
            <w:left w:val="none" w:sz="0" w:space="0" w:color="auto"/>
            <w:bottom w:val="none" w:sz="0" w:space="0" w:color="auto"/>
            <w:right w:val="none" w:sz="0" w:space="0" w:color="auto"/>
          </w:divBdr>
        </w:div>
        <w:div w:id="669336068">
          <w:marLeft w:val="480"/>
          <w:marRight w:val="0"/>
          <w:marTop w:val="0"/>
          <w:marBottom w:val="0"/>
          <w:divBdr>
            <w:top w:val="none" w:sz="0" w:space="0" w:color="auto"/>
            <w:left w:val="none" w:sz="0" w:space="0" w:color="auto"/>
            <w:bottom w:val="none" w:sz="0" w:space="0" w:color="auto"/>
            <w:right w:val="none" w:sz="0" w:space="0" w:color="auto"/>
          </w:divBdr>
        </w:div>
        <w:div w:id="672805149">
          <w:marLeft w:val="480"/>
          <w:marRight w:val="0"/>
          <w:marTop w:val="0"/>
          <w:marBottom w:val="0"/>
          <w:divBdr>
            <w:top w:val="none" w:sz="0" w:space="0" w:color="auto"/>
            <w:left w:val="none" w:sz="0" w:space="0" w:color="auto"/>
            <w:bottom w:val="none" w:sz="0" w:space="0" w:color="auto"/>
            <w:right w:val="none" w:sz="0" w:space="0" w:color="auto"/>
          </w:divBdr>
        </w:div>
        <w:div w:id="797066240">
          <w:marLeft w:val="480"/>
          <w:marRight w:val="0"/>
          <w:marTop w:val="0"/>
          <w:marBottom w:val="0"/>
          <w:divBdr>
            <w:top w:val="none" w:sz="0" w:space="0" w:color="auto"/>
            <w:left w:val="none" w:sz="0" w:space="0" w:color="auto"/>
            <w:bottom w:val="none" w:sz="0" w:space="0" w:color="auto"/>
            <w:right w:val="none" w:sz="0" w:space="0" w:color="auto"/>
          </w:divBdr>
        </w:div>
        <w:div w:id="942767650">
          <w:marLeft w:val="480"/>
          <w:marRight w:val="0"/>
          <w:marTop w:val="0"/>
          <w:marBottom w:val="0"/>
          <w:divBdr>
            <w:top w:val="none" w:sz="0" w:space="0" w:color="auto"/>
            <w:left w:val="none" w:sz="0" w:space="0" w:color="auto"/>
            <w:bottom w:val="none" w:sz="0" w:space="0" w:color="auto"/>
            <w:right w:val="none" w:sz="0" w:space="0" w:color="auto"/>
          </w:divBdr>
        </w:div>
        <w:div w:id="979729053">
          <w:marLeft w:val="480"/>
          <w:marRight w:val="0"/>
          <w:marTop w:val="0"/>
          <w:marBottom w:val="0"/>
          <w:divBdr>
            <w:top w:val="none" w:sz="0" w:space="0" w:color="auto"/>
            <w:left w:val="none" w:sz="0" w:space="0" w:color="auto"/>
            <w:bottom w:val="none" w:sz="0" w:space="0" w:color="auto"/>
            <w:right w:val="none" w:sz="0" w:space="0" w:color="auto"/>
          </w:divBdr>
        </w:div>
        <w:div w:id="1081953219">
          <w:marLeft w:val="480"/>
          <w:marRight w:val="0"/>
          <w:marTop w:val="0"/>
          <w:marBottom w:val="0"/>
          <w:divBdr>
            <w:top w:val="none" w:sz="0" w:space="0" w:color="auto"/>
            <w:left w:val="none" w:sz="0" w:space="0" w:color="auto"/>
            <w:bottom w:val="none" w:sz="0" w:space="0" w:color="auto"/>
            <w:right w:val="none" w:sz="0" w:space="0" w:color="auto"/>
          </w:divBdr>
        </w:div>
        <w:div w:id="1301808109">
          <w:marLeft w:val="480"/>
          <w:marRight w:val="0"/>
          <w:marTop w:val="0"/>
          <w:marBottom w:val="0"/>
          <w:divBdr>
            <w:top w:val="none" w:sz="0" w:space="0" w:color="auto"/>
            <w:left w:val="none" w:sz="0" w:space="0" w:color="auto"/>
            <w:bottom w:val="none" w:sz="0" w:space="0" w:color="auto"/>
            <w:right w:val="none" w:sz="0" w:space="0" w:color="auto"/>
          </w:divBdr>
        </w:div>
        <w:div w:id="1337464605">
          <w:marLeft w:val="480"/>
          <w:marRight w:val="0"/>
          <w:marTop w:val="0"/>
          <w:marBottom w:val="0"/>
          <w:divBdr>
            <w:top w:val="none" w:sz="0" w:space="0" w:color="auto"/>
            <w:left w:val="none" w:sz="0" w:space="0" w:color="auto"/>
            <w:bottom w:val="none" w:sz="0" w:space="0" w:color="auto"/>
            <w:right w:val="none" w:sz="0" w:space="0" w:color="auto"/>
          </w:divBdr>
        </w:div>
        <w:div w:id="1523014436">
          <w:marLeft w:val="480"/>
          <w:marRight w:val="0"/>
          <w:marTop w:val="0"/>
          <w:marBottom w:val="0"/>
          <w:divBdr>
            <w:top w:val="none" w:sz="0" w:space="0" w:color="auto"/>
            <w:left w:val="none" w:sz="0" w:space="0" w:color="auto"/>
            <w:bottom w:val="none" w:sz="0" w:space="0" w:color="auto"/>
            <w:right w:val="none" w:sz="0" w:space="0" w:color="auto"/>
          </w:divBdr>
        </w:div>
        <w:div w:id="1570922408">
          <w:marLeft w:val="480"/>
          <w:marRight w:val="0"/>
          <w:marTop w:val="0"/>
          <w:marBottom w:val="0"/>
          <w:divBdr>
            <w:top w:val="none" w:sz="0" w:space="0" w:color="auto"/>
            <w:left w:val="none" w:sz="0" w:space="0" w:color="auto"/>
            <w:bottom w:val="none" w:sz="0" w:space="0" w:color="auto"/>
            <w:right w:val="none" w:sz="0" w:space="0" w:color="auto"/>
          </w:divBdr>
        </w:div>
        <w:div w:id="1601062327">
          <w:marLeft w:val="480"/>
          <w:marRight w:val="0"/>
          <w:marTop w:val="0"/>
          <w:marBottom w:val="0"/>
          <w:divBdr>
            <w:top w:val="none" w:sz="0" w:space="0" w:color="auto"/>
            <w:left w:val="none" w:sz="0" w:space="0" w:color="auto"/>
            <w:bottom w:val="none" w:sz="0" w:space="0" w:color="auto"/>
            <w:right w:val="none" w:sz="0" w:space="0" w:color="auto"/>
          </w:divBdr>
        </w:div>
        <w:div w:id="1644115475">
          <w:marLeft w:val="480"/>
          <w:marRight w:val="0"/>
          <w:marTop w:val="0"/>
          <w:marBottom w:val="0"/>
          <w:divBdr>
            <w:top w:val="none" w:sz="0" w:space="0" w:color="auto"/>
            <w:left w:val="none" w:sz="0" w:space="0" w:color="auto"/>
            <w:bottom w:val="none" w:sz="0" w:space="0" w:color="auto"/>
            <w:right w:val="none" w:sz="0" w:space="0" w:color="auto"/>
          </w:divBdr>
        </w:div>
        <w:div w:id="1732538842">
          <w:marLeft w:val="480"/>
          <w:marRight w:val="0"/>
          <w:marTop w:val="0"/>
          <w:marBottom w:val="0"/>
          <w:divBdr>
            <w:top w:val="none" w:sz="0" w:space="0" w:color="auto"/>
            <w:left w:val="none" w:sz="0" w:space="0" w:color="auto"/>
            <w:bottom w:val="none" w:sz="0" w:space="0" w:color="auto"/>
            <w:right w:val="none" w:sz="0" w:space="0" w:color="auto"/>
          </w:divBdr>
        </w:div>
        <w:div w:id="1852572684">
          <w:marLeft w:val="480"/>
          <w:marRight w:val="0"/>
          <w:marTop w:val="0"/>
          <w:marBottom w:val="0"/>
          <w:divBdr>
            <w:top w:val="none" w:sz="0" w:space="0" w:color="auto"/>
            <w:left w:val="none" w:sz="0" w:space="0" w:color="auto"/>
            <w:bottom w:val="none" w:sz="0" w:space="0" w:color="auto"/>
            <w:right w:val="none" w:sz="0" w:space="0" w:color="auto"/>
          </w:divBdr>
        </w:div>
        <w:div w:id="1880773243">
          <w:marLeft w:val="480"/>
          <w:marRight w:val="0"/>
          <w:marTop w:val="0"/>
          <w:marBottom w:val="0"/>
          <w:divBdr>
            <w:top w:val="none" w:sz="0" w:space="0" w:color="auto"/>
            <w:left w:val="none" w:sz="0" w:space="0" w:color="auto"/>
            <w:bottom w:val="none" w:sz="0" w:space="0" w:color="auto"/>
            <w:right w:val="none" w:sz="0" w:space="0" w:color="auto"/>
          </w:divBdr>
        </w:div>
        <w:div w:id="1939830980">
          <w:marLeft w:val="480"/>
          <w:marRight w:val="0"/>
          <w:marTop w:val="0"/>
          <w:marBottom w:val="0"/>
          <w:divBdr>
            <w:top w:val="none" w:sz="0" w:space="0" w:color="auto"/>
            <w:left w:val="none" w:sz="0" w:space="0" w:color="auto"/>
            <w:bottom w:val="none" w:sz="0" w:space="0" w:color="auto"/>
            <w:right w:val="none" w:sz="0" w:space="0" w:color="auto"/>
          </w:divBdr>
        </w:div>
        <w:div w:id="1998267274">
          <w:marLeft w:val="480"/>
          <w:marRight w:val="0"/>
          <w:marTop w:val="0"/>
          <w:marBottom w:val="0"/>
          <w:divBdr>
            <w:top w:val="none" w:sz="0" w:space="0" w:color="auto"/>
            <w:left w:val="none" w:sz="0" w:space="0" w:color="auto"/>
            <w:bottom w:val="none" w:sz="0" w:space="0" w:color="auto"/>
            <w:right w:val="none" w:sz="0" w:space="0" w:color="auto"/>
          </w:divBdr>
        </w:div>
        <w:div w:id="2040472557">
          <w:marLeft w:val="480"/>
          <w:marRight w:val="0"/>
          <w:marTop w:val="0"/>
          <w:marBottom w:val="0"/>
          <w:divBdr>
            <w:top w:val="none" w:sz="0" w:space="0" w:color="auto"/>
            <w:left w:val="none" w:sz="0" w:space="0" w:color="auto"/>
            <w:bottom w:val="none" w:sz="0" w:space="0" w:color="auto"/>
            <w:right w:val="none" w:sz="0" w:space="0" w:color="auto"/>
          </w:divBdr>
        </w:div>
        <w:div w:id="2062094235">
          <w:marLeft w:val="480"/>
          <w:marRight w:val="0"/>
          <w:marTop w:val="0"/>
          <w:marBottom w:val="0"/>
          <w:divBdr>
            <w:top w:val="none" w:sz="0" w:space="0" w:color="auto"/>
            <w:left w:val="none" w:sz="0" w:space="0" w:color="auto"/>
            <w:bottom w:val="none" w:sz="0" w:space="0" w:color="auto"/>
            <w:right w:val="none" w:sz="0" w:space="0" w:color="auto"/>
          </w:divBdr>
        </w:div>
      </w:divsChild>
    </w:div>
    <w:div w:id="1345789545">
      <w:bodyDiv w:val="1"/>
      <w:marLeft w:val="0"/>
      <w:marRight w:val="0"/>
      <w:marTop w:val="0"/>
      <w:marBottom w:val="0"/>
      <w:divBdr>
        <w:top w:val="none" w:sz="0" w:space="0" w:color="auto"/>
        <w:left w:val="none" w:sz="0" w:space="0" w:color="auto"/>
        <w:bottom w:val="none" w:sz="0" w:space="0" w:color="auto"/>
        <w:right w:val="none" w:sz="0" w:space="0" w:color="auto"/>
      </w:divBdr>
    </w:div>
    <w:div w:id="1350451259">
      <w:bodyDiv w:val="1"/>
      <w:marLeft w:val="0"/>
      <w:marRight w:val="0"/>
      <w:marTop w:val="0"/>
      <w:marBottom w:val="0"/>
      <w:divBdr>
        <w:top w:val="none" w:sz="0" w:space="0" w:color="auto"/>
        <w:left w:val="none" w:sz="0" w:space="0" w:color="auto"/>
        <w:bottom w:val="none" w:sz="0" w:space="0" w:color="auto"/>
        <w:right w:val="none" w:sz="0" w:space="0" w:color="auto"/>
      </w:divBdr>
      <w:divsChild>
        <w:div w:id="18552648">
          <w:marLeft w:val="480"/>
          <w:marRight w:val="0"/>
          <w:marTop w:val="0"/>
          <w:marBottom w:val="0"/>
          <w:divBdr>
            <w:top w:val="none" w:sz="0" w:space="0" w:color="auto"/>
            <w:left w:val="none" w:sz="0" w:space="0" w:color="auto"/>
            <w:bottom w:val="none" w:sz="0" w:space="0" w:color="auto"/>
            <w:right w:val="none" w:sz="0" w:space="0" w:color="auto"/>
          </w:divBdr>
        </w:div>
        <w:div w:id="76943139">
          <w:marLeft w:val="480"/>
          <w:marRight w:val="0"/>
          <w:marTop w:val="0"/>
          <w:marBottom w:val="0"/>
          <w:divBdr>
            <w:top w:val="none" w:sz="0" w:space="0" w:color="auto"/>
            <w:left w:val="none" w:sz="0" w:space="0" w:color="auto"/>
            <w:bottom w:val="none" w:sz="0" w:space="0" w:color="auto"/>
            <w:right w:val="none" w:sz="0" w:space="0" w:color="auto"/>
          </w:divBdr>
        </w:div>
        <w:div w:id="202527403">
          <w:marLeft w:val="480"/>
          <w:marRight w:val="0"/>
          <w:marTop w:val="0"/>
          <w:marBottom w:val="0"/>
          <w:divBdr>
            <w:top w:val="none" w:sz="0" w:space="0" w:color="auto"/>
            <w:left w:val="none" w:sz="0" w:space="0" w:color="auto"/>
            <w:bottom w:val="none" w:sz="0" w:space="0" w:color="auto"/>
            <w:right w:val="none" w:sz="0" w:space="0" w:color="auto"/>
          </w:divBdr>
        </w:div>
        <w:div w:id="211894247">
          <w:marLeft w:val="480"/>
          <w:marRight w:val="0"/>
          <w:marTop w:val="0"/>
          <w:marBottom w:val="0"/>
          <w:divBdr>
            <w:top w:val="none" w:sz="0" w:space="0" w:color="auto"/>
            <w:left w:val="none" w:sz="0" w:space="0" w:color="auto"/>
            <w:bottom w:val="none" w:sz="0" w:space="0" w:color="auto"/>
            <w:right w:val="none" w:sz="0" w:space="0" w:color="auto"/>
          </w:divBdr>
        </w:div>
        <w:div w:id="357632706">
          <w:marLeft w:val="480"/>
          <w:marRight w:val="0"/>
          <w:marTop w:val="0"/>
          <w:marBottom w:val="0"/>
          <w:divBdr>
            <w:top w:val="none" w:sz="0" w:space="0" w:color="auto"/>
            <w:left w:val="none" w:sz="0" w:space="0" w:color="auto"/>
            <w:bottom w:val="none" w:sz="0" w:space="0" w:color="auto"/>
            <w:right w:val="none" w:sz="0" w:space="0" w:color="auto"/>
          </w:divBdr>
        </w:div>
        <w:div w:id="404760588">
          <w:marLeft w:val="480"/>
          <w:marRight w:val="0"/>
          <w:marTop w:val="0"/>
          <w:marBottom w:val="0"/>
          <w:divBdr>
            <w:top w:val="none" w:sz="0" w:space="0" w:color="auto"/>
            <w:left w:val="none" w:sz="0" w:space="0" w:color="auto"/>
            <w:bottom w:val="none" w:sz="0" w:space="0" w:color="auto"/>
            <w:right w:val="none" w:sz="0" w:space="0" w:color="auto"/>
          </w:divBdr>
        </w:div>
        <w:div w:id="467288067">
          <w:marLeft w:val="480"/>
          <w:marRight w:val="0"/>
          <w:marTop w:val="0"/>
          <w:marBottom w:val="0"/>
          <w:divBdr>
            <w:top w:val="none" w:sz="0" w:space="0" w:color="auto"/>
            <w:left w:val="none" w:sz="0" w:space="0" w:color="auto"/>
            <w:bottom w:val="none" w:sz="0" w:space="0" w:color="auto"/>
            <w:right w:val="none" w:sz="0" w:space="0" w:color="auto"/>
          </w:divBdr>
        </w:div>
        <w:div w:id="498544011">
          <w:marLeft w:val="480"/>
          <w:marRight w:val="0"/>
          <w:marTop w:val="0"/>
          <w:marBottom w:val="0"/>
          <w:divBdr>
            <w:top w:val="none" w:sz="0" w:space="0" w:color="auto"/>
            <w:left w:val="none" w:sz="0" w:space="0" w:color="auto"/>
            <w:bottom w:val="none" w:sz="0" w:space="0" w:color="auto"/>
            <w:right w:val="none" w:sz="0" w:space="0" w:color="auto"/>
          </w:divBdr>
        </w:div>
        <w:div w:id="637999451">
          <w:marLeft w:val="480"/>
          <w:marRight w:val="0"/>
          <w:marTop w:val="0"/>
          <w:marBottom w:val="0"/>
          <w:divBdr>
            <w:top w:val="none" w:sz="0" w:space="0" w:color="auto"/>
            <w:left w:val="none" w:sz="0" w:space="0" w:color="auto"/>
            <w:bottom w:val="none" w:sz="0" w:space="0" w:color="auto"/>
            <w:right w:val="none" w:sz="0" w:space="0" w:color="auto"/>
          </w:divBdr>
        </w:div>
        <w:div w:id="674844282">
          <w:marLeft w:val="480"/>
          <w:marRight w:val="0"/>
          <w:marTop w:val="0"/>
          <w:marBottom w:val="0"/>
          <w:divBdr>
            <w:top w:val="none" w:sz="0" w:space="0" w:color="auto"/>
            <w:left w:val="none" w:sz="0" w:space="0" w:color="auto"/>
            <w:bottom w:val="none" w:sz="0" w:space="0" w:color="auto"/>
            <w:right w:val="none" w:sz="0" w:space="0" w:color="auto"/>
          </w:divBdr>
        </w:div>
        <w:div w:id="715592365">
          <w:marLeft w:val="480"/>
          <w:marRight w:val="0"/>
          <w:marTop w:val="0"/>
          <w:marBottom w:val="0"/>
          <w:divBdr>
            <w:top w:val="none" w:sz="0" w:space="0" w:color="auto"/>
            <w:left w:val="none" w:sz="0" w:space="0" w:color="auto"/>
            <w:bottom w:val="none" w:sz="0" w:space="0" w:color="auto"/>
            <w:right w:val="none" w:sz="0" w:space="0" w:color="auto"/>
          </w:divBdr>
        </w:div>
        <w:div w:id="730428412">
          <w:marLeft w:val="480"/>
          <w:marRight w:val="0"/>
          <w:marTop w:val="0"/>
          <w:marBottom w:val="0"/>
          <w:divBdr>
            <w:top w:val="none" w:sz="0" w:space="0" w:color="auto"/>
            <w:left w:val="none" w:sz="0" w:space="0" w:color="auto"/>
            <w:bottom w:val="none" w:sz="0" w:space="0" w:color="auto"/>
            <w:right w:val="none" w:sz="0" w:space="0" w:color="auto"/>
          </w:divBdr>
        </w:div>
        <w:div w:id="761921897">
          <w:marLeft w:val="480"/>
          <w:marRight w:val="0"/>
          <w:marTop w:val="0"/>
          <w:marBottom w:val="0"/>
          <w:divBdr>
            <w:top w:val="none" w:sz="0" w:space="0" w:color="auto"/>
            <w:left w:val="none" w:sz="0" w:space="0" w:color="auto"/>
            <w:bottom w:val="none" w:sz="0" w:space="0" w:color="auto"/>
            <w:right w:val="none" w:sz="0" w:space="0" w:color="auto"/>
          </w:divBdr>
        </w:div>
        <w:div w:id="809401035">
          <w:marLeft w:val="480"/>
          <w:marRight w:val="0"/>
          <w:marTop w:val="0"/>
          <w:marBottom w:val="0"/>
          <w:divBdr>
            <w:top w:val="none" w:sz="0" w:space="0" w:color="auto"/>
            <w:left w:val="none" w:sz="0" w:space="0" w:color="auto"/>
            <w:bottom w:val="none" w:sz="0" w:space="0" w:color="auto"/>
            <w:right w:val="none" w:sz="0" w:space="0" w:color="auto"/>
          </w:divBdr>
        </w:div>
        <w:div w:id="922374914">
          <w:marLeft w:val="480"/>
          <w:marRight w:val="0"/>
          <w:marTop w:val="0"/>
          <w:marBottom w:val="0"/>
          <w:divBdr>
            <w:top w:val="none" w:sz="0" w:space="0" w:color="auto"/>
            <w:left w:val="none" w:sz="0" w:space="0" w:color="auto"/>
            <w:bottom w:val="none" w:sz="0" w:space="0" w:color="auto"/>
            <w:right w:val="none" w:sz="0" w:space="0" w:color="auto"/>
          </w:divBdr>
        </w:div>
        <w:div w:id="1141383953">
          <w:marLeft w:val="480"/>
          <w:marRight w:val="0"/>
          <w:marTop w:val="0"/>
          <w:marBottom w:val="0"/>
          <w:divBdr>
            <w:top w:val="none" w:sz="0" w:space="0" w:color="auto"/>
            <w:left w:val="none" w:sz="0" w:space="0" w:color="auto"/>
            <w:bottom w:val="none" w:sz="0" w:space="0" w:color="auto"/>
            <w:right w:val="none" w:sz="0" w:space="0" w:color="auto"/>
          </w:divBdr>
        </w:div>
        <w:div w:id="1206722986">
          <w:marLeft w:val="480"/>
          <w:marRight w:val="0"/>
          <w:marTop w:val="0"/>
          <w:marBottom w:val="0"/>
          <w:divBdr>
            <w:top w:val="none" w:sz="0" w:space="0" w:color="auto"/>
            <w:left w:val="none" w:sz="0" w:space="0" w:color="auto"/>
            <w:bottom w:val="none" w:sz="0" w:space="0" w:color="auto"/>
            <w:right w:val="none" w:sz="0" w:space="0" w:color="auto"/>
          </w:divBdr>
        </w:div>
        <w:div w:id="1223562946">
          <w:marLeft w:val="480"/>
          <w:marRight w:val="0"/>
          <w:marTop w:val="0"/>
          <w:marBottom w:val="0"/>
          <w:divBdr>
            <w:top w:val="none" w:sz="0" w:space="0" w:color="auto"/>
            <w:left w:val="none" w:sz="0" w:space="0" w:color="auto"/>
            <w:bottom w:val="none" w:sz="0" w:space="0" w:color="auto"/>
            <w:right w:val="none" w:sz="0" w:space="0" w:color="auto"/>
          </w:divBdr>
        </w:div>
        <w:div w:id="1302226328">
          <w:marLeft w:val="480"/>
          <w:marRight w:val="0"/>
          <w:marTop w:val="0"/>
          <w:marBottom w:val="0"/>
          <w:divBdr>
            <w:top w:val="none" w:sz="0" w:space="0" w:color="auto"/>
            <w:left w:val="none" w:sz="0" w:space="0" w:color="auto"/>
            <w:bottom w:val="none" w:sz="0" w:space="0" w:color="auto"/>
            <w:right w:val="none" w:sz="0" w:space="0" w:color="auto"/>
          </w:divBdr>
        </w:div>
        <w:div w:id="1511948042">
          <w:marLeft w:val="480"/>
          <w:marRight w:val="0"/>
          <w:marTop w:val="0"/>
          <w:marBottom w:val="0"/>
          <w:divBdr>
            <w:top w:val="none" w:sz="0" w:space="0" w:color="auto"/>
            <w:left w:val="none" w:sz="0" w:space="0" w:color="auto"/>
            <w:bottom w:val="none" w:sz="0" w:space="0" w:color="auto"/>
            <w:right w:val="none" w:sz="0" w:space="0" w:color="auto"/>
          </w:divBdr>
        </w:div>
        <w:div w:id="1515068979">
          <w:marLeft w:val="480"/>
          <w:marRight w:val="0"/>
          <w:marTop w:val="0"/>
          <w:marBottom w:val="0"/>
          <w:divBdr>
            <w:top w:val="none" w:sz="0" w:space="0" w:color="auto"/>
            <w:left w:val="none" w:sz="0" w:space="0" w:color="auto"/>
            <w:bottom w:val="none" w:sz="0" w:space="0" w:color="auto"/>
            <w:right w:val="none" w:sz="0" w:space="0" w:color="auto"/>
          </w:divBdr>
        </w:div>
        <w:div w:id="1548251858">
          <w:marLeft w:val="480"/>
          <w:marRight w:val="0"/>
          <w:marTop w:val="0"/>
          <w:marBottom w:val="0"/>
          <w:divBdr>
            <w:top w:val="none" w:sz="0" w:space="0" w:color="auto"/>
            <w:left w:val="none" w:sz="0" w:space="0" w:color="auto"/>
            <w:bottom w:val="none" w:sz="0" w:space="0" w:color="auto"/>
            <w:right w:val="none" w:sz="0" w:space="0" w:color="auto"/>
          </w:divBdr>
        </w:div>
        <w:div w:id="1652516685">
          <w:marLeft w:val="480"/>
          <w:marRight w:val="0"/>
          <w:marTop w:val="0"/>
          <w:marBottom w:val="0"/>
          <w:divBdr>
            <w:top w:val="none" w:sz="0" w:space="0" w:color="auto"/>
            <w:left w:val="none" w:sz="0" w:space="0" w:color="auto"/>
            <w:bottom w:val="none" w:sz="0" w:space="0" w:color="auto"/>
            <w:right w:val="none" w:sz="0" w:space="0" w:color="auto"/>
          </w:divBdr>
        </w:div>
        <w:div w:id="1691760489">
          <w:marLeft w:val="480"/>
          <w:marRight w:val="0"/>
          <w:marTop w:val="0"/>
          <w:marBottom w:val="0"/>
          <w:divBdr>
            <w:top w:val="none" w:sz="0" w:space="0" w:color="auto"/>
            <w:left w:val="none" w:sz="0" w:space="0" w:color="auto"/>
            <w:bottom w:val="none" w:sz="0" w:space="0" w:color="auto"/>
            <w:right w:val="none" w:sz="0" w:space="0" w:color="auto"/>
          </w:divBdr>
        </w:div>
        <w:div w:id="1771779256">
          <w:marLeft w:val="480"/>
          <w:marRight w:val="0"/>
          <w:marTop w:val="0"/>
          <w:marBottom w:val="0"/>
          <w:divBdr>
            <w:top w:val="none" w:sz="0" w:space="0" w:color="auto"/>
            <w:left w:val="none" w:sz="0" w:space="0" w:color="auto"/>
            <w:bottom w:val="none" w:sz="0" w:space="0" w:color="auto"/>
            <w:right w:val="none" w:sz="0" w:space="0" w:color="auto"/>
          </w:divBdr>
        </w:div>
        <w:div w:id="1800224895">
          <w:marLeft w:val="480"/>
          <w:marRight w:val="0"/>
          <w:marTop w:val="0"/>
          <w:marBottom w:val="0"/>
          <w:divBdr>
            <w:top w:val="none" w:sz="0" w:space="0" w:color="auto"/>
            <w:left w:val="none" w:sz="0" w:space="0" w:color="auto"/>
            <w:bottom w:val="none" w:sz="0" w:space="0" w:color="auto"/>
            <w:right w:val="none" w:sz="0" w:space="0" w:color="auto"/>
          </w:divBdr>
        </w:div>
        <w:div w:id="1835797280">
          <w:marLeft w:val="480"/>
          <w:marRight w:val="0"/>
          <w:marTop w:val="0"/>
          <w:marBottom w:val="0"/>
          <w:divBdr>
            <w:top w:val="none" w:sz="0" w:space="0" w:color="auto"/>
            <w:left w:val="none" w:sz="0" w:space="0" w:color="auto"/>
            <w:bottom w:val="none" w:sz="0" w:space="0" w:color="auto"/>
            <w:right w:val="none" w:sz="0" w:space="0" w:color="auto"/>
          </w:divBdr>
        </w:div>
        <w:div w:id="1910310602">
          <w:marLeft w:val="480"/>
          <w:marRight w:val="0"/>
          <w:marTop w:val="0"/>
          <w:marBottom w:val="0"/>
          <w:divBdr>
            <w:top w:val="none" w:sz="0" w:space="0" w:color="auto"/>
            <w:left w:val="none" w:sz="0" w:space="0" w:color="auto"/>
            <w:bottom w:val="none" w:sz="0" w:space="0" w:color="auto"/>
            <w:right w:val="none" w:sz="0" w:space="0" w:color="auto"/>
          </w:divBdr>
        </w:div>
        <w:div w:id="1945650943">
          <w:marLeft w:val="480"/>
          <w:marRight w:val="0"/>
          <w:marTop w:val="0"/>
          <w:marBottom w:val="0"/>
          <w:divBdr>
            <w:top w:val="none" w:sz="0" w:space="0" w:color="auto"/>
            <w:left w:val="none" w:sz="0" w:space="0" w:color="auto"/>
            <w:bottom w:val="none" w:sz="0" w:space="0" w:color="auto"/>
            <w:right w:val="none" w:sz="0" w:space="0" w:color="auto"/>
          </w:divBdr>
        </w:div>
        <w:div w:id="1957446406">
          <w:marLeft w:val="480"/>
          <w:marRight w:val="0"/>
          <w:marTop w:val="0"/>
          <w:marBottom w:val="0"/>
          <w:divBdr>
            <w:top w:val="none" w:sz="0" w:space="0" w:color="auto"/>
            <w:left w:val="none" w:sz="0" w:space="0" w:color="auto"/>
            <w:bottom w:val="none" w:sz="0" w:space="0" w:color="auto"/>
            <w:right w:val="none" w:sz="0" w:space="0" w:color="auto"/>
          </w:divBdr>
        </w:div>
        <w:div w:id="2035812036">
          <w:marLeft w:val="480"/>
          <w:marRight w:val="0"/>
          <w:marTop w:val="0"/>
          <w:marBottom w:val="0"/>
          <w:divBdr>
            <w:top w:val="none" w:sz="0" w:space="0" w:color="auto"/>
            <w:left w:val="none" w:sz="0" w:space="0" w:color="auto"/>
            <w:bottom w:val="none" w:sz="0" w:space="0" w:color="auto"/>
            <w:right w:val="none" w:sz="0" w:space="0" w:color="auto"/>
          </w:divBdr>
        </w:div>
        <w:div w:id="2134858706">
          <w:marLeft w:val="480"/>
          <w:marRight w:val="0"/>
          <w:marTop w:val="0"/>
          <w:marBottom w:val="0"/>
          <w:divBdr>
            <w:top w:val="none" w:sz="0" w:space="0" w:color="auto"/>
            <w:left w:val="none" w:sz="0" w:space="0" w:color="auto"/>
            <w:bottom w:val="none" w:sz="0" w:space="0" w:color="auto"/>
            <w:right w:val="none" w:sz="0" w:space="0" w:color="auto"/>
          </w:divBdr>
        </w:div>
      </w:divsChild>
    </w:div>
    <w:div w:id="1357735425">
      <w:bodyDiv w:val="1"/>
      <w:marLeft w:val="0"/>
      <w:marRight w:val="0"/>
      <w:marTop w:val="0"/>
      <w:marBottom w:val="0"/>
      <w:divBdr>
        <w:top w:val="none" w:sz="0" w:space="0" w:color="auto"/>
        <w:left w:val="none" w:sz="0" w:space="0" w:color="auto"/>
        <w:bottom w:val="none" w:sz="0" w:space="0" w:color="auto"/>
        <w:right w:val="none" w:sz="0" w:space="0" w:color="auto"/>
      </w:divBdr>
      <w:divsChild>
        <w:div w:id="125860756">
          <w:marLeft w:val="480"/>
          <w:marRight w:val="0"/>
          <w:marTop w:val="0"/>
          <w:marBottom w:val="0"/>
          <w:divBdr>
            <w:top w:val="none" w:sz="0" w:space="0" w:color="auto"/>
            <w:left w:val="none" w:sz="0" w:space="0" w:color="auto"/>
            <w:bottom w:val="none" w:sz="0" w:space="0" w:color="auto"/>
            <w:right w:val="none" w:sz="0" w:space="0" w:color="auto"/>
          </w:divBdr>
        </w:div>
        <w:div w:id="451435964">
          <w:marLeft w:val="480"/>
          <w:marRight w:val="0"/>
          <w:marTop w:val="0"/>
          <w:marBottom w:val="0"/>
          <w:divBdr>
            <w:top w:val="none" w:sz="0" w:space="0" w:color="auto"/>
            <w:left w:val="none" w:sz="0" w:space="0" w:color="auto"/>
            <w:bottom w:val="none" w:sz="0" w:space="0" w:color="auto"/>
            <w:right w:val="none" w:sz="0" w:space="0" w:color="auto"/>
          </w:divBdr>
        </w:div>
        <w:div w:id="472674010">
          <w:marLeft w:val="480"/>
          <w:marRight w:val="0"/>
          <w:marTop w:val="0"/>
          <w:marBottom w:val="0"/>
          <w:divBdr>
            <w:top w:val="none" w:sz="0" w:space="0" w:color="auto"/>
            <w:left w:val="none" w:sz="0" w:space="0" w:color="auto"/>
            <w:bottom w:val="none" w:sz="0" w:space="0" w:color="auto"/>
            <w:right w:val="none" w:sz="0" w:space="0" w:color="auto"/>
          </w:divBdr>
        </w:div>
        <w:div w:id="532423440">
          <w:marLeft w:val="480"/>
          <w:marRight w:val="0"/>
          <w:marTop w:val="0"/>
          <w:marBottom w:val="0"/>
          <w:divBdr>
            <w:top w:val="none" w:sz="0" w:space="0" w:color="auto"/>
            <w:left w:val="none" w:sz="0" w:space="0" w:color="auto"/>
            <w:bottom w:val="none" w:sz="0" w:space="0" w:color="auto"/>
            <w:right w:val="none" w:sz="0" w:space="0" w:color="auto"/>
          </w:divBdr>
        </w:div>
        <w:div w:id="647128099">
          <w:marLeft w:val="480"/>
          <w:marRight w:val="0"/>
          <w:marTop w:val="0"/>
          <w:marBottom w:val="0"/>
          <w:divBdr>
            <w:top w:val="none" w:sz="0" w:space="0" w:color="auto"/>
            <w:left w:val="none" w:sz="0" w:space="0" w:color="auto"/>
            <w:bottom w:val="none" w:sz="0" w:space="0" w:color="auto"/>
            <w:right w:val="none" w:sz="0" w:space="0" w:color="auto"/>
          </w:divBdr>
        </w:div>
        <w:div w:id="677461542">
          <w:marLeft w:val="480"/>
          <w:marRight w:val="0"/>
          <w:marTop w:val="0"/>
          <w:marBottom w:val="0"/>
          <w:divBdr>
            <w:top w:val="none" w:sz="0" w:space="0" w:color="auto"/>
            <w:left w:val="none" w:sz="0" w:space="0" w:color="auto"/>
            <w:bottom w:val="none" w:sz="0" w:space="0" w:color="auto"/>
            <w:right w:val="none" w:sz="0" w:space="0" w:color="auto"/>
          </w:divBdr>
        </w:div>
        <w:div w:id="741567204">
          <w:marLeft w:val="480"/>
          <w:marRight w:val="0"/>
          <w:marTop w:val="0"/>
          <w:marBottom w:val="0"/>
          <w:divBdr>
            <w:top w:val="none" w:sz="0" w:space="0" w:color="auto"/>
            <w:left w:val="none" w:sz="0" w:space="0" w:color="auto"/>
            <w:bottom w:val="none" w:sz="0" w:space="0" w:color="auto"/>
            <w:right w:val="none" w:sz="0" w:space="0" w:color="auto"/>
          </w:divBdr>
        </w:div>
        <w:div w:id="751436826">
          <w:marLeft w:val="480"/>
          <w:marRight w:val="0"/>
          <w:marTop w:val="0"/>
          <w:marBottom w:val="0"/>
          <w:divBdr>
            <w:top w:val="none" w:sz="0" w:space="0" w:color="auto"/>
            <w:left w:val="none" w:sz="0" w:space="0" w:color="auto"/>
            <w:bottom w:val="none" w:sz="0" w:space="0" w:color="auto"/>
            <w:right w:val="none" w:sz="0" w:space="0" w:color="auto"/>
          </w:divBdr>
        </w:div>
        <w:div w:id="793905978">
          <w:marLeft w:val="480"/>
          <w:marRight w:val="0"/>
          <w:marTop w:val="0"/>
          <w:marBottom w:val="0"/>
          <w:divBdr>
            <w:top w:val="none" w:sz="0" w:space="0" w:color="auto"/>
            <w:left w:val="none" w:sz="0" w:space="0" w:color="auto"/>
            <w:bottom w:val="none" w:sz="0" w:space="0" w:color="auto"/>
            <w:right w:val="none" w:sz="0" w:space="0" w:color="auto"/>
          </w:divBdr>
        </w:div>
        <w:div w:id="828986978">
          <w:marLeft w:val="480"/>
          <w:marRight w:val="0"/>
          <w:marTop w:val="0"/>
          <w:marBottom w:val="0"/>
          <w:divBdr>
            <w:top w:val="none" w:sz="0" w:space="0" w:color="auto"/>
            <w:left w:val="none" w:sz="0" w:space="0" w:color="auto"/>
            <w:bottom w:val="none" w:sz="0" w:space="0" w:color="auto"/>
            <w:right w:val="none" w:sz="0" w:space="0" w:color="auto"/>
          </w:divBdr>
        </w:div>
        <w:div w:id="886453812">
          <w:marLeft w:val="480"/>
          <w:marRight w:val="0"/>
          <w:marTop w:val="0"/>
          <w:marBottom w:val="0"/>
          <w:divBdr>
            <w:top w:val="none" w:sz="0" w:space="0" w:color="auto"/>
            <w:left w:val="none" w:sz="0" w:space="0" w:color="auto"/>
            <w:bottom w:val="none" w:sz="0" w:space="0" w:color="auto"/>
            <w:right w:val="none" w:sz="0" w:space="0" w:color="auto"/>
          </w:divBdr>
        </w:div>
        <w:div w:id="891040735">
          <w:marLeft w:val="480"/>
          <w:marRight w:val="0"/>
          <w:marTop w:val="0"/>
          <w:marBottom w:val="0"/>
          <w:divBdr>
            <w:top w:val="none" w:sz="0" w:space="0" w:color="auto"/>
            <w:left w:val="none" w:sz="0" w:space="0" w:color="auto"/>
            <w:bottom w:val="none" w:sz="0" w:space="0" w:color="auto"/>
            <w:right w:val="none" w:sz="0" w:space="0" w:color="auto"/>
          </w:divBdr>
        </w:div>
        <w:div w:id="932515918">
          <w:marLeft w:val="480"/>
          <w:marRight w:val="0"/>
          <w:marTop w:val="0"/>
          <w:marBottom w:val="0"/>
          <w:divBdr>
            <w:top w:val="none" w:sz="0" w:space="0" w:color="auto"/>
            <w:left w:val="none" w:sz="0" w:space="0" w:color="auto"/>
            <w:bottom w:val="none" w:sz="0" w:space="0" w:color="auto"/>
            <w:right w:val="none" w:sz="0" w:space="0" w:color="auto"/>
          </w:divBdr>
        </w:div>
        <w:div w:id="1031956034">
          <w:marLeft w:val="480"/>
          <w:marRight w:val="0"/>
          <w:marTop w:val="0"/>
          <w:marBottom w:val="0"/>
          <w:divBdr>
            <w:top w:val="none" w:sz="0" w:space="0" w:color="auto"/>
            <w:left w:val="none" w:sz="0" w:space="0" w:color="auto"/>
            <w:bottom w:val="none" w:sz="0" w:space="0" w:color="auto"/>
            <w:right w:val="none" w:sz="0" w:space="0" w:color="auto"/>
          </w:divBdr>
        </w:div>
        <w:div w:id="1082029209">
          <w:marLeft w:val="480"/>
          <w:marRight w:val="0"/>
          <w:marTop w:val="0"/>
          <w:marBottom w:val="0"/>
          <w:divBdr>
            <w:top w:val="none" w:sz="0" w:space="0" w:color="auto"/>
            <w:left w:val="none" w:sz="0" w:space="0" w:color="auto"/>
            <w:bottom w:val="none" w:sz="0" w:space="0" w:color="auto"/>
            <w:right w:val="none" w:sz="0" w:space="0" w:color="auto"/>
          </w:divBdr>
        </w:div>
        <w:div w:id="1263879109">
          <w:marLeft w:val="480"/>
          <w:marRight w:val="0"/>
          <w:marTop w:val="0"/>
          <w:marBottom w:val="0"/>
          <w:divBdr>
            <w:top w:val="none" w:sz="0" w:space="0" w:color="auto"/>
            <w:left w:val="none" w:sz="0" w:space="0" w:color="auto"/>
            <w:bottom w:val="none" w:sz="0" w:space="0" w:color="auto"/>
            <w:right w:val="none" w:sz="0" w:space="0" w:color="auto"/>
          </w:divBdr>
        </w:div>
        <w:div w:id="1266570128">
          <w:marLeft w:val="480"/>
          <w:marRight w:val="0"/>
          <w:marTop w:val="0"/>
          <w:marBottom w:val="0"/>
          <w:divBdr>
            <w:top w:val="none" w:sz="0" w:space="0" w:color="auto"/>
            <w:left w:val="none" w:sz="0" w:space="0" w:color="auto"/>
            <w:bottom w:val="none" w:sz="0" w:space="0" w:color="auto"/>
            <w:right w:val="none" w:sz="0" w:space="0" w:color="auto"/>
          </w:divBdr>
        </w:div>
        <w:div w:id="1354957193">
          <w:marLeft w:val="480"/>
          <w:marRight w:val="0"/>
          <w:marTop w:val="0"/>
          <w:marBottom w:val="0"/>
          <w:divBdr>
            <w:top w:val="none" w:sz="0" w:space="0" w:color="auto"/>
            <w:left w:val="none" w:sz="0" w:space="0" w:color="auto"/>
            <w:bottom w:val="none" w:sz="0" w:space="0" w:color="auto"/>
            <w:right w:val="none" w:sz="0" w:space="0" w:color="auto"/>
          </w:divBdr>
        </w:div>
        <w:div w:id="1455952337">
          <w:marLeft w:val="480"/>
          <w:marRight w:val="0"/>
          <w:marTop w:val="0"/>
          <w:marBottom w:val="0"/>
          <w:divBdr>
            <w:top w:val="none" w:sz="0" w:space="0" w:color="auto"/>
            <w:left w:val="none" w:sz="0" w:space="0" w:color="auto"/>
            <w:bottom w:val="none" w:sz="0" w:space="0" w:color="auto"/>
            <w:right w:val="none" w:sz="0" w:space="0" w:color="auto"/>
          </w:divBdr>
        </w:div>
        <w:div w:id="1476532891">
          <w:marLeft w:val="480"/>
          <w:marRight w:val="0"/>
          <w:marTop w:val="0"/>
          <w:marBottom w:val="0"/>
          <w:divBdr>
            <w:top w:val="none" w:sz="0" w:space="0" w:color="auto"/>
            <w:left w:val="none" w:sz="0" w:space="0" w:color="auto"/>
            <w:bottom w:val="none" w:sz="0" w:space="0" w:color="auto"/>
            <w:right w:val="none" w:sz="0" w:space="0" w:color="auto"/>
          </w:divBdr>
        </w:div>
        <w:div w:id="1484277083">
          <w:marLeft w:val="480"/>
          <w:marRight w:val="0"/>
          <w:marTop w:val="0"/>
          <w:marBottom w:val="0"/>
          <w:divBdr>
            <w:top w:val="none" w:sz="0" w:space="0" w:color="auto"/>
            <w:left w:val="none" w:sz="0" w:space="0" w:color="auto"/>
            <w:bottom w:val="none" w:sz="0" w:space="0" w:color="auto"/>
            <w:right w:val="none" w:sz="0" w:space="0" w:color="auto"/>
          </w:divBdr>
        </w:div>
        <w:div w:id="1494375473">
          <w:marLeft w:val="480"/>
          <w:marRight w:val="0"/>
          <w:marTop w:val="0"/>
          <w:marBottom w:val="0"/>
          <w:divBdr>
            <w:top w:val="none" w:sz="0" w:space="0" w:color="auto"/>
            <w:left w:val="none" w:sz="0" w:space="0" w:color="auto"/>
            <w:bottom w:val="none" w:sz="0" w:space="0" w:color="auto"/>
            <w:right w:val="none" w:sz="0" w:space="0" w:color="auto"/>
          </w:divBdr>
        </w:div>
        <w:div w:id="1509099078">
          <w:marLeft w:val="480"/>
          <w:marRight w:val="0"/>
          <w:marTop w:val="0"/>
          <w:marBottom w:val="0"/>
          <w:divBdr>
            <w:top w:val="none" w:sz="0" w:space="0" w:color="auto"/>
            <w:left w:val="none" w:sz="0" w:space="0" w:color="auto"/>
            <w:bottom w:val="none" w:sz="0" w:space="0" w:color="auto"/>
            <w:right w:val="none" w:sz="0" w:space="0" w:color="auto"/>
          </w:divBdr>
        </w:div>
        <w:div w:id="1536041117">
          <w:marLeft w:val="480"/>
          <w:marRight w:val="0"/>
          <w:marTop w:val="0"/>
          <w:marBottom w:val="0"/>
          <w:divBdr>
            <w:top w:val="none" w:sz="0" w:space="0" w:color="auto"/>
            <w:left w:val="none" w:sz="0" w:space="0" w:color="auto"/>
            <w:bottom w:val="none" w:sz="0" w:space="0" w:color="auto"/>
            <w:right w:val="none" w:sz="0" w:space="0" w:color="auto"/>
          </w:divBdr>
        </w:div>
        <w:div w:id="1544096594">
          <w:marLeft w:val="480"/>
          <w:marRight w:val="0"/>
          <w:marTop w:val="0"/>
          <w:marBottom w:val="0"/>
          <w:divBdr>
            <w:top w:val="none" w:sz="0" w:space="0" w:color="auto"/>
            <w:left w:val="none" w:sz="0" w:space="0" w:color="auto"/>
            <w:bottom w:val="none" w:sz="0" w:space="0" w:color="auto"/>
            <w:right w:val="none" w:sz="0" w:space="0" w:color="auto"/>
          </w:divBdr>
        </w:div>
        <w:div w:id="1602452658">
          <w:marLeft w:val="480"/>
          <w:marRight w:val="0"/>
          <w:marTop w:val="0"/>
          <w:marBottom w:val="0"/>
          <w:divBdr>
            <w:top w:val="none" w:sz="0" w:space="0" w:color="auto"/>
            <w:left w:val="none" w:sz="0" w:space="0" w:color="auto"/>
            <w:bottom w:val="none" w:sz="0" w:space="0" w:color="auto"/>
            <w:right w:val="none" w:sz="0" w:space="0" w:color="auto"/>
          </w:divBdr>
        </w:div>
        <w:div w:id="1643343190">
          <w:marLeft w:val="480"/>
          <w:marRight w:val="0"/>
          <w:marTop w:val="0"/>
          <w:marBottom w:val="0"/>
          <w:divBdr>
            <w:top w:val="none" w:sz="0" w:space="0" w:color="auto"/>
            <w:left w:val="none" w:sz="0" w:space="0" w:color="auto"/>
            <w:bottom w:val="none" w:sz="0" w:space="0" w:color="auto"/>
            <w:right w:val="none" w:sz="0" w:space="0" w:color="auto"/>
          </w:divBdr>
        </w:div>
        <w:div w:id="1690838288">
          <w:marLeft w:val="480"/>
          <w:marRight w:val="0"/>
          <w:marTop w:val="0"/>
          <w:marBottom w:val="0"/>
          <w:divBdr>
            <w:top w:val="none" w:sz="0" w:space="0" w:color="auto"/>
            <w:left w:val="none" w:sz="0" w:space="0" w:color="auto"/>
            <w:bottom w:val="none" w:sz="0" w:space="0" w:color="auto"/>
            <w:right w:val="none" w:sz="0" w:space="0" w:color="auto"/>
          </w:divBdr>
        </w:div>
        <w:div w:id="1726173641">
          <w:marLeft w:val="480"/>
          <w:marRight w:val="0"/>
          <w:marTop w:val="0"/>
          <w:marBottom w:val="0"/>
          <w:divBdr>
            <w:top w:val="none" w:sz="0" w:space="0" w:color="auto"/>
            <w:left w:val="none" w:sz="0" w:space="0" w:color="auto"/>
            <w:bottom w:val="none" w:sz="0" w:space="0" w:color="auto"/>
            <w:right w:val="none" w:sz="0" w:space="0" w:color="auto"/>
          </w:divBdr>
        </w:div>
        <w:div w:id="1747923126">
          <w:marLeft w:val="480"/>
          <w:marRight w:val="0"/>
          <w:marTop w:val="0"/>
          <w:marBottom w:val="0"/>
          <w:divBdr>
            <w:top w:val="none" w:sz="0" w:space="0" w:color="auto"/>
            <w:left w:val="none" w:sz="0" w:space="0" w:color="auto"/>
            <w:bottom w:val="none" w:sz="0" w:space="0" w:color="auto"/>
            <w:right w:val="none" w:sz="0" w:space="0" w:color="auto"/>
          </w:divBdr>
        </w:div>
        <w:div w:id="1791584062">
          <w:marLeft w:val="480"/>
          <w:marRight w:val="0"/>
          <w:marTop w:val="0"/>
          <w:marBottom w:val="0"/>
          <w:divBdr>
            <w:top w:val="none" w:sz="0" w:space="0" w:color="auto"/>
            <w:left w:val="none" w:sz="0" w:space="0" w:color="auto"/>
            <w:bottom w:val="none" w:sz="0" w:space="0" w:color="auto"/>
            <w:right w:val="none" w:sz="0" w:space="0" w:color="auto"/>
          </w:divBdr>
        </w:div>
        <w:div w:id="1936477416">
          <w:marLeft w:val="480"/>
          <w:marRight w:val="0"/>
          <w:marTop w:val="0"/>
          <w:marBottom w:val="0"/>
          <w:divBdr>
            <w:top w:val="none" w:sz="0" w:space="0" w:color="auto"/>
            <w:left w:val="none" w:sz="0" w:space="0" w:color="auto"/>
            <w:bottom w:val="none" w:sz="0" w:space="0" w:color="auto"/>
            <w:right w:val="none" w:sz="0" w:space="0" w:color="auto"/>
          </w:divBdr>
        </w:div>
      </w:divsChild>
    </w:div>
    <w:div w:id="1360207391">
      <w:bodyDiv w:val="1"/>
      <w:marLeft w:val="0"/>
      <w:marRight w:val="0"/>
      <w:marTop w:val="0"/>
      <w:marBottom w:val="0"/>
      <w:divBdr>
        <w:top w:val="none" w:sz="0" w:space="0" w:color="auto"/>
        <w:left w:val="none" w:sz="0" w:space="0" w:color="auto"/>
        <w:bottom w:val="none" w:sz="0" w:space="0" w:color="auto"/>
        <w:right w:val="none" w:sz="0" w:space="0" w:color="auto"/>
      </w:divBdr>
      <w:divsChild>
        <w:div w:id="3826336">
          <w:marLeft w:val="480"/>
          <w:marRight w:val="0"/>
          <w:marTop w:val="0"/>
          <w:marBottom w:val="0"/>
          <w:divBdr>
            <w:top w:val="none" w:sz="0" w:space="0" w:color="auto"/>
            <w:left w:val="none" w:sz="0" w:space="0" w:color="auto"/>
            <w:bottom w:val="none" w:sz="0" w:space="0" w:color="auto"/>
            <w:right w:val="none" w:sz="0" w:space="0" w:color="auto"/>
          </w:divBdr>
        </w:div>
        <w:div w:id="96757802">
          <w:marLeft w:val="480"/>
          <w:marRight w:val="0"/>
          <w:marTop w:val="0"/>
          <w:marBottom w:val="0"/>
          <w:divBdr>
            <w:top w:val="none" w:sz="0" w:space="0" w:color="auto"/>
            <w:left w:val="none" w:sz="0" w:space="0" w:color="auto"/>
            <w:bottom w:val="none" w:sz="0" w:space="0" w:color="auto"/>
            <w:right w:val="none" w:sz="0" w:space="0" w:color="auto"/>
          </w:divBdr>
        </w:div>
        <w:div w:id="177238600">
          <w:marLeft w:val="480"/>
          <w:marRight w:val="0"/>
          <w:marTop w:val="0"/>
          <w:marBottom w:val="0"/>
          <w:divBdr>
            <w:top w:val="none" w:sz="0" w:space="0" w:color="auto"/>
            <w:left w:val="none" w:sz="0" w:space="0" w:color="auto"/>
            <w:bottom w:val="none" w:sz="0" w:space="0" w:color="auto"/>
            <w:right w:val="none" w:sz="0" w:space="0" w:color="auto"/>
          </w:divBdr>
        </w:div>
        <w:div w:id="292759157">
          <w:marLeft w:val="480"/>
          <w:marRight w:val="0"/>
          <w:marTop w:val="0"/>
          <w:marBottom w:val="0"/>
          <w:divBdr>
            <w:top w:val="none" w:sz="0" w:space="0" w:color="auto"/>
            <w:left w:val="none" w:sz="0" w:space="0" w:color="auto"/>
            <w:bottom w:val="none" w:sz="0" w:space="0" w:color="auto"/>
            <w:right w:val="none" w:sz="0" w:space="0" w:color="auto"/>
          </w:divBdr>
        </w:div>
        <w:div w:id="407925526">
          <w:marLeft w:val="480"/>
          <w:marRight w:val="0"/>
          <w:marTop w:val="0"/>
          <w:marBottom w:val="0"/>
          <w:divBdr>
            <w:top w:val="none" w:sz="0" w:space="0" w:color="auto"/>
            <w:left w:val="none" w:sz="0" w:space="0" w:color="auto"/>
            <w:bottom w:val="none" w:sz="0" w:space="0" w:color="auto"/>
            <w:right w:val="none" w:sz="0" w:space="0" w:color="auto"/>
          </w:divBdr>
        </w:div>
        <w:div w:id="512233074">
          <w:marLeft w:val="480"/>
          <w:marRight w:val="0"/>
          <w:marTop w:val="0"/>
          <w:marBottom w:val="0"/>
          <w:divBdr>
            <w:top w:val="none" w:sz="0" w:space="0" w:color="auto"/>
            <w:left w:val="none" w:sz="0" w:space="0" w:color="auto"/>
            <w:bottom w:val="none" w:sz="0" w:space="0" w:color="auto"/>
            <w:right w:val="none" w:sz="0" w:space="0" w:color="auto"/>
          </w:divBdr>
        </w:div>
        <w:div w:id="582224510">
          <w:marLeft w:val="480"/>
          <w:marRight w:val="0"/>
          <w:marTop w:val="0"/>
          <w:marBottom w:val="0"/>
          <w:divBdr>
            <w:top w:val="none" w:sz="0" w:space="0" w:color="auto"/>
            <w:left w:val="none" w:sz="0" w:space="0" w:color="auto"/>
            <w:bottom w:val="none" w:sz="0" w:space="0" w:color="auto"/>
            <w:right w:val="none" w:sz="0" w:space="0" w:color="auto"/>
          </w:divBdr>
        </w:div>
        <w:div w:id="693768653">
          <w:marLeft w:val="480"/>
          <w:marRight w:val="0"/>
          <w:marTop w:val="0"/>
          <w:marBottom w:val="0"/>
          <w:divBdr>
            <w:top w:val="none" w:sz="0" w:space="0" w:color="auto"/>
            <w:left w:val="none" w:sz="0" w:space="0" w:color="auto"/>
            <w:bottom w:val="none" w:sz="0" w:space="0" w:color="auto"/>
            <w:right w:val="none" w:sz="0" w:space="0" w:color="auto"/>
          </w:divBdr>
        </w:div>
        <w:div w:id="717364483">
          <w:marLeft w:val="480"/>
          <w:marRight w:val="0"/>
          <w:marTop w:val="0"/>
          <w:marBottom w:val="0"/>
          <w:divBdr>
            <w:top w:val="none" w:sz="0" w:space="0" w:color="auto"/>
            <w:left w:val="none" w:sz="0" w:space="0" w:color="auto"/>
            <w:bottom w:val="none" w:sz="0" w:space="0" w:color="auto"/>
            <w:right w:val="none" w:sz="0" w:space="0" w:color="auto"/>
          </w:divBdr>
        </w:div>
        <w:div w:id="782770636">
          <w:marLeft w:val="480"/>
          <w:marRight w:val="0"/>
          <w:marTop w:val="0"/>
          <w:marBottom w:val="0"/>
          <w:divBdr>
            <w:top w:val="none" w:sz="0" w:space="0" w:color="auto"/>
            <w:left w:val="none" w:sz="0" w:space="0" w:color="auto"/>
            <w:bottom w:val="none" w:sz="0" w:space="0" w:color="auto"/>
            <w:right w:val="none" w:sz="0" w:space="0" w:color="auto"/>
          </w:divBdr>
        </w:div>
        <w:div w:id="811018358">
          <w:marLeft w:val="480"/>
          <w:marRight w:val="0"/>
          <w:marTop w:val="0"/>
          <w:marBottom w:val="0"/>
          <w:divBdr>
            <w:top w:val="none" w:sz="0" w:space="0" w:color="auto"/>
            <w:left w:val="none" w:sz="0" w:space="0" w:color="auto"/>
            <w:bottom w:val="none" w:sz="0" w:space="0" w:color="auto"/>
            <w:right w:val="none" w:sz="0" w:space="0" w:color="auto"/>
          </w:divBdr>
        </w:div>
        <w:div w:id="827210697">
          <w:marLeft w:val="480"/>
          <w:marRight w:val="0"/>
          <w:marTop w:val="0"/>
          <w:marBottom w:val="0"/>
          <w:divBdr>
            <w:top w:val="none" w:sz="0" w:space="0" w:color="auto"/>
            <w:left w:val="none" w:sz="0" w:space="0" w:color="auto"/>
            <w:bottom w:val="none" w:sz="0" w:space="0" w:color="auto"/>
            <w:right w:val="none" w:sz="0" w:space="0" w:color="auto"/>
          </w:divBdr>
        </w:div>
        <w:div w:id="875116275">
          <w:marLeft w:val="480"/>
          <w:marRight w:val="0"/>
          <w:marTop w:val="0"/>
          <w:marBottom w:val="0"/>
          <w:divBdr>
            <w:top w:val="none" w:sz="0" w:space="0" w:color="auto"/>
            <w:left w:val="none" w:sz="0" w:space="0" w:color="auto"/>
            <w:bottom w:val="none" w:sz="0" w:space="0" w:color="auto"/>
            <w:right w:val="none" w:sz="0" w:space="0" w:color="auto"/>
          </w:divBdr>
        </w:div>
        <w:div w:id="1034843594">
          <w:marLeft w:val="480"/>
          <w:marRight w:val="0"/>
          <w:marTop w:val="0"/>
          <w:marBottom w:val="0"/>
          <w:divBdr>
            <w:top w:val="none" w:sz="0" w:space="0" w:color="auto"/>
            <w:left w:val="none" w:sz="0" w:space="0" w:color="auto"/>
            <w:bottom w:val="none" w:sz="0" w:space="0" w:color="auto"/>
            <w:right w:val="none" w:sz="0" w:space="0" w:color="auto"/>
          </w:divBdr>
        </w:div>
        <w:div w:id="1040546451">
          <w:marLeft w:val="480"/>
          <w:marRight w:val="0"/>
          <w:marTop w:val="0"/>
          <w:marBottom w:val="0"/>
          <w:divBdr>
            <w:top w:val="none" w:sz="0" w:space="0" w:color="auto"/>
            <w:left w:val="none" w:sz="0" w:space="0" w:color="auto"/>
            <w:bottom w:val="none" w:sz="0" w:space="0" w:color="auto"/>
            <w:right w:val="none" w:sz="0" w:space="0" w:color="auto"/>
          </w:divBdr>
        </w:div>
        <w:div w:id="1112093789">
          <w:marLeft w:val="480"/>
          <w:marRight w:val="0"/>
          <w:marTop w:val="0"/>
          <w:marBottom w:val="0"/>
          <w:divBdr>
            <w:top w:val="none" w:sz="0" w:space="0" w:color="auto"/>
            <w:left w:val="none" w:sz="0" w:space="0" w:color="auto"/>
            <w:bottom w:val="none" w:sz="0" w:space="0" w:color="auto"/>
            <w:right w:val="none" w:sz="0" w:space="0" w:color="auto"/>
          </w:divBdr>
        </w:div>
        <w:div w:id="1158762283">
          <w:marLeft w:val="480"/>
          <w:marRight w:val="0"/>
          <w:marTop w:val="0"/>
          <w:marBottom w:val="0"/>
          <w:divBdr>
            <w:top w:val="none" w:sz="0" w:space="0" w:color="auto"/>
            <w:left w:val="none" w:sz="0" w:space="0" w:color="auto"/>
            <w:bottom w:val="none" w:sz="0" w:space="0" w:color="auto"/>
            <w:right w:val="none" w:sz="0" w:space="0" w:color="auto"/>
          </w:divBdr>
        </w:div>
        <w:div w:id="1278096889">
          <w:marLeft w:val="480"/>
          <w:marRight w:val="0"/>
          <w:marTop w:val="0"/>
          <w:marBottom w:val="0"/>
          <w:divBdr>
            <w:top w:val="none" w:sz="0" w:space="0" w:color="auto"/>
            <w:left w:val="none" w:sz="0" w:space="0" w:color="auto"/>
            <w:bottom w:val="none" w:sz="0" w:space="0" w:color="auto"/>
            <w:right w:val="none" w:sz="0" w:space="0" w:color="auto"/>
          </w:divBdr>
        </w:div>
        <w:div w:id="1336344702">
          <w:marLeft w:val="480"/>
          <w:marRight w:val="0"/>
          <w:marTop w:val="0"/>
          <w:marBottom w:val="0"/>
          <w:divBdr>
            <w:top w:val="none" w:sz="0" w:space="0" w:color="auto"/>
            <w:left w:val="none" w:sz="0" w:space="0" w:color="auto"/>
            <w:bottom w:val="none" w:sz="0" w:space="0" w:color="auto"/>
            <w:right w:val="none" w:sz="0" w:space="0" w:color="auto"/>
          </w:divBdr>
        </w:div>
        <w:div w:id="1527057563">
          <w:marLeft w:val="480"/>
          <w:marRight w:val="0"/>
          <w:marTop w:val="0"/>
          <w:marBottom w:val="0"/>
          <w:divBdr>
            <w:top w:val="none" w:sz="0" w:space="0" w:color="auto"/>
            <w:left w:val="none" w:sz="0" w:space="0" w:color="auto"/>
            <w:bottom w:val="none" w:sz="0" w:space="0" w:color="auto"/>
            <w:right w:val="none" w:sz="0" w:space="0" w:color="auto"/>
          </w:divBdr>
        </w:div>
        <w:div w:id="1530604484">
          <w:marLeft w:val="480"/>
          <w:marRight w:val="0"/>
          <w:marTop w:val="0"/>
          <w:marBottom w:val="0"/>
          <w:divBdr>
            <w:top w:val="none" w:sz="0" w:space="0" w:color="auto"/>
            <w:left w:val="none" w:sz="0" w:space="0" w:color="auto"/>
            <w:bottom w:val="none" w:sz="0" w:space="0" w:color="auto"/>
            <w:right w:val="none" w:sz="0" w:space="0" w:color="auto"/>
          </w:divBdr>
        </w:div>
        <w:div w:id="1541938371">
          <w:marLeft w:val="480"/>
          <w:marRight w:val="0"/>
          <w:marTop w:val="0"/>
          <w:marBottom w:val="0"/>
          <w:divBdr>
            <w:top w:val="none" w:sz="0" w:space="0" w:color="auto"/>
            <w:left w:val="none" w:sz="0" w:space="0" w:color="auto"/>
            <w:bottom w:val="none" w:sz="0" w:space="0" w:color="auto"/>
            <w:right w:val="none" w:sz="0" w:space="0" w:color="auto"/>
          </w:divBdr>
        </w:div>
        <w:div w:id="1612318999">
          <w:marLeft w:val="480"/>
          <w:marRight w:val="0"/>
          <w:marTop w:val="0"/>
          <w:marBottom w:val="0"/>
          <w:divBdr>
            <w:top w:val="none" w:sz="0" w:space="0" w:color="auto"/>
            <w:left w:val="none" w:sz="0" w:space="0" w:color="auto"/>
            <w:bottom w:val="none" w:sz="0" w:space="0" w:color="auto"/>
            <w:right w:val="none" w:sz="0" w:space="0" w:color="auto"/>
          </w:divBdr>
        </w:div>
        <w:div w:id="1632444323">
          <w:marLeft w:val="480"/>
          <w:marRight w:val="0"/>
          <w:marTop w:val="0"/>
          <w:marBottom w:val="0"/>
          <w:divBdr>
            <w:top w:val="none" w:sz="0" w:space="0" w:color="auto"/>
            <w:left w:val="none" w:sz="0" w:space="0" w:color="auto"/>
            <w:bottom w:val="none" w:sz="0" w:space="0" w:color="auto"/>
            <w:right w:val="none" w:sz="0" w:space="0" w:color="auto"/>
          </w:divBdr>
        </w:div>
        <w:div w:id="1692024000">
          <w:marLeft w:val="480"/>
          <w:marRight w:val="0"/>
          <w:marTop w:val="0"/>
          <w:marBottom w:val="0"/>
          <w:divBdr>
            <w:top w:val="none" w:sz="0" w:space="0" w:color="auto"/>
            <w:left w:val="none" w:sz="0" w:space="0" w:color="auto"/>
            <w:bottom w:val="none" w:sz="0" w:space="0" w:color="auto"/>
            <w:right w:val="none" w:sz="0" w:space="0" w:color="auto"/>
          </w:divBdr>
        </w:div>
        <w:div w:id="1916166391">
          <w:marLeft w:val="480"/>
          <w:marRight w:val="0"/>
          <w:marTop w:val="0"/>
          <w:marBottom w:val="0"/>
          <w:divBdr>
            <w:top w:val="none" w:sz="0" w:space="0" w:color="auto"/>
            <w:left w:val="none" w:sz="0" w:space="0" w:color="auto"/>
            <w:bottom w:val="none" w:sz="0" w:space="0" w:color="auto"/>
            <w:right w:val="none" w:sz="0" w:space="0" w:color="auto"/>
          </w:divBdr>
        </w:div>
        <w:div w:id="1941713368">
          <w:marLeft w:val="480"/>
          <w:marRight w:val="0"/>
          <w:marTop w:val="0"/>
          <w:marBottom w:val="0"/>
          <w:divBdr>
            <w:top w:val="none" w:sz="0" w:space="0" w:color="auto"/>
            <w:left w:val="none" w:sz="0" w:space="0" w:color="auto"/>
            <w:bottom w:val="none" w:sz="0" w:space="0" w:color="auto"/>
            <w:right w:val="none" w:sz="0" w:space="0" w:color="auto"/>
          </w:divBdr>
        </w:div>
        <w:div w:id="2020500658">
          <w:marLeft w:val="480"/>
          <w:marRight w:val="0"/>
          <w:marTop w:val="0"/>
          <w:marBottom w:val="0"/>
          <w:divBdr>
            <w:top w:val="none" w:sz="0" w:space="0" w:color="auto"/>
            <w:left w:val="none" w:sz="0" w:space="0" w:color="auto"/>
            <w:bottom w:val="none" w:sz="0" w:space="0" w:color="auto"/>
            <w:right w:val="none" w:sz="0" w:space="0" w:color="auto"/>
          </w:divBdr>
        </w:div>
        <w:div w:id="2062247589">
          <w:marLeft w:val="480"/>
          <w:marRight w:val="0"/>
          <w:marTop w:val="0"/>
          <w:marBottom w:val="0"/>
          <w:divBdr>
            <w:top w:val="none" w:sz="0" w:space="0" w:color="auto"/>
            <w:left w:val="none" w:sz="0" w:space="0" w:color="auto"/>
            <w:bottom w:val="none" w:sz="0" w:space="0" w:color="auto"/>
            <w:right w:val="none" w:sz="0" w:space="0" w:color="auto"/>
          </w:divBdr>
        </w:div>
        <w:div w:id="2076857383">
          <w:marLeft w:val="480"/>
          <w:marRight w:val="0"/>
          <w:marTop w:val="0"/>
          <w:marBottom w:val="0"/>
          <w:divBdr>
            <w:top w:val="none" w:sz="0" w:space="0" w:color="auto"/>
            <w:left w:val="none" w:sz="0" w:space="0" w:color="auto"/>
            <w:bottom w:val="none" w:sz="0" w:space="0" w:color="auto"/>
            <w:right w:val="none" w:sz="0" w:space="0" w:color="auto"/>
          </w:divBdr>
        </w:div>
        <w:div w:id="2087652453">
          <w:marLeft w:val="480"/>
          <w:marRight w:val="0"/>
          <w:marTop w:val="0"/>
          <w:marBottom w:val="0"/>
          <w:divBdr>
            <w:top w:val="none" w:sz="0" w:space="0" w:color="auto"/>
            <w:left w:val="none" w:sz="0" w:space="0" w:color="auto"/>
            <w:bottom w:val="none" w:sz="0" w:space="0" w:color="auto"/>
            <w:right w:val="none" w:sz="0" w:space="0" w:color="auto"/>
          </w:divBdr>
        </w:div>
      </w:divsChild>
    </w:div>
    <w:div w:id="1363899307">
      <w:bodyDiv w:val="1"/>
      <w:marLeft w:val="0"/>
      <w:marRight w:val="0"/>
      <w:marTop w:val="0"/>
      <w:marBottom w:val="0"/>
      <w:divBdr>
        <w:top w:val="none" w:sz="0" w:space="0" w:color="auto"/>
        <w:left w:val="none" w:sz="0" w:space="0" w:color="auto"/>
        <w:bottom w:val="none" w:sz="0" w:space="0" w:color="auto"/>
        <w:right w:val="none" w:sz="0" w:space="0" w:color="auto"/>
      </w:divBdr>
    </w:div>
    <w:div w:id="1368679838">
      <w:bodyDiv w:val="1"/>
      <w:marLeft w:val="0"/>
      <w:marRight w:val="0"/>
      <w:marTop w:val="0"/>
      <w:marBottom w:val="0"/>
      <w:divBdr>
        <w:top w:val="none" w:sz="0" w:space="0" w:color="auto"/>
        <w:left w:val="none" w:sz="0" w:space="0" w:color="auto"/>
        <w:bottom w:val="none" w:sz="0" w:space="0" w:color="auto"/>
        <w:right w:val="none" w:sz="0" w:space="0" w:color="auto"/>
      </w:divBdr>
    </w:div>
    <w:div w:id="1368870043">
      <w:bodyDiv w:val="1"/>
      <w:marLeft w:val="0"/>
      <w:marRight w:val="0"/>
      <w:marTop w:val="0"/>
      <w:marBottom w:val="0"/>
      <w:divBdr>
        <w:top w:val="none" w:sz="0" w:space="0" w:color="auto"/>
        <w:left w:val="none" w:sz="0" w:space="0" w:color="auto"/>
        <w:bottom w:val="none" w:sz="0" w:space="0" w:color="auto"/>
        <w:right w:val="none" w:sz="0" w:space="0" w:color="auto"/>
      </w:divBdr>
    </w:div>
    <w:div w:id="1372336815">
      <w:bodyDiv w:val="1"/>
      <w:marLeft w:val="0"/>
      <w:marRight w:val="0"/>
      <w:marTop w:val="0"/>
      <w:marBottom w:val="0"/>
      <w:divBdr>
        <w:top w:val="none" w:sz="0" w:space="0" w:color="auto"/>
        <w:left w:val="none" w:sz="0" w:space="0" w:color="auto"/>
        <w:bottom w:val="none" w:sz="0" w:space="0" w:color="auto"/>
        <w:right w:val="none" w:sz="0" w:space="0" w:color="auto"/>
      </w:divBdr>
      <w:divsChild>
        <w:div w:id="44640669">
          <w:marLeft w:val="480"/>
          <w:marRight w:val="0"/>
          <w:marTop w:val="0"/>
          <w:marBottom w:val="0"/>
          <w:divBdr>
            <w:top w:val="none" w:sz="0" w:space="0" w:color="auto"/>
            <w:left w:val="none" w:sz="0" w:space="0" w:color="auto"/>
            <w:bottom w:val="none" w:sz="0" w:space="0" w:color="auto"/>
            <w:right w:val="none" w:sz="0" w:space="0" w:color="auto"/>
          </w:divBdr>
        </w:div>
        <w:div w:id="81489073">
          <w:marLeft w:val="480"/>
          <w:marRight w:val="0"/>
          <w:marTop w:val="0"/>
          <w:marBottom w:val="0"/>
          <w:divBdr>
            <w:top w:val="none" w:sz="0" w:space="0" w:color="auto"/>
            <w:left w:val="none" w:sz="0" w:space="0" w:color="auto"/>
            <w:bottom w:val="none" w:sz="0" w:space="0" w:color="auto"/>
            <w:right w:val="none" w:sz="0" w:space="0" w:color="auto"/>
          </w:divBdr>
        </w:div>
        <w:div w:id="90855468">
          <w:marLeft w:val="480"/>
          <w:marRight w:val="0"/>
          <w:marTop w:val="0"/>
          <w:marBottom w:val="0"/>
          <w:divBdr>
            <w:top w:val="none" w:sz="0" w:space="0" w:color="auto"/>
            <w:left w:val="none" w:sz="0" w:space="0" w:color="auto"/>
            <w:bottom w:val="none" w:sz="0" w:space="0" w:color="auto"/>
            <w:right w:val="none" w:sz="0" w:space="0" w:color="auto"/>
          </w:divBdr>
        </w:div>
        <w:div w:id="261110210">
          <w:marLeft w:val="480"/>
          <w:marRight w:val="0"/>
          <w:marTop w:val="0"/>
          <w:marBottom w:val="0"/>
          <w:divBdr>
            <w:top w:val="none" w:sz="0" w:space="0" w:color="auto"/>
            <w:left w:val="none" w:sz="0" w:space="0" w:color="auto"/>
            <w:bottom w:val="none" w:sz="0" w:space="0" w:color="auto"/>
            <w:right w:val="none" w:sz="0" w:space="0" w:color="auto"/>
          </w:divBdr>
        </w:div>
        <w:div w:id="279411787">
          <w:marLeft w:val="480"/>
          <w:marRight w:val="0"/>
          <w:marTop w:val="0"/>
          <w:marBottom w:val="0"/>
          <w:divBdr>
            <w:top w:val="none" w:sz="0" w:space="0" w:color="auto"/>
            <w:left w:val="none" w:sz="0" w:space="0" w:color="auto"/>
            <w:bottom w:val="none" w:sz="0" w:space="0" w:color="auto"/>
            <w:right w:val="none" w:sz="0" w:space="0" w:color="auto"/>
          </w:divBdr>
        </w:div>
        <w:div w:id="306394859">
          <w:marLeft w:val="480"/>
          <w:marRight w:val="0"/>
          <w:marTop w:val="0"/>
          <w:marBottom w:val="0"/>
          <w:divBdr>
            <w:top w:val="none" w:sz="0" w:space="0" w:color="auto"/>
            <w:left w:val="none" w:sz="0" w:space="0" w:color="auto"/>
            <w:bottom w:val="none" w:sz="0" w:space="0" w:color="auto"/>
            <w:right w:val="none" w:sz="0" w:space="0" w:color="auto"/>
          </w:divBdr>
        </w:div>
        <w:div w:id="320740868">
          <w:marLeft w:val="480"/>
          <w:marRight w:val="0"/>
          <w:marTop w:val="0"/>
          <w:marBottom w:val="0"/>
          <w:divBdr>
            <w:top w:val="none" w:sz="0" w:space="0" w:color="auto"/>
            <w:left w:val="none" w:sz="0" w:space="0" w:color="auto"/>
            <w:bottom w:val="none" w:sz="0" w:space="0" w:color="auto"/>
            <w:right w:val="none" w:sz="0" w:space="0" w:color="auto"/>
          </w:divBdr>
        </w:div>
        <w:div w:id="362556775">
          <w:marLeft w:val="480"/>
          <w:marRight w:val="0"/>
          <w:marTop w:val="0"/>
          <w:marBottom w:val="0"/>
          <w:divBdr>
            <w:top w:val="none" w:sz="0" w:space="0" w:color="auto"/>
            <w:left w:val="none" w:sz="0" w:space="0" w:color="auto"/>
            <w:bottom w:val="none" w:sz="0" w:space="0" w:color="auto"/>
            <w:right w:val="none" w:sz="0" w:space="0" w:color="auto"/>
          </w:divBdr>
        </w:div>
        <w:div w:id="375810826">
          <w:marLeft w:val="480"/>
          <w:marRight w:val="0"/>
          <w:marTop w:val="0"/>
          <w:marBottom w:val="0"/>
          <w:divBdr>
            <w:top w:val="none" w:sz="0" w:space="0" w:color="auto"/>
            <w:left w:val="none" w:sz="0" w:space="0" w:color="auto"/>
            <w:bottom w:val="none" w:sz="0" w:space="0" w:color="auto"/>
            <w:right w:val="none" w:sz="0" w:space="0" w:color="auto"/>
          </w:divBdr>
        </w:div>
        <w:div w:id="447436187">
          <w:marLeft w:val="480"/>
          <w:marRight w:val="0"/>
          <w:marTop w:val="0"/>
          <w:marBottom w:val="0"/>
          <w:divBdr>
            <w:top w:val="none" w:sz="0" w:space="0" w:color="auto"/>
            <w:left w:val="none" w:sz="0" w:space="0" w:color="auto"/>
            <w:bottom w:val="none" w:sz="0" w:space="0" w:color="auto"/>
            <w:right w:val="none" w:sz="0" w:space="0" w:color="auto"/>
          </w:divBdr>
        </w:div>
        <w:div w:id="543446320">
          <w:marLeft w:val="480"/>
          <w:marRight w:val="0"/>
          <w:marTop w:val="0"/>
          <w:marBottom w:val="0"/>
          <w:divBdr>
            <w:top w:val="none" w:sz="0" w:space="0" w:color="auto"/>
            <w:left w:val="none" w:sz="0" w:space="0" w:color="auto"/>
            <w:bottom w:val="none" w:sz="0" w:space="0" w:color="auto"/>
            <w:right w:val="none" w:sz="0" w:space="0" w:color="auto"/>
          </w:divBdr>
        </w:div>
        <w:div w:id="612175157">
          <w:marLeft w:val="480"/>
          <w:marRight w:val="0"/>
          <w:marTop w:val="0"/>
          <w:marBottom w:val="0"/>
          <w:divBdr>
            <w:top w:val="none" w:sz="0" w:space="0" w:color="auto"/>
            <w:left w:val="none" w:sz="0" w:space="0" w:color="auto"/>
            <w:bottom w:val="none" w:sz="0" w:space="0" w:color="auto"/>
            <w:right w:val="none" w:sz="0" w:space="0" w:color="auto"/>
          </w:divBdr>
        </w:div>
        <w:div w:id="638648636">
          <w:marLeft w:val="480"/>
          <w:marRight w:val="0"/>
          <w:marTop w:val="0"/>
          <w:marBottom w:val="0"/>
          <w:divBdr>
            <w:top w:val="none" w:sz="0" w:space="0" w:color="auto"/>
            <w:left w:val="none" w:sz="0" w:space="0" w:color="auto"/>
            <w:bottom w:val="none" w:sz="0" w:space="0" w:color="auto"/>
            <w:right w:val="none" w:sz="0" w:space="0" w:color="auto"/>
          </w:divBdr>
        </w:div>
        <w:div w:id="701512087">
          <w:marLeft w:val="480"/>
          <w:marRight w:val="0"/>
          <w:marTop w:val="0"/>
          <w:marBottom w:val="0"/>
          <w:divBdr>
            <w:top w:val="none" w:sz="0" w:space="0" w:color="auto"/>
            <w:left w:val="none" w:sz="0" w:space="0" w:color="auto"/>
            <w:bottom w:val="none" w:sz="0" w:space="0" w:color="auto"/>
            <w:right w:val="none" w:sz="0" w:space="0" w:color="auto"/>
          </w:divBdr>
        </w:div>
        <w:div w:id="819887159">
          <w:marLeft w:val="480"/>
          <w:marRight w:val="0"/>
          <w:marTop w:val="0"/>
          <w:marBottom w:val="0"/>
          <w:divBdr>
            <w:top w:val="none" w:sz="0" w:space="0" w:color="auto"/>
            <w:left w:val="none" w:sz="0" w:space="0" w:color="auto"/>
            <w:bottom w:val="none" w:sz="0" w:space="0" w:color="auto"/>
            <w:right w:val="none" w:sz="0" w:space="0" w:color="auto"/>
          </w:divBdr>
        </w:div>
        <w:div w:id="908929167">
          <w:marLeft w:val="480"/>
          <w:marRight w:val="0"/>
          <w:marTop w:val="0"/>
          <w:marBottom w:val="0"/>
          <w:divBdr>
            <w:top w:val="none" w:sz="0" w:space="0" w:color="auto"/>
            <w:left w:val="none" w:sz="0" w:space="0" w:color="auto"/>
            <w:bottom w:val="none" w:sz="0" w:space="0" w:color="auto"/>
            <w:right w:val="none" w:sz="0" w:space="0" w:color="auto"/>
          </w:divBdr>
        </w:div>
        <w:div w:id="920140362">
          <w:marLeft w:val="480"/>
          <w:marRight w:val="0"/>
          <w:marTop w:val="0"/>
          <w:marBottom w:val="0"/>
          <w:divBdr>
            <w:top w:val="none" w:sz="0" w:space="0" w:color="auto"/>
            <w:left w:val="none" w:sz="0" w:space="0" w:color="auto"/>
            <w:bottom w:val="none" w:sz="0" w:space="0" w:color="auto"/>
            <w:right w:val="none" w:sz="0" w:space="0" w:color="auto"/>
          </w:divBdr>
        </w:div>
        <w:div w:id="924531949">
          <w:marLeft w:val="480"/>
          <w:marRight w:val="0"/>
          <w:marTop w:val="0"/>
          <w:marBottom w:val="0"/>
          <w:divBdr>
            <w:top w:val="none" w:sz="0" w:space="0" w:color="auto"/>
            <w:left w:val="none" w:sz="0" w:space="0" w:color="auto"/>
            <w:bottom w:val="none" w:sz="0" w:space="0" w:color="auto"/>
            <w:right w:val="none" w:sz="0" w:space="0" w:color="auto"/>
          </w:divBdr>
        </w:div>
        <w:div w:id="991562946">
          <w:marLeft w:val="480"/>
          <w:marRight w:val="0"/>
          <w:marTop w:val="0"/>
          <w:marBottom w:val="0"/>
          <w:divBdr>
            <w:top w:val="none" w:sz="0" w:space="0" w:color="auto"/>
            <w:left w:val="none" w:sz="0" w:space="0" w:color="auto"/>
            <w:bottom w:val="none" w:sz="0" w:space="0" w:color="auto"/>
            <w:right w:val="none" w:sz="0" w:space="0" w:color="auto"/>
          </w:divBdr>
        </w:div>
        <w:div w:id="999236752">
          <w:marLeft w:val="480"/>
          <w:marRight w:val="0"/>
          <w:marTop w:val="0"/>
          <w:marBottom w:val="0"/>
          <w:divBdr>
            <w:top w:val="none" w:sz="0" w:space="0" w:color="auto"/>
            <w:left w:val="none" w:sz="0" w:space="0" w:color="auto"/>
            <w:bottom w:val="none" w:sz="0" w:space="0" w:color="auto"/>
            <w:right w:val="none" w:sz="0" w:space="0" w:color="auto"/>
          </w:divBdr>
        </w:div>
        <w:div w:id="1031342676">
          <w:marLeft w:val="480"/>
          <w:marRight w:val="0"/>
          <w:marTop w:val="0"/>
          <w:marBottom w:val="0"/>
          <w:divBdr>
            <w:top w:val="none" w:sz="0" w:space="0" w:color="auto"/>
            <w:left w:val="none" w:sz="0" w:space="0" w:color="auto"/>
            <w:bottom w:val="none" w:sz="0" w:space="0" w:color="auto"/>
            <w:right w:val="none" w:sz="0" w:space="0" w:color="auto"/>
          </w:divBdr>
        </w:div>
        <w:div w:id="1055935426">
          <w:marLeft w:val="480"/>
          <w:marRight w:val="0"/>
          <w:marTop w:val="0"/>
          <w:marBottom w:val="0"/>
          <w:divBdr>
            <w:top w:val="none" w:sz="0" w:space="0" w:color="auto"/>
            <w:left w:val="none" w:sz="0" w:space="0" w:color="auto"/>
            <w:bottom w:val="none" w:sz="0" w:space="0" w:color="auto"/>
            <w:right w:val="none" w:sz="0" w:space="0" w:color="auto"/>
          </w:divBdr>
        </w:div>
        <w:div w:id="1077047545">
          <w:marLeft w:val="480"/>
          <w:marRight w:val="0"/>
          <w:marTop w:val="0"/>
          <w:marBottom w:val="0"/>
          <w:divBdr>
            <w:top w:val="none" w:sz="0" w:space="0" w:color="auto"/>
            <w:left w:val="none" w:sz="0" w:space="0" w:color="auto"/>
            <w:bottom w:val="none" w:sz="0" w:space="0" w:color="auto"/>
            <w:right w:val="none" w:sz="0" w:space="0" w:color="auto"/>
          </w:divBdr>
        </w:div>
        <w:div w:id="1091245826">
          <w:marLeft w:val="480"/>
          <w:marRight w:val="0"/>
          <w:marTop w:val="0"/>
          <w:marBottom w:val="0"/>
          <w:divBdr>
            <w:top w:val="none" w:sz="0" w:space="0" w:color="auto"/>
            <w:left w:val="none" w:sz="0" w:space="0" w:color="auto"/>
            <w:bottom w:val="none" w:sz="0" w:space="0" w:color="auto"/>
            <w:right w:val="none" w:sz="0" w:space="0" w:color="auto"/>
          </w:divBdr>
        </w:div>
        <w:div w:id="1134565936">
          <w:marLeft w:val="480"/>
          <w:marRight w:val="0"/>
          <w:marTop w:val="0"/>
          <w:marBottom w:val="0"/>
          <w:divBdr>
            <w:top w:val="none" w:sz="0" w:space="0" w:color="auto"/>
            <w:left w:val="none" w:sz="0" w:space="0" w:color="auto"/>
            <w:bottom w:val="none" w:sz="0" w:space="0" w:color="auto"/>
            <w:right w:val="none" w:sz="0" w:space="0" w:color="auto"/>
          </w:divBdr>
        </w:div>
        <w:div w:id="1137457196">
          <w:marLeft w:val="480"/>
          <w:marRight w:val="0"/>
          <w:marTop w:val="0"/>
          <w:marBottom w:val="0"/>
          <w:divBdr>
            <w:top w:val="none" w:sz="0" w:space="0" w:color="auto"/>
            <w:left w:val="none" w:sz="0" w:space="0" w:color="auto"/>
            <w:bottom w:val="none" w:sz="0" w:space="0" w:color="auto"/>
            <w:right w:val="none" w:sz="0" w:space="0" w:color="auto"/>
          </w:divBdr>
        </w:div>
        <w:div w:id="1181431293">
          <w:marLeft w:val="480"/>
          <w:marRight w:val="0"/>
          <w:marTop w:val="0"/>
          <w:marBottom w:val="0"/>
          <w:divBdr>
            <w:top w:val="none" w:sz="0" w:space="0" w:color="auto"/>
            <w:left w:val="none" w:sz="0" w:space="0" w:color="auto"/>
            <w:bottom w:val="none" w:sz="0" w:space="0" w:color="auto"/>
            <w:right w:val="none" w:sz="0" w:space="0" w:color="auto"/>
          </w:divBdr>
        </w:div>
        <w:div w:id="1510557605">
          <w:marLeft w:val="480"/>
          <w:marRight w:val="0"/>
          <w:marTop w:val="0"/>
          <w:marBottom w:val="0"/>
          <w:divBdr>
            <w:top w:val="none" w:sz="0" w:space="0" w:color="auto"/>
            <w:left w:val="none" w:sz="0" w:space="0" w:color="auto"/>
            <w:bottom w:val="none" w:sz="0" w:space="0" w:color="auto"/>
            <w:right w:val="none" w:sz="0" w:space="0" w:color="auto"/>
          </w:divBdr>
        </w:div>
        <w:div w:id="1655180315">
          <w:marLeft w:val="480"/>
          <w:marRight w:val="0"/>
          <w:marTop w:val="0"/>
          <w:marBottom w:val="0"/>
          <w:divBdr>
            <w:top w:val="none" w:sz="0" w:space="0" w:color="auto"/>
            <w:left w:val="none" w:sz="0" w:space="0" w:color="auto"/>
            <w:bottom w:val="none" w:sz="0" w:space="0" w:color="auto"/>
            <w:right w:val="none" w:sz="0" w:space="0" w:color="auto"/>
          </w:divBdr>
        </w:div>
        <w:div w:id="1762339580">
          <w:marLeft w:val="480"/>
          <w:marRight w:val="0"/>
          <w:marTop w:val="0"/>
          <w:marBottom w:val="0"/>
          <w:divBdr>
            <w:top w:val="none" w:sz="0" w:space="0" w:color="auto"/>
            <w:left w:val="none" w:sz="0" w:space="0" w:color="auto"/>
            <w:bottom w:val="none" w:sz="0" w:space="0" w:color="auto"/>
            <w:right w:val="none" w:sz="0" w:space="0" w:color="auto"/>
          </w:divBdr>
        </w:div>
        <w:div w:id="1771314825">
          <w:marLeft w:val="480"/>
          <w:marRight w:val="0"/>
          <w:marTop w:val="0"/>
          <w:marBottom w:val="0"/>
          <w:divBdr>
            <w:top w:val="none" w:sz="0" w:space="0" w:color="auto"/>
            <w:left w:val="none" w:sz="0" w:space="0" w:color="auto"/>
            <w:bottom w:val="none" w:sz="0" w:space="0" w:color="auto"/>
            <w:right w:val="none" w:sz="0" w:space="0" w:color="auto"/>
          </w:divBdr>
        </w:div>
        <w:div w:id="1831942275">
          <w:marLeft w:val="480"/>
          <w:marRight w:val="0"/>
          <w:marTop w:val="0"/>
          <w:marBottom w:val="0"/>
          <w:divBdr>
            <w:top w:val="none" w:sz="0" w:space="0" w:color="auto"/>
            <w:left w:val="none" w:sz="0" w:space="0" w:color="auto"/>
            <w:bottom w:val="none" w:sz="0" w:space="0" w:color="auto"/>
            <w:right w:val="none" w:sz="0" w:space="0" w:color="auto"/>
          </w:divBdr>
        </w:div>
        <w:div w:id="1874927506">
          <w:marLeft w:val="480"/>
          <w:marRight w:val="0"/>
          <w:marTop w:val="0"/>
          <w:marBottom w:val="0"/>
          <w:divBdr>
            <w:top w:val="none" w:sz="0" w:space="0" w:color="auto"/>
            <w:left w:val="none" w:sz="0" w:space="0" w:color="auto"/>
            <w:bottom w:val="none" w:sz="0" w:space="0" w:color="auto"/>
            <w:right w:val="none" w:sz="0" w:space="0" w:color="auto"/>
          </w:divBdr>
        </w:div>
        <w:div w:id="1926916387">
          <w:marLeft w:val="480"/>
          <w:marRight w:val="0"/>
          <w:marTop w:val="0"/>
          <w:marBottom w:val="0"/>
          <w:divBdr>
            <w:top w:val="none" w:sz="0" w:space="0" w:color="auto"/>
            <w:left w:val="none" w:sz="0" w:space="0" w:color="auto"/>
            <w:bottom w:val="none" w:sz="0" w:space="0" w:color="auto"/>
            <w:right w:val="none" w:sz="0" w:space="0" w:color="auto"/>
          </w:divBdr>
        </w:div>
        <w:div w:id="2007050912">
          <w:marLeft w:val="480"/>
          <w:marRight w:val="0"/>
          <w:marTop w:val="0"/>
          <w:marBottom w:val="0"/>
          <w:divBdr>
            <w:top w:val="none" w:sz="0" w:space="0" w:color="auto"/>
            <w:left w:val="none" w:sz="0" w:space="0" w:color="auto"/>
            <w:bottom w:val="none" w:sz="0" w:space="0" w:color="auto"/>
            <w:right w:val="none" w:sz="0" w:space="0" w:color="auto"/>
          </w:divBdr>
        </w:div>
        <w:div w:id="2032565614">
          <w:marLeft w:val="480"/>
          <w:marRight w:val="0"/>
          <w:marTop w:val="0"/>
          <w:marBottom w:val="0"/>
          <w:divBdr>
            <w:top w:val="none" w:sz="0" w:space="0" w:color="auto"/>
            <w:left w:val="none" w:sz="0" w:space="0" w:color="auto"/>
            <w:bottom w:val="none" w:sz="0" w:space="0" w:color="auto"/>
            <w:right w:val="none" w:sz="0" w:space="0" w:color="auto"/>
          </w:divBdr>
        </w:div>
        <w:div w:id="2117672751">
          <w:marLeft w:val="480"/>
          <w:marRight w:val="0"/>
          <w:marTop w:val="0"/>
          <w:marBottom w:val="0"/>
          <w:divBdr>
            <w:top w:val="none" w:sz="0" w:space="0" w:color="auto"/>
            <w:left w:val="none" w:sz="0" w:space="0" w:color="auto"/>
            <w:bottom w:val="none" w:sz="0" w:space="0" w:color="auto"/>
            <w:right w:val="none" w:sz="0" w:space="0" w:color="auto"/>
          </w:divBdr>
        </w:div>
      </w:divsChild>
    </w:div>
    <w:div w:id="1372801168">
      <w:bodyDiv w:val="1"/>
      <w:marLeft w:val="0"/>
      <w:marRight w:val="0"/>
      <w:marTop w:val="0"/>
      <w:marBottom w:val="0"/>
      <w:divBdr>
        <w:top w:val="none" w:sz="0" w:space="0" w:color="auto"/>
        <w:left w:val="none" w:sz="0" w:space="0" w:color="auto"/>
        <w:bottom w:val="none" w:sz="0" w:space="0" w:color="auto"/>
        <w:right w:val="none" w:sz="0" w:space="0" w:color="auto"/>
      </w:divBdr>
      <w:divsChild>
        <w:div w:id="181825227">
          <w:marLeft w:val="480"/>
          <w:marRight w:val="0"/>
          <w:marTop w:val="0"/>
          <w:marBottom w:val="0"/>
          <w:divBdr>
            <w:top w:val="none" w:sz="0" w:space="0" w:color="auto"/>
            <w:left w:val="none" w:sz="0" w:space="0" w:color="auto"/>
            <w:bottom w:val="none" w:sz="0" w:space="0" w:color="auto"/>
            <w:right w:val="none" w:sz="0" w:space="0" w:color="auto"/>
          </w:divBdr>
        </w:div>
        <w:div w:id="251166124">
          <w:marLeft w:val="480"/>
          <w:marRight w:val="0"/>
          <w:marTop w:val="0"/>
          <w:marBottom w:val="0"/>
          <w:divBdr>
            <w:top w:val="none" w:sz="0" w:space="0" w:color="auto"/>
            <w:left w:val="none" w:sz="0" w:space="0" w:color="auto"/>
            <w:bottom w:val="none" w:sz="0" w:space="0" w:color="auto"/>
            <w:right w:val="none" w:sz="0" w:space="0" w:color="auto"/>
          </w:divBdr>
        </w:div>
        <w:div w:id="253518405">
          <w:marLeft w:val="480"/>
          <w:marRight w:val="0"/>
          <w:marTop w:val="0"/>
          <w:marBottom w:val="0"/>
          <w:divBdr>
            <w:top w:val="none" w:sz="0" w:space="0" w:color="auto"/>
            <w:left w:val="none" w:sz="0" w:space="0" w:color="auto"/>
            <w:bottom w:val="none" w:sz="0" w:space="0" w:color="auto"/>
            <w:right w:val="none" w:sz="0" w:space="0" w:color="auto"/>
          </w:divBdr>
        </w:div>
        <w:div w:id="304360319">
          <w:marLeft w:val="480"/>
          <w:marRight w:val="0"/>
          <w:marTop w:val="0"/>
          <w:marBottom w:val="0"/>
          <w:divBdr>
            <w:top w:val="none" w:sz="0" w:space="0" w:color="auto"/>
            <w:left w:val="none" w:sz="0" w:space="0" w:color="auto"/>
            <w:bottom w:val="none" w:sz="0" w:space="0" w:color="auto"/>
            <w:right w:val="none" w:sz="0" w:space="0" w:color="auto"/>
          </w:divBdr>
        </w:div>
        <w:div w:id="314376268">
          <w:marLeft w:val="480"/>
          <w:marRight w:val="0"/>
          <w:marTop w:val="0"/>
          <w:marBottom w:val="0"/>
          <w:divBdr>
            <w:top w:val="none" w:sz="0" w:space="0" w:color="auto"/>
            <w:left w:val="none" w:sz="0" w:space="0" w:color="auto"/>
            <w:bottom w:val="none" w:sz="0" w:space="0" w:color="auto"/>
            <w:right w:val="none" w:sz="0" w:space="0" w:color="auto"/>
          </w:divBdr>
        </w:div>
        <w:div w:id="401754377">
          <w:marLeft w:val="480"/>
          <w:marRight w:val="0"/>
          <w:marTop w:val="0"/>
          <w:marBottom w:val="0"/>
          <w:divBdr>
            <w:top w:val="none" w:sz="0" w:space="0" w:color="auto"/>
            <w:left w:val="none" w:sz="0" w:space="0" w:color="auto"/>
            <w:bottom w:val="none" w:sz="0" w:space="0" w:color="auto"/>
            <w:right w:val="none" w:sz="0" w:space="0" w:color="auto"/>
          </w:divBdr>
        </w:div>
        <w:div w:id="419257681">
          <w:marLeft w:val="480"/>
          <w:marRight w:val="0"/>
          <w:marTop w:val="0"/>
          <w:marBottom w:val="0"/>
          <w:divBdr>
            <w:top w:val="none" w:sz="0" w:space="0" w:color="auto"/>
            <w:left w:val="none" w:sz="0" w:space="0" w:color="auto"/>
            <w:bottom w:val="none" w:sz="0" w:space="0" w:color="auto"/>
            <w:right w:val="none" w:sz="0" w:space="0" w:color="auto"/>
          </w:divBdr>
        </w:div>
        <w:div w:id="523523973">
          <w:marLeft w:val="480"/>
          <w:marRight w:val="0"/>
          <w:marTop w:val="0"/>
          <w:marBottom w:val="0"/>
          <w:divBdr>
            <w:top w:val="none" w:sz="0" w:space="0" w:color="auto"/>
            <w:left w:val="none" w:sz="0" w:space="0" w:color="auto"/>
            <w:bottom w:val="none" w:sz="0" w:space="0" w:color="auto"/>
            <w:right w:val="none" w:sz="0" w:space="0" w:color="auto"/>
          </w:divBdr>
        </w:div>
        <w:div w:id="525751347">
          <w:marLeft w:val="480"/>
          <w:marRight w:val="0"/>
          <w:marTop w:val="0"/>
          <w:marBottom w:val="0"/>
          <w:divBdr>
            <w:top w:val="none" w:sz="0" w:space="0" w:color="auto"/>
            <w:left w:val="none" w:sz="0" w:space="0" w:color="auto"/>
            <w:bottom w:val="none" w:sz="0" w:space="0" w:color="auto"/>
            <w:right w:val="none" w:sz="0" w:space="0" w:color="auto"/>
          </w:divBdr>
        </w:div>
        <w:div w:id="655260762">
          <w:marLeft w:val="480"/>
          <w:marRight w:val="0"/>
          <w:marTop w:val="0"/>
          <w:marBottom w:val="0"/>
          <w:divBdr>
            <w:top w:val="none" w:sz="0" w:space="0" w:color="auto"/>
            <w:left w:val="none" w:sz="0" w:space="0" w:color="auto"/>
            <w:bottom w:val="none" w:sz="0" w:space="0" w:color="auto"/>
            <w:right w:val="none" w:sz="0" w:space="0" w:color="auto"/>
          </w:divBdr>
        </w:div>
        <w:div w:id="678237497">
          <w:marLeft w:val="480"/>
          <w:marRight w:val="0"/>
          <w:marTop w:val="0"/>
          <w:marBottom w:val="0"/>
          <w:divBdr>
            <w:top w:val="none" w:sz="0" w:space="0" w:color="auto"/>
            <w:left w:val="none" w:sz="0" w:space="0" w:color="auto"/>
            <w:bottom w:val="none" w:sz="0" w:space="0" w:color="auto"/>
            <w:right w:val="none" w:sz="0" w:space="0" w:color="auto"/>
          </w:divBdr>
        </w:div>
        <w:div w:id="684020788">
          <w:marLeft w:val="480"/>
          <w:marRight w:val="0"/>
          <w:marTop w:val="0"/>
          <w:marBottom w:val="0"/>
          <w:divBdr>
            <w:top w:val="none" w:sz="0" w:space="0" w:color="auto"/>
            <w:left w:val="none" w:sz="0" w:space="0" w:color="auto"/>
            <w:bottom w:val="none" w:sz="0" w:space="0" w:color="auto"/>
            <w:right w:val="none" w:sz="0" w:space="0" w:color="auto"/>
          </w:divBdr>
        </w:div>
        <w:div w:id="732967457">
          <w:marLeft w:val="480"/>
          <w:marRight w:val="0"/>
          <w:marTop w:val="0"/>
          <w:marBottom w:val="0"/>
          <w:divBdr>
            <w:top w:val="none" w:sz="0" w:space="0" w:color="auto"/>
            <w:left w:val="none" w:sz="0" w:space="0" w:color="auto"/>
            <w:bottom w:val="none" w:sz="0" w:space="0" w:color="auto"/>
            <w:right w:val="none" w:sz="0" w:space="0" w:color="auto"/>
          </w:divBdr>
        </w:div>
        <w:div w:id="769590038">
          <w:marLeft w:val="480"/>
          <w:marRight w:val="0"/>
          <w:marTop w:val="0"/>
          <w:marBottom w:val="0"/>
          <w:divBdr>
            <w:top w:val="none" w:sz="0" w:space="0" w:color="auto"/>
            <w:left w:val="none" w:sz="0" w:space="0" w:color="auto"/>
            <w:bottom w:val="none" w:sz="0" w:space="0" w:color="auto"/>
            <w:right w:val="none" w:sz="0" w:space="0" w:color="auto"/>
          </w:divBdr>
        </w:div>
        <w:div w:id="899287324">
          <w:marLeft w:val="480"/>
          <w:marRight w:val="0"/>
          <w:marTop w:val="0"/>
          <w:marBottom w:val="0"/>
          <w:divBdr>
            <w:top w:val="none" w:sz="0" w:space="0" w:color="auto"/>
            <w:left w:val="none" w:sz="0" w:space="0" w:color="auto"/>
            <w:bottom w:val="none" w:sz="0" w:space="0" w:color="auto"/>
            <w:right w:val="none" w:sz="0" w:space="0" w:color="auto"/>
          </w:divBdr>
        </w:div>
        <w:div w:id="1131820795">
          <w:marLeft w:val="480"/>
          <w:marRight w:val="0"/>
          <w:marTop w:val="0"/>
          <w:marBottom w:val="0"/>
          <w:divBdr>
            <w:top w:val="none" w:sz="0" w:space="0" w:color="auto"/>
            <w:left w:val="none" w:sz="0" w:space="0" w:color="auto"/>
            <w:bottom w:val="none" w:sz="0" w:space="0" w:color="auto"/>
            <w:right w:val="none" w:sz="0" w:space="0" w:color="auto"/>
          </w:divBdr>
        </w:div>
        <w:div w:id="1171094675">
          <w:marLeft w:val="480"/>
          <w:marRight w:val="0"/>
          <w:marTop w:val="0"/>
          <w:marBottom w:val="0"/>
          <w:divBdr>
            <w:top w:val="none" w:sz="0" w:space="0" w:color="auto"/>
            <w:left w:val="none" w:sz="0" w:space="0" w:color="auto"/>
            <w:bottom w:val="none" w:sz="0" w:space="0" w:color="auto"/>
            <w:right w:val="none" w:sz="0" w:space="0" w:color="auto"/>
          </w:divBdr>
        </w:div>
        <w:div w:id="1186678460">
          <w:marLeft w:val="480"/>
          <w:marRight w:val="0"/>
          <w:marTop w:val="0"/>
          <w:marBottom w:val="0"/>
          <w:divBdr>
            <w:top w:val="none" w:sz="0" w:space="0" w:color="auto"/>
            <w:left w:val="none" w:sz="0" w:space="0" w:color="auto"/>
            <w:bottom w:val="none" w:sz="0" w:space="0" w:color="auto"/>
            <w:right w:val="none" w:sz="0" w:space="0" w:color="auto"/>
          </w:divBdr>
        </w:div>
        <w:div w:id="1248686535">
          <w:marLeft w:val="480"/>
          <w:marRight w:val="0"/>
          <w:marTop w:val="0"/>
          <w:marBottom w:val="0"/>
          <w:divBdr>
            <w:top w:val="none" w:sz="0" w:space="0" w:color="auto"/>
            <w:left w:val="none" w:sz="0" w:space="0" w:color="auto"/>
            <w:bottom w:val="none" w:sz="0" w:space="0" w:color="auto"/>
            <w:right w:val="none" w:sz="0" w:space="0" w:color="auto"/>
          </w:divBdr>
        </w:div>
        <w:div w:id="1261720456">
          <w:marLeft w:val="480"/>
          <w:marRight w:val="0"/>
          <w:marTop w:val="0"/>
          <w:marBottom w:val="0"/>
          <w:divBdr>
            <w:top w:val="none" w:sz="0" w:space="0" w:color="auto"/>
            <w:left w:val="none" w:sz="0" w:space="0" w:color="auto"/>
            <w:bottom w:val="none" w:sz="0" w:space="0" w:color="auto"/>
            <w:right w:val="none" w:sz="0" w:space="0" w:color="auto"/>
          </w:divBdr>
        </w:div>
        <w:div w:id="1396777453">
          <w:marLeft w:val="480"/>
          <w:marRight w:val="0"/>
          <w:marTop w:val="0"/>
          <w:marBottom w:val="0"/>
          <w:divBdr>
            <w:top w:val="none" w:sz="0" w:space="0" w:color="auto"/>
            <w:left w:val="none" w:sz="0" w:space="0" w:color="auto"/>
            <w:bottom w:val="none" w:sz="0" w:space="0" w:color="auto"/>
            <w:right w:val="none" w:sz="0" w:space="0" w:color="auto"/>
          </w:divBdr>
        </w:div>
        <w:div w:id="1444612491">
          <w:marLeft w:val="480"/>
          <w:marRight w:val="0"/>
          <w:marTop w:val="0"/>
          <w:marBottom w:val="0"/>
          <w:divBdr>
            <w:top w:val="none" w:sz="0" w:space="0" w:color="auto"/>
            <w:left w:val="none" w:sz="0" w:space="0" w:color="auto"/>
            <w:bottom w:val="none" w:sz="0" w:space="0" w:color="auto"/>
            <w:right w:val="none" w:sz="0" w:space="0" w:color="auto"/>
          </w:divBdr>
        </w:div>
        <w:div w:id="1558391009">
          <w:marLeft w:val="480"/>
          <w:marRight w:val="0"/>
          <w:marTop w:val="0"/>
          <w:marBottom w:val="0"/>
          <w:divBdr>
            <w:top w:val="none" w:sz="0" w:space="0" w:color="auto"/>
            <w:left w:val="none" w:sz="0" w:space="0" w:color="auto"/>
            <w:bottom w:val="none" w:sz="0" w:space="0" w:color="auto"/>
            <w:right w:val="none" w:sz="0" w:space="0" w:color="auto"/>
          </w:divBdr>
        </w:div>
        <w:div w:id="1576091190">
          <w:marLeft w:val="480"/>
          <w:marRight w:val="0"/>
          <w:marTop w:val="0"/>
          <w:marBottom w:val="0"/>
          <w:divBdr>
            <w:top w:val="none" w:sz="0" w:space="0" w:color="auto"/>
            <w:left w:val="none" w:sz="0" w:space="0" w:color="auto"/>
            <w:bottom w:val="none" w:sz="0" w:space="0" w:color="auto"/>
            <w:right w:val="none" w:sz="0" w:space="0" w:color="auto"/>
          </w:divBdr>
        </w:div>
        <w:div w:id="1730572811">
          <w:marLeft w:val="480"/>
          <w:marRight w:val="0"/>
          <w:marTop w:val="0"/>
          <w:marBottom w:val="0"/>
          <w:divBdr>
            <w:top w:val="none" w:sz="0" w:space="0" w:color="auto"/>
            <w:left w:val="none" w:sz="0" w:space="0" w:color="auto"/>
            <w:bottom w:val="none" w:sz="0" w:space="0" w:color="auto"/>
            <w:right w:val="none" w:sz="0" w:space="0" w:color="auto"/>
          </w:divBdr>
        </w:div>
        <w:div w:id="1741559819">
          <w:marLeft w:val="480"/>
          <w:marRight w:val="0"/>
          <w:marTop w:val="0"/>
          <w:marBottom w:val="0"/>
          <w:divBdr>
            <w:top w:val="none" w:sz="0" w:space="0" w:color="auto"/>
            <w:left w:val="none" w:sz="0" w:space="0" w:color="auto"/>
            <w:bottom w:val="none" w:sz="0" w:space="0" w:color="auto"/>
            <w:right w:val="none" w:sz="0" w:space="0" w:color="auto"/>
          </w:divBdr>
        </w:div>
        <w:div w:id="1748530150">
          <w:marLeft w:val="480"/>
          <w:marRight w:val="0"/>
          <w:marTop w:val="0"/>
          <w:marBottom w:val="0"/>
          <w:divBdr>
            <w:top w:val="none" w:sz="0" w:space="0" w:color="auto"/>
            <w:left w:val="none" w:sz="0" w:space="0" w:color="auto"/>
            <w:bottom w:val="none" w:sz="0" w:space="0" w:color="auto"/>
            <w:right w:val="none" w:sz="0" w:space="0" w:color="auto"/>
          </w:divBdr>
        </w:div>
        <w:div w:id="1900431364">
          <w:marLeft w:val="480"/>
          <w:marRight w:val="0"/>
          <w:marTop w:val="0"/>
          <w:marBottom w:val="0"/>
          <w:divBdr>
            <w:top w:val="none" w:sz="0" w:space="0" w:color="auto"/>
            <w:left w:val="none" w:sz="0" w:space="0" w:color="auto"/>
            <w:bottom w:val="none" w:sz="0" w:space="0" w:color="auto"/>
            <w:right w:val="none" w:sz="0" w:space="0" w:color="auto"/>
          </w:divBdr>
        </w:div>
        <w:div w:id="2081906258">
          <w:marLeft w:val="480"/>
          <w:marRight w:val="0"/>
          <w:marTop w:val="0"/>
          <w:marBottom w:val="0"/>
          <w:divBdr>
            <w:top w:val="none" w:sz="0" w:space="0" w:color="auto"/>
            <w:left w:val="none" w:sz="0" w:space="0" w:color="auto"/>
            <w:bottom w:val="none" w:sz="0" w:space="0" w:color="auto"/>
            <w:right w:val="none" w:sz="0" w:space="0" w:color="auto"/>
          </w:divBdr>
        </w:div>
        <w:div w:id="2141680724">
          <w:marLeft w:val="480"/>
          <w:marRight w:val="0"/>
          <w:marTop w:val="0"/>
          <w:marBottom w:val="0"/>
          <w:divBdr>
            <w:top w:val="none" w:sz="0" w:space="0" w:color="auto"/>
            <w:left w:val="none" w:sz="0" w:space="0" w:color="auto"/>
            <w:bottom w:val="none" w:sz="0" w:space="0" w:color="auto"/>
            <w:right w:val="none" w:sz="0" w:space="0" w:color="auto"/>
          </w:divBdr>
        </w:div>
      </w:divsChild>
    </w:div>
    <w:div w:id="1375889330">
      <w:bodyDiv w:val="1"/>
      <w:marLeft w:val="0"/>
      <w:marRight w:val="0"/>
      <w:marTop w:val="0"/>
      <w:marBottom w:val="0"/>
      <w:divBdr>
        <w:top w:val="none" w:sz="0" w:space="0" w:color="auto"/>
        <w:left w:val="none" w:sz="0" w:space="0" w:color="auto"/>
        <w:bottom w:val="none" w:sz="0" w:space="0" w:color="auto"/>
        <w:right w:val="none" w:sz="0" w:space="0" w:color="auto"/>
      </w:divBdr>
    </w:div>
    <w:div w:id="1376739513">
      <w:bodyDiv w:val="1"/>
      <w:marLeft w:val="0"/>
      <w:marRight w:val="0"/>
      <w:marTop w:val="0"/>
      <w:marBottom w:val="0"/>
      <w:divBdr>
        <w:top w:val="none" w:sz="0" w:space="0" w:color="auto"/>
        <w:left w:val="none" w:sz="0" w:space="0" w:color="auto"/>
        <w:bottom w:val="none" w:sz="0" w:space="0" w:color="auto"/>
        <w:right w:val="none" w:sz="0" w:space="0" w:color="auto"/>
      </w:divBdr>
    </w:div>
    <w:div w:id="1379090237">
      <w:bodyDiv w:val="1"/>
      <w:marLeft w:val="0"/>
      <w:marRight w:val="0"/>
      <w:marTop w:val="0"/>
      <w:marBottom w:val="0"/>
      <w:divBdr>
        <w:top w:val="none" w:sz="0" w:space="0" w:color="auto"/>
        <w:left w:val="none" w:sz="0" w:space="0" w:color="auto"/>
        <w:bottom w:val="none" w:sz="0" w:space="0" w:color="auto"/>
        <w:right w:val="none" w:sz="0" w:space="0" w:color="auto"/>
      </w:divBdr>
      <w:divsChild>
        <w:div w:id="7799320">
          <w:marLeft w:val="480"/>
          <w:marRight w:val="0"/>
          <w:marTop w:val="0"/>
          <w:marBottom w:val="0"/>
          <w:divBdr>
            <w:top w:val="none" w:sz="0" w:space="0" w:color="auto"/>
            <w:left w:val="none" w:sz="0" w:space="0" w:color="auto"/>
            <w:bottom w:val="none" w:sz="0" w:space="0" w:color="auto"/>
            <w:right w:val="none" w:sz="0" w:space="0" w:color="auto"/>
          </w:divBdr>
        </w:div>
        <w:div w:id="13456327">
          <w:marLeft w:val="480"/>
          <w:marRight w:val="0"/>
          <w:marTop w:val="0"/>
          <w:marBottom w:val="0"/>
          <w:divBdr>
            <w:top w:val="none" w:sz="0" w:space="0" w:color="auto"/>
            <w:left w:val="none" w:sz="0" w:space="0" w:color="auto"/>
            <w:bottom w:val="none" w:sz="0" w:space="0" w:color="auto"/>
            <w:right w:val="none" w:sz="0" w:space="0" w:color="auto"/>
          </w:divBdr>
        </w:div>
        <w:div w:id="17463739">
          <w:marLeft w:val="480"/>
          <w:marRight w:val="0"/>
          <w:marTop w:val="0"/>
          <w:marBottom w:val="0"/>
          <w:divBdr>
            <w:top w:val="none" w:sz="0" w:space="0" w:color="auto"/>
            <w:left w:val="none" w:sz="0" w:space="0" w:color="auto"/>
            <w:bottom w:val="none" w:sz="0" w:space="0" w:color="auto"/>
            <w:right w:val="none" w:sz="0" w:space="0" w:color="auto"/>
          </w:divBdr>
        </w:div>
        <w:div w:id="152141606">
          <w:marLeft w:val="480"/>
          <w:marRight w:val="0"/>
          <w:marTop w:val="0"/>
          <w:marBottom w:val="0"/>
          <w:divBdr>
            <w:top w:val="none" w:sz="0" w:space="0" w:color="auto"/>
            <w:left w:val="none" w:sz="0" w:space="0" w:color="auto"/>
            <w:bottom w:val="none" w:sz="0" w:space="0" w:color="auto"/>
            <w:right w:val="none" w:sz="0" w:space="0" w:color="auto"/>
          </w:divBdr>
        </w:div>
        <w:div w:id="210385409">
          <w:marLeft w:val="480"/>
          <w:marRight w:val="0"/>
          <w:marTop w:val="0"/>
          <w:marBottom w:val="0"/>
          <w:divBdr>
            <w:top w:val="none" w:sz="0" w:space="0" w:color="auto"/>
            <w:left w:val="none" w:sz="0" w:space="0" w:color="auto"/>
            <w:bottom w:val="none" w:sz="0" w:space="0" w:color="auto"/>
            <w:right w:val="none" w:sz="0" w:space="0" w:color="auto"/>
          </w:divBdr>
        </w:div>
        <w:div w:id="231044331">
          <w:marLeft w:val="480"/>
          <w:marRight w:val="0"/>
          <w:marTop w:val="0"/>
          <w:marBottom w:val="0"/>
          <w:divBdr>
            <w:top w:val="none" w:sz="0" w:space="0" w:color="auto"/>
            <w:left w:val="none" w:sz="0" w:space="0" w:color="auto"/>
            <w:bottom w:val="none" w:sz="0" w:space="0" w:color="auto"/>
            <w:right w:val="none" w:sz="0" w:space="0" w:color="auto"/>
          </w:divBdr>
        </w:div>
        <w:div w:id="304433108">
          <w:marLeft w:val="480"/>
          <w:marRight w:val="0"/>
          <w:marTop w:val="0"/>
          <w:marBottom w:val="0"/>
          <w:divBdr>
            <w:top w:val="none" w:sz="0" w:space="0" w:color="auto"/>
            <w:left w:val="none" w:sz="0" w:space="0" w:color="auto"/>
            <w:bottom w:val="none" w:sz="0" w:space="0" w:color="auto"/>
            <w:right w:val="none" w:sz="0" w:space="0" w:color="auto"/>
          </w:divBdr>
        </w:div>
        <w:div w:id="426314949">
          <w:marLeft w:val="480"/>
          <w:marRight w:val="0"/>
          <w:marTop w:val="0"/>
          <w:marBottom w:val="0"/>
          <w:divBdr>
            <w:top w:val="none" w:sz="0" w:space="0" w:color="auto"/>
            <w:left w:val="none" w:sz="0" w:space="0" w:color="auto"/>
            <w:bottom w:val="none" w:sz="0" w:space="0" w:color="auto"/>
            <w:right w:val="none" w:sz="0" w:space="0" w:color="auto"/>
          </w:divBdr>
        </w:div>
        <w:div w:id="508640546">
          <w:marLeft w:val="480"/>
          <w:marRight w:val="0"/>
          <w:marTop w:val="0"/>
          <w:marBottom w:val="0"/>
          <w:divBdr>
            <w:top w:val="none" w:sz="0" w:space="0" w:color="auto"/>
            <w:left w:val="none" w:sz="0" w:space="0" w:color="auto"/>
            <w:bottom w:val="none" w:sz="0" w:space="0" w:color="auto"/>
            <w:right w:val="none" w:sz="0" w:space="0" w:color="auto"/>
          </w:divBdr>
        </w:div>
        <w:div w:id="623121933">
          <w:marLeft w:val="480"/>
          <w:marRight w:val="0"/>
          <w:marTop w:val="0"/>
          <w:marBottom w:val="0"/>
          <w:divBdr>
            <w:top w:val="none" w:sz="0" w:space="0" w:color="auto"/>
            <w:left w:val="none" w:sz="0" w:space="0" w:color="auto"/>
            <w:bottom w:val="none" w:sz="0" w:space="0" w:color="auto"/>
            <w:right w:val="none" w:sz="0" w:space="0" w:color="auto"/>
          </w:divBdr>
        </w:div>
        <w:div w:id="637957450">
          <w:marLeft w:val="480"/>
          <w:marRight w:val="0"/>
          <w:marTop w:val="0"/>
          <w:marBottom w:val="0"/>
          <w:divBdr>
            <w:top w:val="none" w:sz="0" w:space="0" w:color="auto"/>
            <w:left w:val="none" w:sz="0" w:space="0" w:color="auto"/>
            <w:bottom w:val="none" w:sz="0" w:space="0" w:color="auto"/>
            <w:right w:val="none" w:sz="0" w:space="0" w:color="auto"/>
          </w:divBdr>
        </w:div>
        <w:div w:id="673646554">
          <w:marLeft w:val="480"/>
          <w:marRight w:val="0"/>
          <w:marTop w:val="0"/>
          <w:marBottom w:val="0"/>
          <w:divBdr>
            <w:top w:val="none" w:sz="0" w:space="0" w:color="auto"/>
            <w:left w:val="none" w:sz="0" w:space="0" w:color="auto"/>
            <w:bottom w:val="none" w:sz="0" w:space="0" w:color="auto"/>
            <w:right w:val="none" w:sz="0" w:space="0" w:color="auto"/>
          </w:divBdr>
        </w:div>
        <w:div w:id="687561697">
          <w:marLeft w:val="480"/>
          <w:marRight w:val="0"/>
          <w:marTop w:val="0"/>
          <w:marBottom w:val="0"/>
          <w:divBdr>
            <w:top w:val="none" w:sz="0" w:space="0" w:color="auto"/>
            <w:left w:val="none" w:sz="0" w:space="0" w:color="auto"/>
            <w:bottom w:val="none" w:sz="0" w:space="0" w:color="auto"/>
            <w:right w:val="none" w:sz="0" w:space="0" w:color="auto"/>
          </w:divBdr>
        </w:div>
        <w:div w:id="716124227">
          <w:marLeft w:val="480"/>
          <w:marRight w:val="0"/>
          <w:marTop w:val="0"/>
          <w:marBottom w:val="0"/>
          <w:divBdr>
            <w:top w:val="none" w:sz="0" w:space="0" w:color="auto"/>
            <w:left w:val="none" w:sz="0" w:space="0" w:color="auto"/>
            <w:bottom w:val="none" w:sz="0" w:space="0" w:color="auto"/>
            <w:right w:val="none" w:sz="0" w:space="0" w:color="auto"/>
          </w:divBdr>
        </w:div>
        <w:div w:id="760954263">
          <w:marLeft w:val="480"/>
          <w:marRight w:val="0"/>
          <w:marTop w:val="0"/>
          <w:marBottom w:val="0"/>
          <w:divBdr>
            <w:top w:val="none" w:sz="0" w:space="0" w:color="auto"/>
            <w:left w:val="none" w:sz="0" w:space="0" w:color="auto"/>
            <w:bottom w:val="none" w:sz="0" w:space="0" w:color="auto"/>
            <w:right w:val="none" w:sz="0" w:space="0" w:color="auto"/>
          </w:divBdr>
        </w:div>
        <w:div w:id="829909229">
          <w:marLeft w:val="480"/>
          <w:marRight w:val="0"/>
          <w:marTop w:val="0"/>
          <w:marBottom w:val="0"/>
          <w:divBdr>
            <w:top w:val="none" w:sz="0" w:space="0" w:color="auto"/>
            <w:left w:val="none" w:sz="0" w:space="0" w:color="auto"/>
            <w:bottom w:val="none" w:sz="0" w:space="0" w:color="auto"/>
            <w:right w:val="none" w:sz="0" w:space="0" w:color="auto"/>
          </w:divBdr>
        </w:div>
        <w:div w:id="853810383">
          <w:marLeft w:val="480"/>
          <w:marRight w:val="0"/>
          <w:marTop w:val="0"/>
          <w:marBottom w:val="0"/>
          <w:divBdr>
            <w:top w:val="none" w:sz="0" w:space="0" w:color="auto"/>
            <w:left w:val="none" w:sz="0" w:space="0" w:color="auto"/>
            <w:bottom w:val="none" w:sz="0" w:space="0" w:color="auto"/>
            <w:right w:val="none" w:sz="0" w:space="0" w:color="auto"/>
          </w:divBdr>
        </w:div>
        <w:div w:id="901060606">
          <w:marLeft w:val="480"/>
          <w:marRight w:val="0"/>
          <w:marTop w:val="0"/>
          <w:marBottom w:val="0"/>
          <w:divBdr>
            <w:top w:val="none" w:sz="0" w:space="0" w:color="auto"/>
            <w:left w:val="none" w:sz="0" w:space="0" w:color="auto"/>
            <w:bottom w:val="none" w:sz="0" w:space="0" w:color="auto"/>
            <w:right w:val="none" w:sz="0" w:space="0" w:color="auto"/>
          </w:divBdr>
        </w:div>
        <w:div w:id="906299749">
          <w:marLeft w:val="480"/>
          <w:marRight w:val="0"/>
          <w:marTop w:val="0"/>
          <w:marBottom w:val="0"/>
          <w:divBdr>
            <w:top w:val="none" w:sz="0" w:space="0" w:color="auto"/>
            <w:left w:val="none" w:sz="0" w:space="0" w:color="auto"/>
            <w:bottom w:val="none" w:sz="0" w:space="0" w:color="auto"/>
            <w:right w:val="none" w:sz="0" w:space="0" w:color="auto"/>
          </w:divBdr>
        </w:div>
        <w:div w:id="975529366">
          <w:marLeft w:val="480"/>
          <w:marRight w:val="0"/>
          <w:marTop w:val="0"/>
          <w:marBottom w:val="0"/>
          <w:divBdr>
            <w:top w:val="none" w:sz="0" w:space="0" w:color="auto"/>
            <w:left w:val="none" w:sz="0" w:space="0" w:color="auto"/>
            <w:bottom w:val="none" w:sz="0" w:space="0" w:color="auto"/>
            <w:right w:val="none" w:sz="0" w:space="0" w:color="auto"/>
          </w:divBdr>
        </w:div>
        <w:div w:id="978262705">
          <w:marLeft w:val="480"/>
          <w:marRight w:val="0"/>
          <w:marTop w:val="0"/>
          <w:marBottom w:val="0"/>
          <w:divBdr>
            <w:top w:val="none" w:sz="0" w:space="0" w:color="auto"/>
            <w:left w:val="none" w:sz="0" w:space="0" w:color="auto"/>
            <w:bottom w:val="none" w:sz="0" w:space="0" w:color="auto"/>
            <w:right w:val="none" w:sz="0" w:space="0" w:color="auto"/>
          </w:divBdr>
        </w:div>
        <w:div w:id="1020624650">
          <w:marLeft w:val="480"/>
          <w:marRight w:val="0"/>
          <w:marTop w:val="0"/>
          <w:marBottom w:val="0"/>
          <w:divBdr>
            <w:top w:val="none" w:sz="0" w:space="0" w:color="auto"/>
            <w:left w:val="none" w:sz="0" w:space="0" w:color="auto"/>
            <w:bottom w:val="none" w:sz="0" w:space="0" w:color="auto"/>
            <w:right w:val="none" w:sz="0" w:space="0" w:color="auto"/>
          </w:divBdr>
        </w:div>
        <w:div w:id="1026829100">
          <w:marLeft w:val="480"/>
          <w:marRight w:val="0"/>
          <w:marTop w:val="0"/>
          <w:marBottom w:val="0"/>
          <w:divBdr>
            <w:top w:val="none" w:sz="0" w:space="0" w:color="auto"/>
            <w:left w:val="none" w:sz="0" w:space="0" w:color="auto"/>
            <w:bottom w:val="none" w:sz="0" w:space="0" w:color="auto"/>
            <w:right w:val="none" w:sz="0" w:space="0" w:color="auto"/>
          </w:divBdr>
        </w:div>
        <w:div w:id="1052272050">
          <w:marLeft w:val="480"/>
          <w:marRight w:val="0"/>
          <w:marTop w:val="0"/>
          <w:marBottom w:val="0"/>
          <w:divBdr>
            <w:top w:val="none" w:sz="0" w:space="0" w:color="auto"/>
            <w:left w:val="none" w:sz="0" w:space="0" w:color="auto"/>
            <w:bottom w:val="none" w:sz="0" w:space="0" w:color="auto"/>
            <w:right w:val="none" w:sz="0" w:space="0" w:color="auto"/>
          </w:divBdr>
        </w:div>
        <w:div w:id="1077480279">
          <w:marLeft w:val="480"/>
          <w:marRight w:val="0"/>
          <w:marTop w:val="0"/>
          <w:marBottom w:val="0"/>
          <w:divBdr>
            <w:top w:val="none" w:sz="0" w:space="0" w:color="auto"/>
            <w:left w:val="none" w:sz="0" w:space="0" w:color="auto"/>
            <w:bottom w:val="none" w:sz="0" w:space="0" w:color="auto"/>
            <w:right w:val="none" w:sz="0" w:space="0" w:color="auto"/>
          </w:divBdr>
        </w:div>
        <w:div w:id="1292859528">
          <w:marLeft w:val="480"/>
          <w:marRight w:val="0"/>
          <w:marTop w:val="0"/>
          <w:marBottom w:val="0"/>
          <w:divBdr>
            <w:top w:val="none" w:sz="0" w:space="0" w:color="auto"/>
            <w:left w:val="none" w:sz="0" w:space="0" w:color="auto"/>
            <w:bottom w:val="none" w:sz="0" w:space="0" w:color="auto"/>
            <w:right w:val="none" w:sz="0" w:space="0" w:color="auto"/>
          </w:divBdr>
        </w:div>
        <w:div w:id="1302728326">
          <w:marLeft w:val="480"/>
          <w:marRight w:val="0"/>
          <w:marTop w:val="0"/>
          <w:marBottom w:val="0"/>
          <w:divBdr>
            <w:top w:val="none" w:sz="0" w:space="0" w:color="auto"/>
            <w:left w:val="none" w:sz="0" w:space="0" w:color="auto"/>
            <w:bottom w:val="none" w:sz="0" w:space="0" w:color="auto"/>
            <w:right w:val="none" w:sz="0" w:space="0" w:color="auto"/>
          </w:divBdr>
        </w:div>
        <w:div w:id="1405298737">
          <w:marLeft w:val="480"/>
          <w:marRight w:val="0"/>
          <w:marTop w:val="0"/>
          <w:marBottom w:val="0"/>
          <w:divBdr>
            <w:top w:val="none" w:sz="0" w:space="0" w:color="auto"/>
            <w:left w:val="none" w:sz="0" w:space="0" w:color="auto"/>
            <w:bottom w:val="none" w:sz="0" w:space="0" w:color="auto"/>
            <w:right w:val="none" w:sz="0" w:space="0" w:color="auto"/>
          </w:divBdr>
        </w:div>
        <w:div w:id="1559130434">
          <w:marLeft w:val="480"/>
          <w:marRight w:val="0"/>
          <w:marTop w:val="0"/>
          <w:marBottom w:val="0"/>
          <w:divBdr>
            <w:top w:val="none" w:sz="0" w:space="0" w:color="auto"/>
            <w:left w:val="none" w:sz="0" w:space="0" w:color="auto"/>
            <w:bottom w:val="none" w:sz="0" w:space="0" w:color="auto"/>
            <w:right w:val="none" w:sz="0" w:space="0" w:color="auto"/>
          </w:divBdr>
        </w:div>
        <w:div w:id="1562784600">
          <w:marLeft w:val="480"/>
          <w:marRight w:val="0"/>
          <w:marTop w:val="0"/>
          <w:marBottom w:val="0"/>
          <w:divBdr>
            <w:top w:val="none" w:sz="0" w:space="0" w:color="auto"/>
            <w:left w:val="none" w:sz="0" w:space="0" w:color="auto"/>
            <w:bottom w:val="none" w:sz="0" w:space="0" w:color="auto"/>
            <w:right w:val="none" w:sz="0" w:space="0" w:color="auto"/>
          </w:divBdr>
        </w:div>
        <w:div w:id="1780952440">
          <w:marLeft w:val="480"/>
          <w:marRight w:val="0"/>
          <w:marTop w:val="0"/>
          <w:marBottom w:val="0"/>
          <w:divBdr>
            <w:top w:val="none" w:sz="0" w:space="0" w:color="auto"/>
            <w:left w:val="none" w:sz="0" w:space="0" w:color="auto"/>
            <w:bottom w:val="none" w:sz="0" w:space="0" w:color="auto"/>
            <w:right w:val="none" w:sz="0" w:space="0" w:color="auto"/>
          </w:divBdr>
        </w:div>
        <w:div w:id="1966695333">
          <w:marLeft w:val="480"/>
          <w:marRight w:val="0"/>
          <w:marTop w:val="0"/>
          <w:marBottom w:val="0"/>
          <w:divBdr>
            <w:top w:val="none" w:sz="0" w:space="0" w:color="auto"/>
            <w:left w:val="none" w:sz="0" w:space="0" w:color="auto"/>
            <w:bottom w:val="none" w:sz="0" w:space="0" w:color="auto"/>
            <w:right w:val="none" w:sz="0" w:space="0" w:color="auto"/>
          </w:divBdr>
        </w:div>
      </w:divsChild>
    </w:div>
    <w:div w:id="1379666291">
      <w:bodyDiv w:val="1"/>
      <w:marLeft w:val="0"/>
      <w:marRight w:val="0"/>
      <w:marTop w:val="0"/>
      <w:marBottom w:val="0"/>
      <w:divBdr>
        <w:top w:val="none" w:sz="0" w:space="0" w:color="auto"/>
        <w:left w:val="none" w:sz="0" w:space="0" w:color="auto"/>
        <w:bottom w:val="none" w:sz="0" w:space="0" w:color="auto"/>
        <w:right w:val="none" w:sz="0" w:space="0" w:color="auto"/>
      </w:divBdr>
    </w:div>
    <w:div w:id="1383214008">
      <w:bodyDiv w:val="1"/>
      <w:marLeft w:val="0"/>
      <w:marRight w:val="0"/>
      <w:marTop w:val="0"/>
      <w:marBottom w:val="0"/>
      <w:divBdr>
        <w:top w:val="none" w:sz="0" w:space="0" w:color="auto"/>
        <w:left w:val="none" w:sz="0" w:space="0" w:color="auto"/>
        <w:bottom w:val="none" w:sz="0" w:space="0" w:color="auto"/>
        <w:right w:val="none" w:sz="0" w:space="0" w:color="auto"/>
      </w:divBdr>
    </w:div>
    <w:div w:id="1383553138">
      <w:bodyDiv w:val="1"/>
      <w:marLeft w:val="0"/>
      <w:marRight w:val="0"/>
      <w:marTop w:val="0"/>
      <w:marBottom w:val="0"/>
      <w:divBdr>
        <w:top w:val="none" w:sz="0" w:space="0" w:color="auto"/>
        <w:left w:val="none" w:sz="0" w:space="0" w:color="auto"/>
        <w:bottom w:val="none" w:sz="0" w:space="0" w:color="auto"/>
        <w:right w:val="none" w:sz="0" w:space="0" w:color="auto"/>
      </w:divBdr>
      <w:divsChild>
        <w:div w:id="49887519">
          <w:marLeft w:val="480"/>
          <w:marRight w:val="0"/>
          <w:marTop w:val="0"/>
          <w:marBottom w:val="0"/>
          <w:divBdr>
            <w:top w:val="none" w:sz="0" w:space="0" w:color="auto"/>
            <w:left w:val="none" w:sz="0" w:space="0" w:color="auto"/>
            <w:bottom w:val="none" w:sz="0" w:space="0" w:color="auto"/>
            <w:right w:val="none" w:sz="0" w:space="0" w:color="auto"/>
          </w:divBdr>
        </w:div>
        <w:div w:id="118456087">
          <w:marLeft w:val="480"/>
          <w:marRight w:val="0"/>
          <w:marTop w:val="0"/>
          <w:marBottom w:val="0"/>
          <w:divBdr>
            <w:top w:val="none" w:sz="0" w:space="0" w:color="auto"/>
            <w:left w:val="none" w:sz="0" w:space="0" w:color="auto"/>
            <w:bottom w:val="none" w:sz="0" w:space="0" w:color="auto"/>
            <w:right w:val="none" w:sz="0" w:space="0" w:color="auto"/>
          </w:divBdr>
        </w:div>
        <w:div w:id="121463241">
          <w:marLeft w:val="480"/>
          <w:marRight w:val="0"/>
          <w:marTop w:val="0"/>
          <w:marBottom w:val="0"/>
          <w:divBdr>
            <w:top w:val="none" w:sz="0" w:space="0" w:color="auto"/>
            <w:left w:val="none" w:sz="0" w:space="0" w:color="auto"/>
            <w:bottom w:val="none" w:sz="0" w:space="0" w:color="auto"/>
            <w:right w:val="none" w:sz="0" w:space="0" w:color="auto"/>
          </w:divBdr>
        </w:div>
        <w:div w:id="136385900">
          <w:marLeft w:val="480"/>
          <w:marRight w:val="0"/>
          <w:marTop w:val="0"/>
          <w:marBottom w:val="0"/>
          <w:divBdr>
            <w:top w:val="none" w:sz="0" w:space="0" w:color="auto"/>
            <w:left w:val="none" w:sz="0" w:space="0" w:color="auto"/>
            <w:bottom w:val="none" w:sz="0" w:space="0" w:color="auto"/>
            <w:right w:val="none" w:sz="0" w:space="0" w:color="auto"/>
          </w:divBdr>
        </w:div>
        <w:div w:id="297688267">
          <w:marLeft w:val="480"/>
          <w:marRight w:val="0"/>
          <w:marTop w:val="0"/>
          <w:marBottom w:val="0"/>
          <w:divBdr>
            <w:top w:val="none" w:sz="0" w:space="0" w:color="auto"/>
            <w:left w:val="none" w:sz="0" w:space="0" w:color="auto"/>
            <w:bottom w:val="none" w:sz="0" w:space="0" w:color="auto"/>
            <w:right w:val="none" w:sz="0" w:space="0" w:color="auto"/>
          </w:divBdr>
        </w:div>
        <w:div w:id="339476492">
          <w:marLeft w:val="480"/>
          <w:marRight w:val="0"/>
          <w:marTop w:val="0"/>
          <w:marBottom w:val="0"/>
          <w:divBdr>
            <w:top w:val="none" w:sz="0" w:space="0" w:color="auto"/>
            <w:left w:val="none" w:sz="0" w:space="0" w:color="auto"/>
            <w:bottom w:val="none" w:sz="0" w:space="0" w:color="auto"/>
            <w:right w:val="none" w:sz="0" w:space="0" w:color="auto"/>
          </w:divBdr>
        </w:div>
        <w:div w:id="388697936">
          <w:marLeft w:val="480"/>
          <w:marRight w:val="0"/>
          <w:marTop w:val="0"/>
          <w:marBottom w:val="0"/>
          <w:divBdr>
            <w:top w:val="none" w:sz="0" w:space="0" w:color="auto"/>
            <w:left w:val="none" w:sz="0" w:space="0" w:color="auto"/>
            <w:bottom w:val="none" w:sz="0" w:space="0" w:color="auto"/>
            <w:right w:val="none" w:sz="0" w:space="0" w:color="auto"/>
          </w:divBdr>
        </w:div>
        <w:div w:id="394201449">
          <w:marLeft w:val="480"/>
          <w:marRight w:val="0"/>
          <w:marTop w:val="0"/>
          <w:marBottom w:val="0"/>
          <w:divBdr>
            <w:top w:val="none" w:sz="0" w:space="0" w:color="auto"/>
            <w:left w:val="none" w:sz="0" w:space="0" w:color="auto"/>
            <w:bottom w:val="none" w:sz="0" w:space="0" w:color="auto"/>
            <w:right w:val="none" w:sz="0" w:space="0" w:color="auto"/>
          </w:divBdr>
        </w:div>
        <w:div w:id="400063501">
          <w:marLeft w:val="480"/>
          <w:marRight w:val="0"/>
          <w:marTop w:val="0"/>
          <w:marBottom w:val="0"/>
          <w:divBdr>
            <w:top w:val="none" w:sz="0" w:space="0" w:color="auto"/>
            <w:left w:val="none" w:sz="0" w:space="0" w:color="auto"/>
            <w:bottom w:val="none" w:sz="0" w:space="0" w:color="auto"/>
            <w:right w:val="none" w:sz="0" w:space="0" w:color="auto"/>
          </w:divBdr>
        </w:div>
        <w:div w:id="425536754">
          <w:marLeft w:val="480"/>
          <w:marRight w:val="0"/>
          <w:marTop w:val="0"/>
          <w:marBottom w:val="0"/>
          <w:divBdr>
            <w:top w:val="none" w:sz="0" w:space="0" w:color="auto"/>
            <w:left w:val="none" w:sz="0" w:space="0" w:color="auto"/>
            <w:bottom w:val="none" w:sz="0" w:space="0" w:color="auto"/>
            <w:right w:val="none" w:sz="0" w:space="0" w:color="auto"/>
          </w:divBdr>
        </w:div>
        <w:div w:id="432749222">
          <w:marLeft w:val="480"/>
          <w:marRight w:val="0"/>
          <w:marTop w:val="0"/>
          <w:marBottom w:val="0"/>
          <w:divBdr>
            <w:top w:val="none" w:sz="0" w:space="0" w:color="auto"/>
            <w:left w:val="none" w:sz="0" w:space="0" w:color="auto"/>
            <w:bottom w:val="none" w:sz="0" w:space="0" w:color="auto"/>
            <w:right w:val="none" w:sz="0" w:space="0" w:color="auto"/>
          </w:divBdr>
        </w:div>
        <w:div w:id="488988003">
          <w:marLeft w:val="480"/>
          <w:marRight w:val="0"/>
          <w:marTop w:val="0"/>
          <w:marBottom w:val="0"/>
          <w:divBdr>
            <w:top w:val="none" w:sz="0" w:space="0" w:color="auto"/>
            <w:left w:val="none" w:sz="0" w:space="0" w:color="auto"/>
            <w:bottom w:val="none" w:sz="0" w:space="0" w:color="auto"/>
            <w:right w:val="none" w:sz="0" w:space="0" w:color="auto"/>
          </w:divBdr>
        </w:div>
        <w:div w:id="537860294">
          <w:marLeft w:val="480"/>
          <w:marRight w:val="0"/>
          <w:marTop w:val="0"/>
          <w:marBottom w:val="0"/>
          <w:divBdr>
            <w:top w:val="none" w:sz="0" w:space="0" w:color="auto"/>
            <w:left w:val="none" w:sz="0" w:space="0" w:color="auto"/>
            <w:bottom w:val="none" w:sz="0" w:space="0" w:color="auto"/>
            <w:right w:val="none" w:sz="0" w:space="0" w:color="auto"/>
          </w:divBdr>
        </w:div>
        <w:div w:id="613711383">
          <w:marLeft w:val="480"/>
          <w:marRight w:val="0"/>
          <w:marTop w:val="0"/>
          <w:marBottom w:val="0"/>
          <w:divBdr>
            <w:top w:val="none" w:sz="0" w:space="0" w:color="auto"/>
            <w:left w:val="none" w:sz="0" w:space="0" w:color="auto"/>
            <w:bottom w:val="none" w:sz="0" w:space="0" w:color="auto"/>
            <w:right w:val="none" w:sz="0" w:space="0" w:color="auto"/>
          </w:divBdr>
        </w:div>
        <w:div w:id="629558605">
          <w:marLeft w:val="480"/>
          <w:marRight w:val="0"/>
          <w:marTop w:val="0"/>
          <w:marBottom w:val="0"/>
          <w:divBdr>
            <w:top w:val="none" w:sz="0" w:space="0" w:color="auto"/>
            <w:left w:val="none" w:sz="0" w:space="0" w:color="auto"/>
            <w:bottom w:val="none" w:sz="0" w:space="0" w:color="auto"/>
            <w:right w:val="none" w:sz="0" w:space="0" w:color="auto"/>
          </w:divBdr>
        </w:div>
        <w:div w:id="660162311">
          <w:marLeft w:val="480"/>
          <w:marRight w:val="0"/>
          <w:marTop w:val="0"/>
          <w:marBottom w:val="0"/>
          <w:divBdr>
            <w:top w:val="none" w:sz="0" w:space="0" w:color="auto"/>
            <w:left w:val="none" w:sz="0" w:space="0" w:color="auto"/>
            <w:bottom w:val="none" w:sz="0" w:space="0" w:color="auto"/>
            <w:right w:val="none" w:sz="0" w:space="0" w:color="auto"/>
          </w:divBdr>
        </w:div>
        <w:div w:id="683703527">
          <w:marLeft w:val="480"/>
          <w:marRight w:val="0"/>
          <w:marTop w:val="0"/>
          <w:marBottom w:val="0"/>
          <w:divBdr>
            <w:top w:val="none" w:sz="0" w:space="0" w:color="auto"/>
            <w:left w:val="none" w:sz="0" w:space="0" w:color="auto"/>
            <w:bottom w:val="none" w:sz="0" w:space="0" w:color="auto"/>
            <w:right w:val="none" w:sz="0" w:space="0" w:color="auto"/>
          </w:divBdr>
        </w:div>
        <w:div w:id="708576698">
          <w:marLeft w:val="480"/>
          <w:marRight w:val="0"/>
          <w:marTop w:val="0"/>
          <w:marBottom w:val="0"/>
          <w:divBdr>
            <w:top w:val="none" w:sz="0" w:space="0" w:color="auto"/>
            <w:left w:val="none" w:sz="0" w:space="0" w:color="auto"/>
            <w:bottom w:val="none" w:sz="0" w:space="0" w:color="auto"/>
            <w:right w:val="none" w:sz="0" w:space="0" w:color="auto"/>
          </w:divBdr>
        </w:div>
        <w:div w:id="907494761">
          <w:marLeft w:val="480"/>
          <w:marRight w:val="0"/>
          <w:marTop w:val="0"/>
          <w:marBottom w:val="0"/>
          <w:divBdr>
            <w:top w:val="none" w:sz="0" w:space="0" w:color="auto"/>
            <w:left w:val="none" w:sz="0" w:space="0" w:color="auto"/>
            <w:bottom w:val="none" w:sz="0" w:space="0" w:color="auto"/>
            <w:right w:val="none" w:sz="0" w:space="0" w:color="auto"/>
          </w:divBdr>
        </w:div>
        <w:div w:id="1055470916">
          <w:marLeft w:val="480"/>
          <w:marRight w:val="0"/>
          <w:marTop w:val="0"/>
          <w:marBottom w:val="0"/>
          <w:divBdr>
            <w:top w:val="none" w:sz="0" w:space="0" w:color="auto"/>
            <w:left w:val="none" w:sz="0" w:space="0" w:color="auto"/>
            <w:bottom w:val="none" w:sz="0" w:space="0" w:color="auto"/>
            <w:right w:val="none" w:sz="0" w:space="0" w:color="auto"/>
          </w:divBdr>
        </w:div>
        <w:div w:id="1333801622">
          <w:marLeft w:val="480"/>
          <w:marRight w:val="0"/>
          <w:marTop w:val="0"/>
          <w:marBottom w:val="0"/>
          <w:divBdr>
            <w:top w:val="none" w:sz="0" w:space="0" w:color="auto"/>
            <w:left w:val="none" w:sz="0" w:space="0" w:color="auto"/>
            <w:bottom w:val="none" w:sz="0" w:space="0" w:color="auto"/>
            <w:right w:val="none" w:sz="0" w:space="0" w:color="auto"/>
          </w:divBdr>
        </w:div>
        <w:div w:id="1434328426">
          <w:marLeft w:val="480"/>
          <w:marRight w:val="0"/>
          <w:marTop w:val="0"/>
          <w:marBottom w:val="0"/>
          <w:divBdr>
            <w:top w:val="none" w:sz="0" w:space="0" w:color="auto"/>
            <w:left w:val="none" w:sz="0" w:space="0" w:color="auto"/>
            <w:bottom w:val="none" w:sz="0" w:space="0" w:color="auto"/>
            <w:right w:val="none" w:sz="0" w:space="0" w:color="auto"/>
          </w:divBdr>
        </w:div>
        <w:div w:id="1545752221">
          <w:marLeft w:val="480"/>
          <w:marRight w:val="0"/>
          <w:marTop w:val="0"/>
          <w:marBottom w:val="0"/>
          <w:divBdr>
            <w:top w:val="none" w:sz="0" w:space="0" w:color="auto"/>
            <w:left w:val="none" w:sz="0" w:space="0" w:color="auto"/>
            <w:bottom w:val="none" w:sz="0" w:space="0" w:color="auto"/>
            <w:right w:val="none" w:sz="0" w:space="0" w:color="auto"/>
          </w:divBdr>
        </w:div>
        <w:div w:id="1654723718">
          <w:marLeft w:val="480"/>
          <w:marRight w:val="0"/>
          <w:marTop w:val="0"/>
          <w:marBottom w:val="0"/>
          <w:divBdr>
            <w:top w:val="none" w:sz="0" w:space="0" w:color="auto"/>
            <w:left w:val="none" w:sz="0" w:space="0" w:color="auto"/>
            <w:bottom w:val="none" w:sz="0" w:space="0" w:color="auto"/>
            <w:right w:val="none" w:sz="0" w:space="0" w:color="auto"/>
          </w:divBdr>
        </w:div>
        <w:div w:id="1791319366">
          <w:marLeft w:val="480"/>
          <w:marRight w:val="0"/>
          <w:marTop w:val="0"/>
          <w:marBottom w:val="0"/>
          <w:divBdr>
            <w:top w:val="none" w:sz="0" w:space="0" w:color="auto"/>
            <w:left w:val="none" w:sz="0" w:space="0" w:color="auto"/>
            <w:bottom w:val="none" w:sz="0" w:space="0" w:color="auto"/>
            <w:right w:val="none" w:sz="0" w:space="0" w:color="auto"/>
          </w:divBdr>
        </w:div>
        <w:div w:id="1822499812">
          <w:marLeft w:val="480"/>
          <w:marRight w:val="0"/>
          <w:marTop w:val="0"/>
          <w:marBottom w:val="0"/>
          <w:divBdr>
            <w:top w:val="none" w:sz="0" w:space="0" w:color="auto"/>
            <w:left w:val="none" w:sz="0" w:space="0" w:color="auto"/>
            <w:bottom w:val="none" w:sz="0" w:space="0" w:color="auto"/>
            <w:right w:val="none" w:sz="0" w:space="0" w:color="auto"/>
          </w:divBdr>
        </w:div>
        <w:div w:id="1863474054">
          <w:marLeft w:val="480"/>
          <w:marRight w:val="0"/>
          <w:marTop w:val="0"/>
          <w:marBottom w:val="0"/>
          <w:divBdr>
            <w:top w:val="none" w:sz="0" w:space="0" w:color="auto"/>
            <w:left w:val="none" w:sz="0" w:space="0" w:color="auto"/>
            <w:bottom w:val="none" w:sz="0" w:space="0" w:color="auto"/>
            <w:right w:val="none" w:sz="0" w:space="0" w:color="auto"/>
          </w:divBdr>
        </w:div>
        <w:div w:id="1881240317">
          <w:marLeft w:val="480"/>
          <w:marRight w:val="0"/>
          <w:marTop w:val="0"/>
          <w:marBottom w:val="0"/>
          <w:divBdr>
            <w:top w:val="none" w:sz="0" w:space="0" w:color="auto"/>
            <w:left w:val="none" w:sz="0" w:space="0" w:color="auto"/>
            <w:bottom w:val="none" w:sz="0" w:space="0" w:color="auto"/>
            <w:right w:val="none" w:sz="0" w:space="0" w:color="auto"/>
          </w:divBdr>
        </w:div>
        <w:div w:id="2010207354">
          <w:marLeft w:val="480"/>
          <w:marRight w:val="0"/>
          <w:marTop w:val="0"/>
          <w:marBottom w:val="0"/>
          <w:divBdr>
            <w:top w:val="none" w:sz="0" w:space="0" w:color="auto"/>
            <w:left w:val="none" w:sz="0" w:space="0" w:color="auto"/>
            <w:bottom w:val="none" w:sz="0" w:space="0" w:color="auto"/>
            <w:right w:val="none" w:sz="0" w:space="0" w:color="auto"/>
          </w:divBdr>
        </w:div>
        <w:div w:id="2038384978">
          <w:marLeft w:val="480"/>
          <w:marRight w:val="0"/>
          <w:marTop w:val="0"/>
          <w:marBottom w:val="0"/>
          <w:divBdr>
            <w:top w:val="none" w:sz="0" w:space="0" w:color="auto"/>
            <w:left w:val="none" w:sz="0" w:space="0" w:color="auto"/>
            <w:bottom w:val="none" w:sz="0" w:space="0" w:color="auto"/>
            <w:right w:val="none" w:sz="0" w:space="0" w:color="auto"/>
          </w:divBdr>
        </w:div>
        <w:div w:id="2051176283">
          <w:marLeft w:val="480"/>
          <w:marRight w:val="0"/>
          <w:marTop w:val="0"/>
          <w:marBottom w:val="0"/>
          <w:divBdr>
            <w:top w:val="none" w:sz="0" w:space="0" w:color="auto"/>
            <w:left w:val="none" w:sz="0" w:space="0" w:color="auto"/>
            <w:bottom w:val="none" w:sz="0" w:space="0" w:color="auto"/>
            <w:right w:val="none" w:sz="0" w:space="0" w:color="auto"/>
          </w:divBdr>
        </w:div>
        <w:div w:id="2110544291">
          <w:marLeft w:val="480"/>
          <w:marRight w:val="0"/>
          <w:marTop w:val="0"/>
          <w:marBottom w:val="0"/>
          <w:divBdr>
            <w:top w:val="none" w:sz="0" w:space="0" w:color="auto"/>
            <w:left w:val="none" w:sz="0" w:space="0" w:color="auto"/>
            <w:bottom w:val="none" w:sz="0" w:space="0" w:color="auto"/>
            <w:right w:val="none" w:sz="0" w:space="0" w:color="auto"/>
          </w:divBdr>
        </w:div>
      </w:divsChild>
    </w:div>
    <w:div w:id="1387101990">
      <w:bodyDiv w:val="1"/>
      <w:marLeft w:val="0"/>
      <w:marRight w:val="0"/>
      <w:marTop w:val="0"/>
      <w:marBottom w:val="0"/>
      <w:divBdr>
        <w:top w:val="none" w:sz="0" w:space="0" w:color="auto"/>
        <w:left w:val="none" w:sz="0" w:space="0" w:color="auto"/>
        <w:bottom w:val="none" w:sz="0" w:space="0" w:color="auto"/>
        <w:right w:val="none" w:sz="0" w:space="0" w:color="auto"/>
      </w:divBdr>
    </w:div>
    <w:div w:id="1390543142">
      <w:bodyDiv w:val="1"/>
      <w:marLeft w:val="0"/>
      <w:marRight w:val="0"/>
      <w:marTop w:val="0"/>
      <w:marBottom w:val="0"/>
      <w:divBdr>
        <w:top w:val="none" w:sz="0" w:space="0" w:color="auto"/>
        <w:left w:val="none" w:sz="0" w:space="0" w:color="auto"/>
        <w:bottom w:val="none" w:sz="0" w:space="0" w:color="auto"/>
        <w:right w:val="none" w:sz="0" w:space="0" w:color="auto"/>
      </w:divBdr>
    </w:div>
    <w:div w:id="1393230541">
      <w:bodyDiv w:val="1"/>
      <w:marLeft w:val="0"/>
      <w:marRight w:val="0"/>
      <w:marTop w:val="0"/>
      <w:marBottom w:val="0"/>
      <w:divBdr>
        <w:top w:val="none" w:sz="0" w:space="0" w:color="auto"/>
        <w:left w:val="none" w:sz="0" w:space="0" w:color="auto"/>
        <w:bottom w:val="none" w:sz="0" w:space="0" w:color="auto"/>
        <w:right w:val="none" w:sz="0" w:space="0" w:color="auto"/>
      </w:divBdr>
      <w:divsChild>
        <w:div w:id="31999767">
          <w:marLeft w:val="480"/>
          <w:marRight w:val="0"/>
          <w:marTop w:val="0"/>
          <w:marBottom w:val="0"/>
          <w:divBdr>
            <w:top w:val="none" w:sz="0" w:space="0" w:color="auto"/>
            <w:left w:val="none" w:sz="0" w:space="0" w:color="auto"/>
            <w:bottom w:val="none" w:sz="0" w:space="0" w:color="auto"/>
            <w:right w:val="none" w:sz="0" w:space="0" w:color="auto"/>
          </w:divBdr>
        </w:div>
        <w:div w:id="198520481">
          <w:marLeft w:val="480"/>
          <w:marRight w:val="0"/>
          <w:marTop w:val="0"/>
          <w:marBottom w:val="0"/>
          <w:divBdr>
            <w:top w:val="none" w:sz="0" w:space="0" w:color="auto"/>
            <w:left w:val="none" w:sz="0" w:space="0" w:color="auto"/>
            <w:bottom w:val="none" w:sz="0" w:space="0" w:color="auto"/>
            <w:right w:val="none" w:sz="0" w:space="0" w:color="auto"/>
          </w:divBdr>
        </w:div>
        <w:div w:id="307174051">
          <w:marLeft w:val="480"/>
          <w:marRight w:val="0"/>
          <w:marTop w:val="0"/>
          <w:marBottom w:val="0"/>
          <w:divBdr>
            <w:top w:val="none" w:sz="0" w:space="0" w:color="auto"/>
            <w:left w:val="none" w:sz="0" w:space="0" w:color="auto"/>
            <w:bottom w:val="none" w:sz="0" w:space="0" w:color="auto"/>
            <w:right w:val="none" w:sz="0" w:space="0" w:color="auto"/>
          </w:divBdr>
        </w:div>
        <w:div w:id="326521219">
          <w:marLeft w:val="480"/>
          <w:marRight w:val="0"/>
          <w:marTop w:val="0"/>
          <w:marBottom w:val="0"/>
          <w:divBdr>
            <w:top w:val="none" w:sz="0" w:space="0" w:color="auto"/>
            <w:left w:val="none" w:sz="0" w:space="0" w:color="auto"/>
            <w:bottom w:val="none" w:sz="0" w:space="0" w:color="auto"/>
            <w:right w:val="none" w:sz="0" w:space="0" w:color="auto"/>
          </w:divBdr>
        </w:div>
        <w:div w:id="327708720">
          <w:marLeft w:val="480"/>
          <w:marRight w:val="0"/>
          <w:marTop w:val="0"/>
          <w:marBottom w:val="0"/>
          <w:divBdr>
            <w:top w:val="none" w:sz="0" w:space="0" w:color="auto"/>
            <w:left w:val="none" w:sz="0" w:space="0" w:color="auto"/>
            <w:bottom w:val="none" w:sz="0" w:space="0" w:color="auto"/>
            <w:right w:val="none" w:sz="0" w:space="0" w:color="auto"/>
          </w:divBdr>
        </w:div>
        <w:div w:id="356391869">
          <w:marLeft w:val="480"/>
          <w:marRight w:val="0"/>
          <w:marTop w:val="0"/>
          <w:marBottom w:val="0"/>
          <w:divBdr>
            <w:top w:val="none" w:sz="0" w:space="0" w:color="auto"/>
            <w:left w:val="none" w:sz="0" w:space="0" w:color="auto"/>
            <w:bottom w:val="none" w:sz="0" w:space="0" w:color="auto"/>
            <w:right w:val="none" w:sz="0" w:space="0" w:color="auto"/>
          </w:divBdr>
        </w:div>
        <w:div w:id="417361184">
          <w:marLeft w:val="480"/>
          <w:marRight w:val="0"/>
          <w:marTop w:val="0"/>
          <w:marBottom w:val="0"/>
          <w:divBdr>
            <w:top w:val="none" w:sz="0" w:space="0" w:color="auto"/>
            <w:left w:val="none" w:sz="0" w:space="0" w:color="auto"/>
            <w:bottom w:val="none" w:sz="0" w:space="0" w:color="auto"/>
            <w:right w:val="none" w:sz="0" w:space="0" w:color="auto"/>
          </w:divBdr>
        </w:div>
        <w:div w:id="430778364">
          <w:marLeft w:val="480"/>
          <w:marRight w:val="0"/>
          <w:marTop w:val="0"/>
          <w:marBottom w:val="0"/>
          <w:divBdr>
            <w:top w:val="none" w:sz="0" w:space="0" w:color="auto"/>
            <w:left w:val="none" w:sz="0" w:space="0" w:color="auto"/>
            <w:bottom w:val="none" w:sz="0" w:space="0" w:color="auto"/>
            <w:right w:val="none" w:sz="0" w:space="0" w:color="auto"/>
          </w:divBdr>
        </w:div>
        <w:div w:id="471943198">
          <w:marLeft w:val="480"/>
          <w:marRight w:val="0"/>
          <w:marTop w:val="0"/>
          <w:marBottom w:val="0"/>
          <w:divBdr>
            <w:top w:val="none" w:sz="0" w:space="0" w:color="auto"/>
            <w:left w:val="none" w:sz="0" w:space="0" w:color="auto"/>
            <w:bottom w:val="none" w:sz="0" w:space="0" w:color="auto"/>
            <w:right w:val="none" w:sz="0" w:space="0" w:color="auto"/>
          </w:divBdr>
        </w:div>
        <w:div w:id="529954446">
          <w:marLeft w:val="480"/>
          <w:marRight w:val="0"/>
          <w:marTop w:val="0"/>
          <w:marBottom w:val="0"/>
          <w:divBdr>
            <w:top w:val="none" w:sz="0" w:space="0" w:color="auto"/>
            <w:left w:val="none" w:sz="0" w:space="0" w:color="auto"/>
            <w:bottom w:val="none" w:sz="0" w:space="0" w:color="auto"/>
            <w:right w:val="none" w:sz="0" w:space="0" w:color="auto"/>
          </w:divBdr>
        </w:div>
        <w:div w:id="530145498">
          <w:marLeft w:val="480"/>
          <w:marRight w:val="0"/>
          <w:marTop w:val="0"/>
          <w:marBottom w:val="0"/>
          <w:divBdr>
            <w:top w:val="none" w:sz="0" w:space="0" w:color="auto"/>
            <w:left w:val="none" w:sz="0" w:space="0" w:color="auto"/>
            <w:bottom w:val="none" w:sz="0" w:space="0" w:color="auto"/>
            <w:right w:val="none" w:sz="0" w:space="0" w:color="auto"/>
          </w:divBdr>
        </w:div>
        <w:div w:id="620695724">
          <w:marLeft w:val="480"/>
          <w:marRight w:val="0"/>
          <w:marTop w:val="0"/>
          <w:marBottom w:val="0"/>
          <w:divBdr>
            <w:top w:val="none" w:sz="0" w:space="0" w:color="auto"/>
            <w:left w:val="none" w:sz="0" w:space="0" w:color="auto"/>
            <w:bottom w:val="none" w:sz="0" w:space="0" w:color="auto"/>
            <w:right w:val="none" w:sz="0" w:space="0" w:color="auto"/>
          </w:divBdr>
        </w:div>
        <w:div w:id="848518828">
          <w:marLeft w:val="480"/>
          <w:marRight w:val="0"/>
          <w:marTop w:val="0"/>
          <w:marBottom w:val="0"/>
          <w:divBdr>
            <w:top w:val="none" w:sz="0" w:space="0" w:color="auto"/>
            <w:left w:val="none" w:sz="0" w:space="0" w:color="auto"/>
            <w:bottom w:val="none" w:sz="0" w:space="0" w:color="auto"/>
            <w:right w:val="none" w:sz="0" w:space="0" w:color="auto"/>
          </w:divBdr>
        </w:div>
        <w:div w:id="894657615">
          <w:marLeft w:val="480"/>
          <w:marRight w:val="0"/>
          <w:marTop w:val="0"/>
          <w:marBottom w:val="0"/>
          <w:divBdr>
            <w:top w:val="none" w:sz="0" w:space="0" w:color="auto"/>
            <w:left w:val="none" w:sz="0" w:space="0" w:color="auto"/>
            <w:bottom w:val="none" w:sz="0" w:space="0" w:color="auto"/>
            <w:right w:val="none" w:sz="0" w:space="0" w:color="auto"/>
          </w:divBdr>
        </w:div>
        <w:div w:id="1034887272">
          <w:marLeft w:val="480"/>
          <w:marRight w:val="0"/>
          <w:marTop w:val="0"/>
          <w:marBottom w:val="0"/>
          <w:divBdr>
            <w:top w:val="none" w:sz="0" w:space="0" w:color="auto"/>
            <w:left w:val="none" w:sz="0" w:space="0" w:color="auto"/>
            <w:bottom w:val="none" w:sz="0" w:space="0" w:color="auto"/>
            <w:right w:val="none" w:sz="0" w:space="0" w:color="auto"/>
          </w:divBdr>
        </w:div>
        <w:div w:id="1040322039">
          <w:marLeft w:val="480"/>
          <w:marRight w:val="0"/>
          <w:marTop w:val="0"/>
          <w:marBottom w:val="0"/>
          <w:divBdr>
            <w:top w:val="none" w:sz="0" w:space="0" w:color="auto"/>
            <w:left w:val="none" w:sz="0" w:space="0" w:color="auto"/>
            <w:bottom w:val="none" w:sz="0" w:space="0" w:color="auto"/>
            <w:right w:val="none" w:sz="0" w:space="0" w:color="auto"/>
          </w:divBdr>
        </w:div>
        <w:div w:id="1216163287">
          <w:marLeft w:val="480"/>
          <w:marRight w:val="0"/>
          <w:marTop w:val="0"/>
          <w:marBottom w:val="0"/>
          <w:divBdr>
            <w:top w:val="none" w:sz="0" w:space="0" w:color="auto"/>
            <w:left w:val="none" w:sz="0" w:space="0" w:color="auto"/>
            <w:bottom w:val="none" w:sz="0" w:space="0" w:color="auto"/>
            <w:right w:val="none" w:sz="0" w:space="0" w:color="auto"/>
          </w:divBdr>
        </w:div>
        <w:div w:id="1225221334">
          <w:marLeft w:val="480"/>
          <w:marRight w:val="0"/>
          <w:marTop w:val="0"/>
          <w:marBottom w:val="0"/>
          <w:divBdr>
            <w:top w:val="none" w:sz="0" w:space="0" w:color="auto"/>
            <w:left w:val="none" w:sz="0" w:space="0" w:color="auto"/>
            <w:bottom w:val="none" w:sz="0" w:space="0" w:color="auto"/>
            <w:right w:val="none" w:sz="0" w:space="0" w:color="auto"/>
          </w:divBdr>
        </w:div>
        <w:div w:id="1234437140">
          <w:marLeft w:val="480"/>
          <w:marRight w:val="0"/>
          <w:marTop w:val="0"/>
          <w:marBottom w:val="0"/>
          <w:divBdr>
            <w:top w:val="none" w:sz="0" w:space="0" w:color="auto"/>
            <w:left w:val="none" w:sz="0" w:space="0" w:color="auto"/>
            <w:bottom w:val="none" w:sz="0" w:space="0" w:color="auto"/>
            <w:right w:val="none" w:sz="0" w:space="0" w:color="auto"/>
          </w:divBdr>
        </w:div>
        <w:div w:id="1234773027">
          <w:marLeft w:val="480"/>
          <w:marRight w:val="0"/>
          <w:marTop w:val="0"/>
          <w:marBottom w:val="0"/>
          <w:divBdr>
            <w:top w:val="none" w:sz="0" w:space="0" w:color="auto"/>
            <w:left w:val="none" w:sz="0" w:space="0" w:color="auto"/>
            <w:bottom w:val="none" w:sz="0" w:space="0" w:color="auto"/>
            <w:right w:val="none" w:sz="0" w:space="0" w:color="auto"/>
          </w:divBdr>
        </w:div>
        <w:div w:id="1268930563">
          <w:marLeft w:val="480"/>
          <w:marRight w:val="0"/>
          <w:marTop w:val="0"/>
          <w:marBottom w:val="0"/>
          <w:divBdr>
            <w:top w:val="none" w:sz="0" w:space="0" w:color="auto"/>
            <w:left w:val="none" w:sz="0" w:space="0" w:color="auto"/>
            <w:bottom w:val="none" w:sz="0" w:space="0" w:color="auto"/>
            <w:right w:val="none" w:sz="0" w:space="0" w:color="auto"/>
          </w:divBdr>
        </w:div>
        <w:div w:id="1310358485">
          <w:marLeft w:val="480"/>
          <w:marRight w:val="0"/>
          <w:marTop w:val="0"/>
          <w:marBottom w:val="0"/>
          <w:divBdr>
            <w:top w:val="none" w:sz="0" w:space="0" w:color="auto"/>
            <w:left w:val="none" w:sz="0" w:space="0" w:color="auto"/>
            <w:bottom w:val="none" w:sz="0" w:space="0" w:color="auto"/>
            <w:right w:val="none" w:sz="0" w:space="0" w:color="auto"/>
          </w:divBdr>
        </w:div>
        <w:div w:id="1317492463">
          <w:marLeft w:val="480"/>
          <w:marRight w:val="0"/>
          <w:marTop w:val="0"/>
          <w:marBottom w:val="0"/>
          <w:divBdr>
            <w:top w:val="none" w:sz="0" w:space="0" w:color="auto"/>
            <w:left w:val="none" w:sz="0" w:space="0" w:color="auto"/>
            <w:bottom w:val="none" w:sz="0" w:space="0" w:color="auto"/>
            <w:right w:val="none" w:sz="0" w:space="0" w:color="auto"/>
          </w:divBdr>
        </w:div>
        <w:div w:id="1320158105">
          <w:marLeft w:val="480"/>
          <w:marRight w:val="0"/>
          <w:marTop w:val="0"/>
          <w:marBottom w:val="0"/>
          <w:divBdr>
            <w:top w:val="none" w:sz="0" w:space="0" w:color="auto"/>
            <w:left w:val="none" w:sz="0" w:space="0" w:color="auto"/>
            <w:bottom w:val="none" w:sz="0" w:space="0" w:color="auto"/>
            <w:right w:val="none" w:sz="0" w:space="0" w:color="auto"/>
          </w:divBdr>
        </w:div>
        <w:div w:id="1448963170">
          <w:marLeft w:val="480"/>
          <w:marRight w:val="0"/>
          <w:marTop w:val="0"/>
          <w:marBottom w:val="0"/>
          <w:divBdr>
            <w:top w:val="none" w:sz="0" w:space="0" w:color="auto"/>
            <w:left w:val="none" w:sz="0" w:space="0" w:color="auto"/>
            <w:bottom w:val="none" w:sz="0" w:space="0" w:color="auto"/>
            <w:right w:val="none" w:sz="0" w:space="0" w:color="auto"/>
          </w:divBdr>
        </w:div>
        <w:div w:id="1473449720">
          <w:marLeft w:val="480"/>
          <w:marRight w:val="0"/>
          <w:marTop w:val="0"/>
          <w:marBottom w:val="0"/>
          <w:divBdr>
            <w:top w:val="none" w:sz="0" w:space="0" w:color="auto"/>
            <w:left w:val="none" w:sz="0" w:space="0" w:color="auto"/>
            <w:bottom w:val="none" w:sz="0" w:space="0" w:color="auto"/>
            <w:right w:val="none" w:sz="0" w:space="0" w:color="auto"/>
          </w:divBdr>
        </w:div>
        <w:div w:id="1500585593">
          <w:marLeft w:val="480"/>
          <w:marRight w:val="0"/>
          <w:marTop w:val="0"/>
          <w:marBottom w:val="0"/>
          <w:divBdr>
            <w:top w:val="none" w:sz="0" w:space="0" w:color="auto"/>
            <w:left w:val="none" w:sz="0" w:space="0" w:color="auto"/>
            <w:bottom w:val="none" w:sz="0" w:space="0" w:color="auto"/>
            <w:right w:val="none" w:sz="0" w:space="0" w:color="auto"/>
          </w:divBdr>
        </w:div>
        <w:div w:id="1606115332">
          <w:marLeft w:val="480"/>
          <w:marRight w:val="0"/>
          <w:marTop w:val="0"/>
          <w:marBottom w:val="0"/>
          <w:divBdr>
            <w:top w:val="none" w:sz="0" w:space="0" w:color="auto"/>
            <w:left w:val="none" w:sz="0" w:space="0" w:color="auto"/>
            <w:bottom w:val="none" w:sz="0" w:space="0" w:color="auto"/>
            <w:right w:val="none" w:sz="0" w:space="0" w:color="auto"/>
          </w:divBdr>
        </w:div>
        <w:div w:id="1655572887">
          <w:marLeft w:val="480"/>
          <w:marRight w:val="0"/>
          <w:marTop w:val="0"/>
          <w:marBottom w:val="0"/>
          <w:divBdr>
            <w:top w:val="none" w:sz="0" w:space="0" w:color="auto"/>
            <w:left w:val="none" w:sz="0" w:space="0" w:color="auto"/>
            <w:bottom w:val="none" w:sz="0" w:space="0" w:color="auto"/>
            <w:right w:val="none" w:sz="0" w:space="0" w:color="auto"/>
          </w:divBdr>
        </w:div>
        <w:div w:id="1656183633">
          <w:marLeft w:val="480"/>
          <w:marRight w:val="0"/>
          <w:marTop w:val="0"/>
          <w:marBottom w:val="0"/>
          <w:divBdr>
            <w:top w:val="none" w:sz="0" w:space="0" w:color="auto"/>
            <w:left w:val="none" w:sz="0" w:space="0" w:color="auto"/>
            <w:bottom w:val="none" w:sz="0" w:space="0" w:color="auto"/>
            <w:right w:val="none" w:sz="0" w:space="0" w:color="auto"/>
          </w:divBdr>
        </w:div>
        <w:div w:id="1803569421">
          <w:marLeft w:val="480"/>
          <w:marRight w:val="0"/>
          <w:marTop w:val="0"/>
          <w:marBottom w:val="0"/>
          <w:divBdr>
            <w:top w:val="none" w:sz="0" w:space="0" w:color="auto"/>
            <w:left w:val="none" w:sz="0" w:space="0" w:color="auto"/>
            <w:bottom w:val="none" w:sz="0" w:space="0" w:color="auto"/>
            <w:right w:val="none" w:sz="0" w:space="0" w:color="auto"/>
          </w:divBdr>
        </w:div>
        <w:div w:id="1841196031">
          <w:marLeft w:val="480"/>
          <w:marRight w:val="0"/>
          <w:marTop w:val="0"/>
          <w:marBottom w:val="0"/>
          <w:divBdr>
            <w:top w:val="none" w:sz="0" w:space="0" w:color="auto"/>
            <w:left w:val="none" w:sz="0" w:space="0" w:color="auto"/>
            <w:bottom w:val="none" w:sz="0" w:space="0" w:color="auto"/>
            <w:right w:val="none" w:sz="0" w:space="0" w:color="auto"/>
          </w:divBdr>
        </w:div>
        <w:div w:id="1852530943">
          <w:marLeft w:val="480"/>
          <w:marRight w:val="0"/>
          <w:marTop w:val="0"/>
          <w:marBottom w:val="0"/>
          <w:divBdr>
            <w:top w:val="none" w:sz="0" w:space="0" w:color="auto"/>
            <w:left w:val="none" w:sz="0" w:space="0" w:color="auto"/>
            <w:bottom w:val="none" w:sz="0" w:space="0" w:color="auto"/>
            <w:right w:val="none" w:sz="0" w:space="0" w:color="auto"/>
          </w:divBdr>
        </w:div>
        <w:div w:id="1940720289">
          <w:marLeft w:val="480"/>
          <w:marRight w:val="0"/>
          <w:marTop w:val="0"/>
          <w:marBottom w:val="0"/>
          <w:divBdr>
            <w:top w:val="none" w:sz="0" w:space="0" w:color="auto"/>
            <w:left w:val="none" w:sz="0" w:space="0" w:color="auto"/>
            <w:bottom w:val="none" w:sz="0" w:space="0" w:color="auto"/>
            <w:right w:val="none" w:sz="0" w:space="0" w:color="auto"/>
          </w:divBdr>
        </w:div>
        <w:div w:id="1945384064">
          <w:marLeft w:val="480"/>
          <w:marRight w:val="0"/>
          <w:marTop w:val="0"/>
          <w:marBottom w:val="0"/>
          <w:divBdr>
            <w:top w:val="none" w:sz="0" w:space="0" w:color="auto"/>
            <w:left w:val="none" w:sz="0" w:space="0" w:color="auto"/>
            <w:bottom w:val="none" w:sz="0" w:space="0" w:color="auto"/>
            <w:right w:val="none" w:sz="0" w:space="0" w:color="auto"/>
          </w:divBdr>
        </w:div>
        <w:div w:id="2007125509">
          <w:marLeft w:val="480"/>
          <w:marRight w:val="0"/>
          <w:marTop w:val="0"/>
          <w:marBottom w:val="0"/>
          <w:divBdr>
            <w:top w:val="none" w:sz="0" w:space="0" w:color="auto"/>
            <w:left w:val="none" w:sz="0" w:space="0" w:color="auto"/>
            <w:bottom w:val="none" w:sz="0" w:space="0" w:color="auto"/>
            <w:right w:val="none" w:sz="0" w:space="0" w:color="auto"/>
          </w:divBdr>
        </w:div>
        <w:div w:id="2089690067">
          <w:marLeft w:val="480"/>
          <w:marRight w:val="0"/>
          <w:marTop w:val="0"/>
          <w:marBottom w:val="0"/>
          <w:divBdr>
            <w:top w:val="none" w:sz="0" w:space="0" w:color="auto"/>
            <w:left w:val="none" w:sz="0" w:space="0" w:color="auto"/>
            <w:bottom w:val="none" w:sz="0" w:space="0" w:color="auto"/>
            <w:right w:val="none" w:sz="0" w:space="0" w:color="auto"/>
          </w:divBdr>
        </w:div>
        <w:div w:id="2119594612">
          <w:marLeft w:val="480"/>
          <w:marRight w:val="0"/>
          <w:marTop w:val="0"/>
          <w:marBottom w:val="0"/>
          <w:divBdr>
            <w:top w:val="none" w:sz="0" w:space="0" w:color="auto"/>
            <w:left w:val="none" w:sz="0" w:space="0" w:color="auto"/>
            <w:bottom w:val="none" w:sz="0" w:space="0" w:color="auto"/>
            <w:right w:val="none" w:sz="0" w:space="0" w:color="auto"/>
          </w:divBdr>
        </w:div>
      </w:divsChild>
    </w:div>
    <w:div w:id="1394430131">
      <w:bodyDiv w:val="1"/>
      <w:marLeft w:val="0"/>
      <w:marRight w:val="0"/>
      <w:marTop w:val="0"/>
      <w:marBottom w:val="0"/>
      <w:divBdr>
        <w:top w:val="none" w:sz="0" w:space="0" w:color="auto"/>
        <w:left w:val="none" w:sz="0" w:space="0" w:color="auto"/>
        <w:bottom w:val="none" w:sz="0" w:space="0" w:color="auto"/>
        <w:right w:val="none" w:sz="0" w:space="0" w:color="auto"/>
      </w:divBdr>
    </w:div>
    <w:div w:id="1396245892">
      <w:bodyDiv w:val="1"/>
      <w:marLeft w:val="0"/>
      <w:marRight w:val="0"/>
      <w:marTop w:val="0"/>
      <w:marBottom w:val="0"/>
      <w:divBdr>
        <w:top w:val="none" w:sz="0" w:space="0" w:color="auto"/>
        <w:left w:val="none" w:sz="0" w:space="0" w:color="auto"/>
        <w:bottom w:val="none" w:sz="0" w:space="0" w:color="auto"/>
        <w:right w:val="none" w:sz="0" w:space="0" w:color="auto"/>
      </w:divBdr>
    </w:div>
    <w:div w:id="1400977887">
      <w:bodyDiv w:val="1"/>
      <w:marLeft w:val="0"/>
      <w:marRight w:val="0"/>
      <w:marTop w:val="0"/>
      <w:marBottom w:val="0"/>
      <w:divBdr>
        <w:top w:val="none" w:sz="0" w:space="0" w:color="auto"/>
        <w:left w:val="none" w:sz="0" w:space="0" w:color="auto"/>
        <w:bottom w:val="none" w:sz="0" w:space="0" w:color="auto"/>
        <w:right w:val="none" w:sz="0" w:space="0" w:color="auto"/>
      </w:divBdr>
    </w:div>
    <w:div w:id="1406031600">
      <w:bodyDiv w:val="1"/>
      <w:marLeft w:val="0"/>
      <w:marRight w:val="0"/>
      <w:marTop w:val="0"/>
      <w:marBottom w:val="0"/>
      <w:divBdr>
        <w:top w:val="none" w:sz="0" w:space="0" w:color="auto"/>
        <w:left w:val="none" w:sz="0" w:space="0" w:color="auto"/>
        <w:bottom w:val="none" w:sz="0" w:space="0" w:color="auto"/>
        <w:right w:val="none" w:sz="0" w:space="0" w:color="auto"/>
      </w:divBdr>
      <w:divsChild>
        <w:div w:id="6520719">
          <w:marLeft w:val="480"/>
          <w:marRight w:val="0"/>
          <w:marTop w:val="0"/>
          <w:marBottom w:val="0"/>
          <w:divBdr>
            <w:top w:val="none" w:sz="0" w:space="0" w:color="auto"/>
            <w:left w:val="none" w:sz="0" w:space="0" w:color="auto"/>
            <w:bottom w:val="none" w:sz="0" w:space="0" w:color="auto"/>
            <w:right w:val="none" w:sz="0" w:space="0" w:color="auto"/>
          </w:divBdr>
        </w:div>
        <w:div w:id="86653673">
          <w:marLeft w:val="480"/>
          <w:marRight w:val="0"/>
          <w:marTop w:val="0"/>
          <w:marBottom w:val="0"/>
          <w:divBdr>
            <w:top w:val="none" w:sz="0" w:space="0" w:color="auto"/>
            <w:left w:val="none" w:sz="0" w:space="0" w:color="auto"/>
            <w:bottom w:val="none" w:sz="0" w:space="0" w:color="auto"/>
            <w:right w:val="none" w:sz="0" w:space="0" w:color="auto"/>
          </w:divBdr>
        </w:div>
        <w:div w:id="98724376">
          <w:marLeft w:val="480"/>
          <w:marRight w:val="0"/>
          <w:marTop w:val="0"/>
          <w:marBottom w:val="0"/>
          <w:divBdr>
            <w:top w:val="none" w:sz="0" w:space="0" w:color="auto"/>
            <w:left w:val="none" w:sz="0" w:space="0" w:color="auto"/>
            <w:bottom w:val="none" w:sz="0" w:space="0" w:color="auto"/>
            <w:right w:val="none" w:sz="0" w:space="0" w:color="auto"/>
          </w:divBdr>
        </w:div>
        <w:div w:id="106891884">
          <w:marLeft w:val="480"/>
          <w:marRight w:val="0"/>
          <w:marTop w:val="0"/>
          <w:marBottom w:val="0"/>
          <w:divBdr>
            <w:top w:val="none" w:sz="0" w:space="0" w:color="auto"/>
            <w:left w:val="none" w:sz="0" w:space="0" w:color="auto"/>
            <w:bottom w:val="none" w:sz="0" w:space="0" w:color="auto"/>
            <w:right w:val="none" w:sz="0" w:space="0" w:color="auto"/>
          </w:divBdr>
        </w:div>
        <w:div w:id="264700291">
          <w:marLeft w:val="480"/>
          <w:marRight w:val="0"/>
          <w:marTop w:val="0"/>
          <w:marBottom w:val="0"/>
          <w:divBdr>
            <w:top w:val="none" w:sz="0" w:space="0" w:color="auto"/>
            <w:left w:val="none" w:sz="0" w:space="0" w:color="auto"/>
            <w:bottom w:val="none" w:sz="0" w:space="0" w:color="auto"/>
            <w:right w:val="none" w:sz="0" w:space="0" w:color="auto"/>
          </w:divBdr>
        </w:div>
        <w:div w:id="325524759">
          <w:marLeft w:val="480"/>
          <w:marRight w:val="0"/>
          <w:marTop w:val="0"/>
          <w:marBottom w:val="0"/>
          <w:divBdr>
            <w:top w:val="none" w:sz="0" w:space="0" w:color="auto"/>
            <w:left w:val="none" w:sz="0" w:space="0" w:color="auto"/>
            <w:bottom w:val="none" w:sz="0" w:space="0" w:color="auto"/>
            <w:right w:val="none" w:sz="0" w:space="0" w:color="auto"/>
          </w:divBdr>
        </w:div>
        <w:div w:id="397827714">
          <w:marLeft w:val="480"/>
          <w:marRight w:val="0"/>
          <w:marTop w:val="0"/>
          <w:marBottom w:val="0"/>
          <w:divBdr>
            <w:top w:val="none" w:sz="0" w:space="0" w:color="auto"/>
            <w:left w:val="none" w:sz="0" w:space="0" w:color="auto"/>
            <w:bottom w:val="none" w:sz="0" w:space="0" w:color="auto"/>
            <w:right w:val="none" w:sz="0" w:space="0" w:color="auto"/>
          </w:divBdr>
        </w:div>
        <w:div w:id="402685557">
          <w:marLeft w:val="480"/>
          <w:marRight w:val="0"/>
          <w:marTop w:val="0"/>
          <w:marBottom w:val="0"/>
          <w:divBdr>
            <w:top w:val="none" w:sz="0" w:space="0" w:color="auto"/>
            <w:left w:val="none" w:sz="0" w:space="0" w:color="auto"/>
            <w:bottom w:val="none" w:sz="0" w:space="0" w:color="auto"/>
            <w:right w:val="none" w:sz="0" w:space="0" w:color="auto"/>
          </w:divBdr>
        </w:div>
        <w:div w:id="408700109">
          <w:marLeft w:val="480"/>
          <w:marRight w:val="0"/>
          <w:marTop w:val="0"/>
          <w:marBottom w:val="0"/>
          <w:divBdr>
            <w:top w:val="none" w:sz="0" w:space="0" w:color="auto"/>
            <w:left w:val="none" w:sz="0" w:space="0" w:color="auto"/>
            <w:bottom w:val="none" w:sz="0" w:space="0" w:color="auto"/>
            <w:right w:val="none" w:sz="0" w:space="0" w:color="auto"/>
          </w:divBdr>
        </w:div>
        <w:div w:id="488911915">
          <w:marLeft w:val="480"/>
          <w:marRight w:val="0"/>
          <w:marTop w:val="0"/>
          <w:marBottom w:val="0"/>
          <w:divBdr>
            <w:top w:val="none" w:sz="0" w:space="0" w:color="auto"/>
            <w:left w:val="none" w:sz="0" w:space="0" w:color="auto"/>
            <w:bottom w:val="none" w:sz="0" w:space="0" w:color="auto"/>
            <w:right w:val="none" w:sz="0" w:space="0" w:color="auto"/>
          </w:divBdr>
        </w:div>
        <w:div w:id="513345611">
          <w:marLeft w:val="480"/>
          <w:marRight w:val="0"/>
          <w:marTop w:val="0"/>
          <w:marBottom w:val="0"/>
          <w:divBdr>
            <w:top w:val="none" w:sz="0" w:space="0" w:color="auto"/>
            <w:left w:val="none" w:sz="0" w:space="0" w:color="auto"/>
            <w:bottom w:val="none" w:sz="0" w:space="0" w:color="auto"/>
            <w:right w:val="none" w:sz="0" w:space="0" w:color="auto"/>
          </w:divBdr>
        </w:div>
        <w:div w:id="617301513">
          <w:marLeft w:val="480"/>
          <w:marRight w:val="0"/>
          <w:marTop w:val="0"/>
          <w:marBottom w:val="0"/>
          <w:divBdr>
            <w:top w:val="none" w:sz="0" w:space="0" w:color="auto"/>
            <w:left w:val="none" w:sz="0" w:space="0" w:color="auto"/>
            <w:bottom w:val="none" w:sz="0" w:space="0" w:color="auto"/>
            <w:right w:val="none" w:sz="0" w:space="0" w:color="auto"/>
          </w:divBdr>
        </w:div>
        <w:div w:id="738479316">
          <w:marLeft w:val="480"/>
          <w:marRight w:val="0"/>
          <w:marTop w:val="0"/>
          <w:marBottom w:val="0"/>
          <w:divBdr>
            <w:top w:val="none" w:sz="0" w:space="0" w:color="auto"/>
            <w:left w:val="none" w:sz="0" w:space="0" w:color="auto"/>
            <w:bottom w:val="none" w:sz="0" w:space="0" w:color="auto"/>
            <w:right w:val="none" w:sz="0" w:space="0" w:color="auto"/>
          </w:divBdr>
        </w:div>
        <w:div w:id="742215432">
          <w:marLeft w:val="480"/>
          <w:marRight w:val="0"/>
          <w:marTop w:val="0"/>
          <w:marBottom w:val="0"/>
          <w:divBdr>
            <w:top w:val="none" w:sz="0" w:space="0" w:color="auto"/>
            <w:left w:val="none" w:sz="0" w:space="0" w:color="auto"/>
            <w:bottom w:val="none" w:sz="0" w:space="0" w:color="auto"/>
            <w:right w:val="none" w:sz="0" w:space="0" w:color="auto"/>
          </w:divBdr>
        </w:div>
        <w:div w:id="847791567">
          <w:marLeft w:val="480"/>
          <w:marRight w:val="0"/>
          <w:marTop w:val="0"/>
          <w:marBottom w:val="0"/>
          <w:divBdr>
            <w:top w:val="none" w:sz="0" w:space="0" w:color="auto"/>
            <w:left w:val="none" w:sz="0" w:space="0" w:color="auto"/>
            <w:bottom w:val="none" w:sz="0" w:space="0" w:color="auto"/>
            <w:right w:val="none" w:sz="0" w:space="0" w:color="auto"/>
          </w:divBdr>
        </w:div>
        <w:div w:id="979840963">
          <w:marLeft w:val="480"/>
          <w:marRight w:val="0"/>
          <w:marTop w:val="0"/>
          <w:marBottom w:val="0"/>
          <w:divBdr>
            <w:top w:val="none" w:sz="0" w:space="0" w:color="auto"/>
            <w:left w:val="none" w:sz="0" w:space="0" w:color="auto"/>
            <w:bottom w:val="none" w:sz="0" w:space="0" w:color="auto"/>
            <w:right w:val="none" w:sz="0" w:space="0" w:color="auto"/>
          </w:divBdr>
        </w:div>
        <w:div w:id="1044906844">
          <w:marLeft w:val="480"/>
          <w:marRight w:val="0"/>
          <w:marTop w:val="0"/>
          <w:marBottom w:val="0"/>
          <w:divBdr>
            <w:top w:val="none" w:sz="0" w:space="0" w:color="auto"/>
            <w:left w:val="none" w:sz="0" w:space="0" w:color="auto"/>
            <w:bottom w:val="none" w:sz="0" w:space="0" w:color="auto"/>
            <w:right w:val="none" w:sz="0" w:space="0" w:color="auto"/>
          </w:divBdr>
        </w:div>
        <w:div w:id="1170943945">
          <w:marLeft w:val="480"/>
          <w:marRight w:val="0"/>
          <w:marTop w:val="0"/>
          <w:marBottom w:val="0"/>
          <w:divBdr>
            <w:top w:val="none" w:sz="0" w:space="0" w:color="auto"/>
            <w:left w:val="none" w:sz="0" w:space="0" w:color="auto"/>
            <w:bottom w:val="none" w:sz="0" w:space="0" w:color="auto"/>
            <w:right w:val="none" w:sz="0" w:space="0" w:color="auto"/>
          </w:divBdr>
        </w:div>
        <w:div w:id="1228877234">
          <w:marLeft w:val="480"/>
          <w:marRight w:val="0"/>
          <w:marTop w:val="0"/>
          <w:marBottom w:val="0"/>
          <w:divBdr>
            <w:top w:val="none" w:sz="0" w:space="0" w:color="auto"/>
            <w:left w:val="none" w:sz="0" w:space="0" w:color="auto"/>
            <w:bottom w:val="none" w:sz="0" w:space="0" w:color="auto"/>
            <w:right w:val="none" w:sz="0" w:space="0" w:color="auto"/>
          </w:divBdr>
        </w:div>
        <w:div w:id="1250118360">
          <w:marLeft w:val="480"/>
          <w:marRight w:val="0"/>
          <w:marTop w:val="0"/>
          <w:marBottom w:val="0"/>
          <w:divBdr>
            <w:top w:val="none" w:sz="0" w:space="0" w:color="auto"/>
            <w:left w:val="none" w:sz="0" w:space="0" w:color="auto"/>
            <w:bottom w:val="none" w:sz="0" w:space="0" w:color="auto"/>
            <w:right w:val="none" w:sz="0" w:space="0" w:color="auto"/>
          </w:divBdr>
        </w:div>
        <w:div w:id="1327785448">
          <w:marLeft w:val="480"/>
          <w:marRight w:val="0"/>
          <w:marTop w:val="0"/>
          <w:marBottom w:val="0"/>
          <w:divBdr>
            <w:top w:val="none" w:sz="0" w:space="0" w:color="auto"/>
            <w:left w:val="none" w:sz="0" w:space="0" w:color="auto"/>
            <w:bottom w:val="none" w:sz="0" w:space="0" w:color="auto"/>
            <w:right w:val="none" w:sz="0" w:space="0" w:color="auto"/>
          </w:divBdr>
        </w:div>
        <w:div w:id="1377966401">
          <w:marLeft w:val="480"/>
          <w:marRight w:val="0"/>
          <w:marTop w:val="0"/>
          <w:marBottom w:val="0"/>
          <w:divBdr>
            <w:top w:val="none" w:sz="0" w:space="0" w:color="auto"/>
            <w:left w:val="none" w:sz="0" w:space="0" w:color="auto"/>
            <w:bottom w:val="none" w:sz="0" w:space="0" w:color="auto"/>
            <w:right w:val="none" w:sz="0" w:space="0" w:color="auto"/>
          </w:divBdr>
        </w:div>
        <w:div w:id="1378818839">
          <w:marLeft w:val="480"/>
          <w:marRight w:val="0"/>
          <w:marTop w:val="0"/>
          <w:marBottom w:val="0"/>
          <w:divBdr>
            <w:top w:val="none" w:sz="0" w:space="0" w:color="auto"/>
            <w:left w:val="none" w:sz="0" w:space="0" w:color="auto"/>
            <w:bottom w:val="none" w:sz="0" w:space="0" w:color="auto"/>
            <w:right w:val="none" w:sz="0" w:space="0" w:color="auto"/>
          </w:divBdr>
        </w:div>
        <w:div w:id="1384017236">
          <w:marLeft w:val="480"/>
          <w:marRight w:val="0"/>
          <w:marTop w:val="0"/>
          <w:marBottom w:val="0"/>
          <w:divBdr>
            <w:top w:val="none" w:sz="0" w:space="0" w:color="auto"/>
            <w:left w:val="none" w:sz="0" w:space="0" w:color="auto"/>
            <w:bottom w:val="none" w:sz="0" w:space="0" w:color="auto"/>
            <w:right w:val="none" w:sz="0" w:space="0" w:color="auto"/>
          </w:divBdr>
        </w:div>
        <w:div w:id="1462924120">
          <w:marLeft w:val="480"/>
          <w:marRight w:val="0"/>
          <w:marTop w:val="0"/>
          <w:marBottom w:val="0"/>
          <w:divBdr>
            <w:top w:val="none" w:sz="0" w:space="0" w:color="auto"/>
            <w:left w:val="none" w:sz="0" w:space="0" w:color="auto"/>
            <w:bottom w:val="none" w:sz="0" w:space="0" w:color="auto"/>
            <w:right w:val="none" w:sz="0" w:space="0" w:color="auto"/>
          </w:divBdr>
        </w:div>
        <w:div w:id="1578781945">
          <w:marLeft w:val="480"/>
          <w:marRight w:val="0"/>
          <w:marTop w:val="0"/>
          <w:marBottom w:val="0"/>
          <w:divBdr>
            <w:top w:val="none" w:sz="0" w:space="0" w:color="auto"/>
            <w:left w:val="none" w:sz="0" w:space="0" w:color="auto"/>
            <w:bottom w:val="none" w:sz="0" w:space="0" w:color="auto"/>
            <w:right w:val="none" w:sz="0" w:space="0" w:color="auto"/>
          </w:divBdr>
        </w:div>
        <w:div w:id="1661618106">
          <w:marLeft w:val="480"/>
          <w:marRight w:val="0"/>
          <w:marTop w:val="0"/>
          <w:marBottom w:val="0"/>
          <w:divBdr>
            <w:top w:val="none" w:sz="0" w:space="0" w:color="auto"/>
            <w:left w:val="none" w:sz="0" w:space="0" w:color="auto"/>
            <w:bottom w:val="none" w:sz="0" w:space="0" w:color="auto"/>
            <w:right w:val="none" w:sz="0" w:space="0" w:color="auto"/>
          </w:divBdr>
        </w:div>
        <w:div w:id="1662345452">
          <w:marLeft w:val="480"/>
          <w:marRight w:val="0"/>
          <w:marTop w:val="0"/>
          <w:marBottom w:val="0"/>
          <w:divBdr>
            <w:top w:val="none" w:sz="0" w:space="0" w:color="auto"/>
            <w:left w:val="none" w:sz="0" w:space="0" w:color="auto"/>
            <w:bottom w:val="none" w:sz="0" w:space="0" w:color="auto"/>
            <w:right w:val="none" w:sz="0" w:space="0" w:color="auto"/>
          </w:divBdr>
        </w:div>
        <w:div w:id="1695107260">
          <w:marLeft w:val="480"/>
          <w:marRight w:val="0"/>
          <w:marTop w:val="0"/>
          <w:marBottom w:val="0"/>
          <w:divBdr>
            <w:top w:val="none" w:sz="0" w:space="0" w:color="auto"/>
            <w:left w:val="none" w:sz="0" w:space="0" w:color="auto"/>
            <w:bottom w:val="none" w:sz="0" w:space="0" w:color="auto"/>
            <w:right w:val="none" w:sz="0" w:space="0" w:color="auto"/>
          </w:divBdr>
        </w:div>
        <w:div w:id="1730806091">
          <w:marLeft w:val="480"/>
          <w:marRight w:val="0"/>
          <w:marTop w:val="0"/>
          <w:marBottom w:val="0"/>
          <w:divBdr>
            <w:top w:val="none" w:sz="0" w:space="0" w:color="auto"/>
            <w:left w:val="none" w:sz="0" w:space="0" w:color="auto"/>
            <w:bottom w:val="none" w:sz="0" w:space="0" w:color="auto"/>
            <w:right w:val="none" w:sz="0" w:space="0" w:color="auto"/>
          </w:divBdr>
        </w:div>
        <w:div w:id="1744911879">
          <w:marLeft w:val="480"/>
          <w:marRight w:val="0"/>
          <w:marTop w:val="0"/>
          <w:marBottom w:val="0"/>
          <w:divBdr>
            <w:top w:val="none" w:sz="0" w:space="0" w:color="auto"/>
            <w:left w:val="none" w:sz="0" w:space="0" w:color="auto"/>
            <w:bottom w:val="none" w:sz="0" w:space="0" w:color="auto"/>
            <w:right w:val="none" w:sz="0" w:space="0" w:color="auto"/>
          </w:divBdr>
        </w:div>
        <w:div w:id="1886984084">
          <w:marLeft w:val="480"/>
          <w:marRight w:val="0"/>
          <w:marTop w:val="0"/>
          <w:marBottom w:val="0"/>
          <w:divBdr>
            <w:top w:val="none" w:sz="0" w:space="0" w:color="auto"/>
            <w:left w:val="none" w:sz="0" w:space="0" w:color="auto"/>
            <w:bottom w:val="none" w:sz="0" w:space="0" w:color="auto"/>
            <w:right w:val="none" w:sz="0" w:space="0" w:color="auto"/>
          </w:divBdr>
        </w:div>
        <w:div w:id="1945529787">
          <w:marLeft w:val="480"/>
          <w:marRight w:val="0"/>
          <w:marTop w:val="0"/>
          <w:marBottom w:val="0"/>
          <w:divBdr>
            <w:top w:val="none" w:sz="0" w:space="0" w:color="auto"/>
            <w:left w:val="none" w:sz="0" w:space="0" w:color="auto"/>
            <w:bottom w:val="none" w:sz="0" w:space="0" w:color="auto"/>
            <w:right w:val="none" w:sz="0" w:space="0" w:color="auto"/>
          </w:divBdr>
        </w:div>
        <w:div w:id="1983191561">
          <w:marLeft w:val="480"/>
          <w:marRight w:val="0"/>
          <w:marTop w:val="0"/>
          <w:marBottom w:val="0"/>
          <w:divBdr>
            <w:top w:val="none" w:sz="0" w:space="0" w:color="auto"/>
            <w:left w:val="none" w:sz="0" w:space="0" w:color="auto"/>
            <w:bottom w:val="none" w:sz="0" w:space="0" w:color="auto"/>
            <w:right w:val="none" w:sz="0" w:space="0" w:color="auto"/>
          </w:divBdr>
        </w:div>
        <w:div w:id="2006739635">
          <w:marLeft w:val="480"/>
          <w:marRight w:val="0"/>
          <w:marTop w:val="0"/>
          <w:marBottom w:val="0"/>
          <w:divBdr>
            <w:top w:val="none" w:sz="0" w:space="0" w:color="auto"/>
            <w:left w:val="none" w:sz="0" w:space="0" w:color="auto"/>
            <w:bottom w:val="none" w:sz="0" w:space="0" w:color="auto"/>
            <w:right w:val="none" w:sz="0" w:space="0" w:color="auto"/>
          </w:divBdr>
        </w:div>
        <w:div w:id="2137872921">
          <w:marLeft w:val="480"/>
          <w:marRight w:val="0"/>
          <w:marTop w:val="0"/>
          <w:marBottom w:val="0"/>
          <w:divBdr>
            <w:top w:val="none" w:sz="0" w:space="0" w:color="auto"/>
            <w:left w:val="none" w:sz="0" w:space="0" w:color="auto"/>
            <w:bottom w:val="none" w:sz="0" w:space="0" w:color="auto"/>
            <w:right w:val="none" w:sz="0" w:space="0" w:color="auto"/>
          </w:divBdr>
        </w:div>
      </w:divsChild>
    </w:div>
    <w:div w:id="1415855539">
      <w:bodyDiv w:val="1"/>
      <w:marLeft w:val="0"/>
      <w:marRight w:val="0"/>
      <w:marTop w:val="0"/>
      <w:marBottom w:val="0"/>
      <w:divBdr>
        <w:top w:val="none" w:sz="0" w:space="0" w:color="auto"/>
        <w:left w:val="none" w:sz="0" w:space="0" w:color="auto"/>
        <w:bottom w:val="none" w:sz="0" w:space="0" w:color="auto"/>
        <w:right w:val="none" w:sz="0" w:space="0" w:color="auto"/>
      </w:divBdr>
    </w:div>
    <w:div w:id="1421637437">
      <w:bodyDiv w:val="1"/>
      <w:marLeft w:val="0"/>
      <w:marRight w:val="0"/>
      <w:marTop w:val="0"/>
      <w:marBottom w:val="0"/>
      <w:divBdr>
        <w:top w:val="none" w:sz="0" w:space="0" w:color="auto"/>
        <w:left w:val="none" w:sz="0" w:space="0" w:color="auto"/>
        <w:bottom w:val="none" w:sz="0" w:space="0" w:color="auto"/>
        <w:right w:val="none" w:sz="0" w:space="0" w:color="auto"/>
      </w:divBdr>
    </w:div>
    <w:div w:id="1423599890">
      <w:bodyDiv w:val="1"/>
      <w:marLeft w:val="0"/>
      <w:marRight w:val="0"/>
      <w:marTop w:val="0"/>
      <w:marBottom w:val="0"/>
      <w:divBdr>
        <w:top w:val="none" w:sz="0" w:space="0" w:color="auto"/>
        <w:left w:val="none" w:sz="0" w:space="0" w:color="auto"/>
        <w:bottom w:val="none" w:sz="0" w:space="0" w:color="auto"/>
        <w:right w:val="none" w:sz="0" w:space="0" w:color="auto"/>
      </w:divBdr>
      <w:divsChild>
        <w:div w:id="251206180">
          <w:marLeft w:val="0"/>
          <w:marRight w:val="0"/>
          <w:marTop w:val="0"/>
          <w:marBottom w:val="0"/>
          <w:divBdr>
            <w:top w:val="none" w:sz="0" w:space="0" w:color="auto"/>
            <w:left w:val="none" w:sz="0" w:space="0" w:color="auto"/>
            <w:bottom w:val="none" w:sz="0" w:space="0" w:color="auto"/>
            <w:right w:val="none" w:sz="0" w:space="0" w:color="auto"/>
          </w:divBdr>
        </w:div>
      </w:divsChild>
    </w:div>
    <w:div w:id="1430349729">
      <w:bodyDiv w:val="1"/>
      <w:marLeft w:val="0"/>
      <w:marRight w:val="0"/>
      <w:marTop w:val="0"/>
      <w:marBottom w:val="0"/>
      <w:divBdr>
        <w:top w:val="none" w:sz="0" w:space="0" w:color="auto"/>
        <w:left w:val="none" w:sz="0" w:space="0" w:color="auto"/>
        <w:bottom w:val="none" w:sz="0" w:space="0" w:color="auto"/>
        <w:right w:val="none" w:sz="0" w:space="0" w:color="auto"/>
      </w:divBdr>
    </w:div>
    <w:div w:id="1433404065">
      <w:bodyDiv w:val="1"/>
      <w:marLeft w:val="0"/>
      <w:marRight w:val="0"/>
      <w:marTop w:val="0"/>
      <w:marBottom w:val="0"/>
      <w:divBdr>
        <w:top w:val="none" w:sz="0" w:space="0" w:color="auto"/>
        <w:left w:val="none" w:sz="0" w:space="0" w:color="auto"/>
        <w:bottom w:val="none" w:sz="0" w:space="0" w:color="auto"/>
        <w:right w:val="none" w:sz="0" w:space="0" w:color="auto"/>
      </w:divBdr>
    </w:div>
    <w:div w:id="1433551875">
      <w:bodyDiv w:val="1"/>
      <w:marLeft w:val="0"/>
      <w:marRight w:val="0"/>
      <w:marTop w:val="0"/>
      <w:marBottom w:val="0"/>
      <w:divBdr>
        <w:top w:val="none" w:sz="0" w:space="0" w:color="auto"/>
        <w:left w:val="none" w:sz="0" w:space="0" w:color="auto"/>
        <w:bottom w:val="none" w:sz="0" w:space="0" w:color="auto"/>
        <w:right w:val="none" w:sz="0" w:space="0" w:color="auto"/>
      </w:divBdr>
    </w:div>
    <w:div w:id="1434596223">
      <w:bodyDiv w:val="1"/>
      <w:marLeft w:val="0"/>
      <w:marRight w:val="0"/>
      <w:marTop w:val="0"/>
      <w:marBottom w:val="0"/>
      <w:divBdr>
        <w:top w:val="none" w:sz="0" w:space="0" w:color="auto"/>
        <w:left w:val="none" w:sz="0" w:space="0" w:color="auto"/>
        <w:bottom w:val="none" w:sz="0" w:space="0" w:color="auto"/>
        <w:right w:val="none" w:sz="0" w:space="0" w:color="auto"/>
      </w:divBdr>
      <w:divsChild>
        <w:div w:id="97912753">
          <w:marLeft w:val="480"/>
          <w:marRight w:val="0"/>
          <w:marTop w:val="0"/>
          <w:marBottom w:val="0"/>
          <w:divBdr>
            <w:top w:val="none" w:sz="0" w:space="0" w:color="auto"/>
            <w:left w:val="none" w:sz="0" w:space="0" w:color="auto"/>
            <w:bottom w:val="none" w:sz="0" w:space="0" w:color="auto"/>
            <w:right w:val="none" w:sz="0" w:space="0" w:color="auto"/>
          </w:divBdr>
        </w:div>
        <w:div w:id="116342992">
          <w:marLeft w:val="480"/>
          <w:marRight w:val="0"/>
          <w:marTop w:val="0"/>
          <w:marBottom w:val="0"/>
          <w:divBdr>
            <w:top w:val="none" w:sz="0" w:space="0" w:color="auto"/>
            <w:left w:val="none" w:sz="0" w:space="0" w:color="auto"/>
            <w:bottom w:val="none" w:sz="0" w:space="0" w:color="auto"/>
            <w:right w:val="none" w:sz="0" w:space="0" w:color="auto"/>
          </w:divBdr>
        </w:div>
        <w:div w:id="153841243">
          <w:marLeft w:val="480"/>
          <w:marRight w:val="0"/>
          <w:marTop w:val="0"/>
          <w:marBottom w:val="0"/>
          <w:divBdr>
            <w:top w:val="none" w:sz="0" w:space="0" w:color="auto"/>
            <w:left w:val="none" w:sz="0" w:space="0" w:color="auto"/>
            <w:bottom w:val="none" w:sz="0" w:space="0" w:color="auto"/>
            <w:right w:val="none" w:sz="0" w:space="0" w:color="auto"/>
          </w:divBdr>
        </w:div>
        <w:div w:id="197666729">
          <w:marLeft w:val="480"/>
          <w:marRight w:val="0"/>
          <w:marTop w:val="0"/>
          <w:marBottom w:val="0"/>
          <w:divBdr>
            <w:top w:val="none" w:sz="0" w:space="0" w:color="auto"/>
            <w:left w:val="none" w:sz="0" w:space="0" w:color="auto"/>
            <w:bottom w:val="none" w:sz="0" w:space="0" w:color="auto"/>
            <w:right w:val="none" w:sz="0" w:space="0" w:color="auto"/>
          </w:divBdr>
        </w:div>
        <w:div w:id="278224727">
          <w:marLeft w:val="480"/>
          <w:marRight w:val="0"/>
          <w:marTop w:val="0"/>
          <w:marBottom w:val="0"/>
          <w:divBdr>
            <w:top w:val="none" w:sz="0" w:space="0" w:color="auto"/>
            <w:left w:val="none" w:sz="0" w:space="0" w:color="auto"/>
            <w:bottom w:val="none" w:sz="0" w:space="0" w:color="auto"/>
            <w:right w:val="none" w:sz="0" w:space="0" w:color="auto"/>
          </w:divBdr>
        </w:div>
        <w:div w:id="397821315">
          <w:marLeft w:val="480"/>
          <w:marRight w:val="0"/>
          <w:marTop w:val="0"/>
          <w:marBottom w:val="0"/>
          <w:divBdr>
            <w:top w:val="none" w:sz="0" w:space="0" w:color="auto"/>
            <w:left w:val="none" w:sz="0" w:space="0" w:color="auto"/>
            <w:bottom w:val="none" w:sz="0" w:space="0" w:color="auto"/>
            <w:right w:val="none" w:sz="0" w:space="0" w:color="auto"/>
          </w:divBdr>
        </w:div>
        <w:div w:id="402261923">
          <w:marLeft w:val="480"/>
          <w:marRight w:val="0"/>
          <w:marTop w:val="0"/>
          <w:marBottom w:val="0"/>
          <w:divBdr>
            <w:top w:val="none" w:sz="0" w:space="0" w:color="auto"/>
            <w:left w:val="none" w:sz="0" w:space="0" w:color="auto"/>
            <w:bottom w:val="none" w:sz="0" w:space="0" w:color="auto"/>
            <w:right w:val="none" w:sz="0" w:space="0" w:color="auto"/>
          </w:divBdr>
        </w:div>
        <w:div w:id="409619922">
          <w:marLeft w:val="480"/>
          <w:marRight w:val="0"/>
          <w:marTop w:val="0"/>
          <w:marBottom w:val="0"/>
          <w:divBdr>
            <w:top w:val="none" w:sz="0" w:space="0" w:color="auto"/>
            <w:left w:val="none" w:sz="0" w:space="0" w:color="auto"/>
            <w:bottom w:val="none" w:sz="0" w:space="0" w:color="auto"/>
            <w:right w:val="none" w:sz="0" w:space="0" w:color="auto"/>
          </w:divBdr>
        </w:div>
        <w:div w:id="447774600">
          <w:marLeft w:val="480"/>
          <w:marRight w:val="0"/>
          <w:marTop w:val="0"/>
          <w:marBottom w:val="0"/>
          <w:divBdr>
            <w:top w:val="none" w:sz="0" w:space="0" w:color="auto"/>
            <w:left w:val="none" w:sz="0" w:space="0" w:color="auto"/>
            <w:bottom w:val="none" w:sz="0" w:space="0" w:color="auto"/>
            <w:right w:val="none" w:sz="0" w:space="0" w:color="auto"/>
          </w:divBdr>
        </w:div>
        <w:div w:id="647056666">
          <w:marLeft w:val="480"/>
          <w:marRight w:val="0"/>
          <w:marTop w:val="0"/>
          <w:marBottom w:val="0"/>
          <w:divBdr>
            <w:top w:val="none" w:sz="0" w:space="0" w:color="auto"/>
            <w:left w:val="none" w:sz="0" w:space="0" w:color="auto"/>
            <w:bottom w:val="none" w:sz="0" w:space="0" w:color="auto"/>
            <w:right w:val="none" w:sz="0" w:space="0" w:color="auto"/>
          </w:divBdr>
        </w:div>
        <w:div w:id="659505675">
          <w:marLeft w:val="480"/>
          <w:marRight w:val="0"/>
          <w:marTop w:val="0"/>
          <w:marBottom w:val="0"/>
          <w:divBdr>
            <w:top w:val="none" w:sz="0" w:space="0" w:color="auto"/>
            <w:left w:val="none" w:sz="0" w:space="0" w:color="auto"/>
            <w:bottom w:val="none" w:sz="0" w:space="0" w:color="auto"/>
            <w:right w:val="none" w:sz="0" w:space="0" w:color="auto"/>
          </w:divBdr>
        </w:div>
        <w:div w:id="686565455">
          <w:marLeft w:val="480"/>
          <w:marRight w:val="0"/>
          <w:marTop w:val="0"/>
          <w:marBottom w:val="0"/>
          <w:divBdr>
            <w:top w:val="none" w:sz="0" w:space="0" w:color="auto"/>
            <w:left w:val="none" w:sz="0" w:space="0" w:color="auto"/>
            <w:bottom w:val="none" w:sz="0" w:space="0" w:color="auto"/>
            <w:right w:val="none" w:sz="0" w:space="0" w:color="auto"/>
          </w:divBdr>
        </w:div>
        <w:div w:id="733745567">
          <w:marLeft w:val="480"/>
          <w:marRight w:val="0"/>
          <w:marTop w:val="0"/>
          <w:marBottom w:val="0"/>
          <w:divBdr>
            <w:top w:val="none" w:sz="0" w:space="0" w:color="auto"/>
            <w:left w:val="none" w:sz="0" w:space="0" w:color="auto"/>
            <w:bottom w:val="none" w:sz="0" w:space="0" w:color="auto"/>
            <w:right w:val="none" w:sz="0" w:space="0" w:color="auto"/>
          </w:divBdr>
        </w:div>
        <w:div w:id="878474188">
          <w:marLeft w:val="480"/>
          <w:marRight w:val="0"/>
          <w:marTop w:val="0"/>
          <w:marBottom w:val="0"/>
          <w:divBdr>
            <w:top w:val="none" w:sz="0" w:space="0" w:color="auto"/>
            <w:left w:val="none" w:sz="0" w:space="0" w:color="auto"/>
            <w:bottom w:val="none" w:sz="0" w:space="0" w:color="auto"/>
            <w:right w:val="none" w:sz="0" w:space="0" w:color="auto"/>
          </w:divBdr>
        </w:div>
        <w:div w:id="941301011">
          <w:marLeft w:val="480"/>
          <w:marRight w:val="0"/>
          <w:marTop w:val="0"/>
          <w:marBottom w:val="0"/>
          <w:divBdr>
            <w:top w:val="none" w:sz="0" w:space="0" w:color="auto"/>
            <w:left w:val="none" w:sz="0" w:space="0" w:color="auto"/>
            <w:bottom w:val="none" w:sz="0" w:space="0" w:color="auto"/>
            <w:right w:val="none" w:sz="0" w:space="0" w:color="auto"/>
          </w:divBdr>
        </w:div>
        <w:div w:id="961227478">
          <w:marLeft w:val="480"/>
          <w:marRight w:val="0"/>
          <w:marTop w:val="0"/>
          <w:marBottom w:val="0"/>
          <w:divBdr>
            <w:top w:val="none" w:sz="0" w:space="0" w:color="auto"/>
            <w:left w:val="none" w:sz="0" w:space="0" w:color="auto"/>
            <w:bottom w:val="none" w:sz="0" w:space="0" w:color="auto"/>
            <w:right w:val="none" w:sz="0" w:space="0" w:color="auto"/>
          </w:divBdr>
        </w:div>
        <w:div w:id="1043285353">
          <w:marLeft w:val="480"/>
          <w:marRight w:val="0"/>
          <w:marTop w:val="0"/>
          <w:marBottom w:val="0"/>
          <w:divBdr>
            <w:top w:val="none" w:sz="0" w:space="0" w:color="auto"/>
            <w:left w:val="none" w:sz="0" w:space="0" w:color="auto"/>
            <w:bottom w:val="none" w:sz="0" w:space="0" w:color="auto"/>
            <w:right w:val="none" w:sz="0" w:space="0" w:color="auto"/>
          </w:divBdr>
        </w:div>
        <w:div w:id="1178076029">
          <w:marLeft w:val="480"/>
          <w:marRight w:val="0"/>
          <w:marTop w:val="0"/>
          <w:marBottom w:val="0"/>
          <w:divBdr>
            <w:top w:val="none" w:sz="0" w:space="0" w:color="auto"/>
            <w:left w:val="none" w:sz="0" w:space="0" w:color="auto"/>
            <w:bottom w:val="none" w:sz="0" w:space="0" w:color="auto"/>
            <w:right w:val="none" w:sz="0" w:space="0" w:color="auto"/>
          </w:divBdr>
        </w:div>
        <w:div w:id="1344550799">
          <w:marLeft w:val="480"/>
          <w:marRight w:val="0"/>
          <w:marTop w:val="0"/>
          <w:marBottom w:val="0"/>
          <w:divBdr>
            <w:top w:val="none" w:sz="0" w:space="0" w:color="auto"/>
            <w:left w:val="none" w:sz="0" w:space="0" w:color="auto"/>
            <w:bottom w:val="none" w:sz="0" w:space="0" w:color="auto"/>
            <w:right w:val="none" w:sz="0" w:space="0" w:color="auto"/>
          </w:divBdr>
        </w:div>
        <w:div w:id="1362784180">
          <w:marLeft w:val="480"/>
          <w:marRight w:val="0"/>
          <w:marTop w:val="0"/>
          <w:marBottom w:val="0"/>
          <w:divBdr>
            <w:top w:val="none" w:sz="0" w:space="0" w:color="auto"/>
            <w:left w:val="none" w:sz="0" w:space="0" w:color="auto"/>
            <w:bottom w:val="none" w:sz="0" w:space="0" w:color="auto"/>
            <w:right w:val="none" w:sz="0" w:space="0" w:color="auto"/>
          </w:divBdr>
        </w:div>
        <w:div w:id="1394814332">
          <w:marLeft w:val="480"/>
          <w:marRight w:val="0"/>
          <w:marTop w:val="0"/>
          <w:marBottom w:val="0"/>
          <w:divBdr>
            <w:top w:val="none" w:sz="0" w:space="0" w:color="auto"/>
            <w:left w:val="none" w:sz="0" w:space="0" w:color="auto"/>
            <w:bottom w:val="none" w:sz="0" w:space="0" w:color="auto"/>
            <w:right w:val="none" w:sz="0" w:space="0" w:color="auto"/>
          </w:divBdr>
        </w:div>
        <w:div w:id="1423532602">
          <w:marLeft w:val="480"/>
          <w:marRight w:val="0"/>
          <w:marTop w:val="0"/>
          <w:marBottom w:val="0"/>
          <w:divBdr>
            <w:top w:val="none" w:sz="0" w:space="0" w:color="auto"/>
            <w:left w:val="none" w:sz="0" w:space="0" w:color="auto"/>
            <w:bottom w:val="none" w:sz="0" w:space="0" w:color="auto"/>
            <w:right w:val="none" w:sz="0" w:space="0" w:color="auto"/>
          </w:divBdr>
        </w:div>
        <w:div w:id="1436485509">
          <w:marLeft w:val="480"/>
          <w:marRight w:val="0"/>
          <w:marTop w:val="0"/>
          <w:marBottom w:val="0"/>
          <w:divBdr>
            <w:top w:val="none" w:sz="0" w:space="0" w:color="auto"/>
            <w:left w:val="none" w:sz="0" w:space="0" w:color="auto"/>
            <w:bottom w:val="none" w:sz="0" w:space="0" w:color="auto"/>
            <w:right w:val="none" w:sz="0" w:space="0" w:color="auto"/>
          </w:divBdr>
        </w:div>
        <w:div w:id="1501310492">
          <w:marLeft w:val="480"/>
          <w:marRight w:val="0"/>
          <w:marTop w:val="0"/>
          <w:marBottom w:val="0"/>
          <w:divBdr>
            <w:top w:val="none" w:sz="0" w:space="0" w:color="auto"/>
            <w:left w:val="none" w:sz="0" w:space="0" w:color="auto"/>
            <w:bottom w:val="none" w:sz="0" w:space="0" w:color="auto"/>
            <w:right w:val="none" w:sz="0" w:space="0" w:color="auto"/>
          </w:divBdr>
        </w:div>
        <w:div w:id="1506675427">
          <w:marLeft w:val="480"/>
          <w:marRight w:val="0"/>
          <w:marTop w:val="0"/>
          <w:marBottom w:val="0"/>
          <w:divBdr>
            <w:top w:val="none" w:sz="0" w:space="0" w:color="auto"/>
            <w:left w:val="none" w:sz="0" w:space="0" w:color="auto"/>
            <w:bottom w:val="none" w:sz="0" w:space="0" w:color="auto"/>
            <w:right w:val="none" w:sz="0" w:space="0" w:color="auto"/>
          </w:divBdr>
        </w:div>
        <w:div w:id="1512179490">
          <w:marLeft w:val="480"/>
          <w:marRight w:val="0"/>
          <w:marTop w:val="0"/>
          <w:marBottom w:val="0"/>
          <w:divBdr>
            <w:top w:val="none" w:sz="0" w:space="0" w:color="auto"/>
            <w:left w:val="none" w:sz="0" w:space="0" w:color="auto"/>
            <w:bottom w:val="none" w:sz="0" w:space="0" w:color="auto"/>
            <w:right w:val="none" w:sz="0" w:space="0" w:color="auto"/>
          </w:divBdr>
        </w:div>
        <w:div w:id="1547791091">
          <w:marLeft w:val="480"/>
          <w:marRight w:val="0"/>
          <w:marTop w:val="0"/>
          <w:marBottom w:val="0"/>
          <w:divBdr>
            <w:top w:val="none" w:sz="0" w:space="0" w:color="auto"/>
            <w:left w:val="none" w:sz="0" w:space="0" w:color="auto"/>
            <w:bottom w:val="none" w:sz="0" w:space="0" w:color="auto"/>
            <w:right w:val="none" w:sz="0" w:space="0" w:color="auto"/>
          </w:divBdr>
        </w:div>
        <w:div w:id="1702438963">
          <w:marLeft w:val="480"/>
          <w:marRight w:val="0"/>
          <w:marTop w:val="0"/>
          <w:marBottom w:val="0"/>
          <w:divBdr>
            <w:top w:val="none" w:sz="0" w:space="0" w:color="auto"/>
            <w:left w:val="none" w:sz="0" w:space="0" w:color="auto"/>
            <w:bottom w:val="none" w:sz="0" w:space="0" w:color="auto"/>
            <w:right w:val="none" w:sz="0" w:space="0" w:color="auto"/>
          </w:divBdr>
        </w:div>
        <w:div w:id="1724022313">
          <w:marLeft w:val="480"/>
          <w:marRight w:val="0"/>
          <w:marTop w:val="0"/>
          <w:marBottom w:val="0"/>
          <w:divBdr>
            <w:top w:val="none" w:sz="0" w:space="0" w:color="auto"/>
            <w:left w:val="none" w:sz="0" w:space="0" w:color="auto"/>
            <w:bottom w:val="none" w:sz="0" w:space="0" w:color="auto"/>
            <w:right w:val="none" w:sz="0" w:space="0" w:color="auto"/>
          </w:divBdr>
        </w:div>
        <w:div w:id="1840462711">
          <w:marLeft w:val="480"/>
          <w:marRight w:val="0"/>
          <w:marTop w:val="0"/>
          <w:marBottom w:val="0"/>
          <w:divBdr>
            <w:top w:val="none" w:sz="0" w:space="0" w:color="auto"/>
            <w:left w:val="none" w:sz="0" w:space="0" w:color="auto"/>
            <w:bottom w:val="none" w:sz="0" w:space="0" w:color="auto"/>
            <w:right w:val="none" w:sz="0" w:space="0" w:color="auto"/>
          </w:divBdr>
        </w:div>
        <w:div w:id="1898348529">
          <w:marLeft w:val="480"/>
          <w:marRight w:val="0"/>
          <w:marTop w:val="0"/>
          <w:marBottom w:val="0"/>
          <w:divBdr>
            <w:top w:val="none" w:sz="0" w:space="0" w:color="auto"/>
            <w:left w:val="none" w:sz="0" w:space="0" w:color="auto"/>
            <w:bottom w:val="none" w:sz="0" w:space="0" w:color="auto"/>
            <w:right w:val="none" w:sz="0" w:space="0" w:color="auto"/>
          </w:divBdr>
        </w:div>
        <w:div w:id="1915891021">
          <w:marLeft w:val="480"/>
          <w:marRight w:val="0"/>
          <w:marTop w:val="0"/>
          <w:marBottom w:val="0"/>
          <w:divBdr>
            <w:top w:val="none" w:sz="0" w:space="0" w:color="auto"/>
            <w:left w:val="none" w:sz="0" w:space="0" w:color="auto"/>
            <w:bottom w:val="none" w:sz="0" w:space="0" w:color="auto"/>
            <w:right w:val="none" w:sz="0" w:space="0" w:color="auto"/>
          </w:divBdr>
        </w:div>
        <w:div w:id="1927374140">
          <w:marLeft w:val="480"/>
          <w:marRight w:val="0"/>
          <w:marTop w:val="0"/>
          <w:marBottom w:val="0"/>
          <w:divBdr>
            <w:top w:val="none" w:sz="0" w:space="0" w:color="auto"/>
            <w:left w:val="none" w:sz="0" w:space="0" w:color="auto"/>
            <w:bottom w:val="none" w:sz="0" w:space="0" w:color="auto"/>
            <w:right w:val="none" w:sz="0" w:space="0" w:color="auto"/>
          </w:divBdr>
        </w:div>
        <w:div w:id="1956019123">
          <w:marLeft w:val="480"/>
          <w:marRight w:val="0"/>
          <w:marTop w:val="0"/>
          <w:marBottom w:val="0"/>
          <w:divBdr>
            <w:top w:val="none" w:sz="0" w:space="0" w:color="auto"/>
            <w:left w:val="none" w:sz="0" w:space="0" w:color="auto"/>
            <w:bottom w:val="none" w:sz="0" w:space="0" w:color="auto"/>
            <w:right w:val="none" w:sz="0" w:space="0" w:color="auto"/>
          </w:divBdr>
        </w:div>
        <w:div w:id="2024889823">
          <w:marLeft w:val="480"/>
          <w:marRight w:val="0"/>
          <w:marTop w:val="0"/>
          <w:marBottom w:val="0"/>
          <w:divBdr>
            <w:top w:val="none" w:sz="0" w:space="0" w:color="auto"/>
            <w:left w:val="none" w:sz="0" w:space="0" w:color="auto"/>
            <w:bottom w:val="none" w:sz="0" w:space="0" w:color="auto"/>
            <w:right w:val="none" w:sz="0" w:space="0" w:color="auto"/>
          </w:divBdr>
        </w:div>
        <w:div w:id="2079084977">
          <w:marLeft w:val="480"/>
          <w:marRight w:val="0"/>
          <w:marTop w:val="0"/>
          <w:marBottom w:val="0"/>
          <w:divBdr>
            <w:top w:val="none" w:sz="0" w:space="0" w:color="auto"/>
            <w:left w:val="none" w:sz="0" w:space="0" w:color="auto"/>
            <w:bottom w:val="none" w:sz="0" w:space="0" w:color="auto"/>
            <w:right w:val="none" w:sz="0" w:space="0" w:color="auto"/>
          </w:divBdr>
        </w:div>
        <w:div w:id="2098674271">
          <w:marLeft w:val="480"/>
          <w:marRight w:val="0"/>
          <w:marTop w:val="0"/>
          <w:marBottom w:val="0"/>
          <w:divBdr>
            <w:top w:val="none" w:sz="0" w:space="0" w:color="auto"/>
            <w:left w:val="none" w:sz="0" w:space="0" w:color="auto"/>
            <w:bottom w:val="none" w:sz="0" w:space="0" w:color="auto"/>
            <w:right w:val="none" w:sz="0" w:space="0" w:color="auto"/>
          </w:divBdr>
        </w:div>
      </w:divsChild>
    </w:div>
    <w:div w:id="1440569620">
      <w:bodyDiv w:val="1"/>
      <w:marLeft w:val="0"/>
      <w:marRight w:val="0"/>
      <w:marTop w:val="0"/>
      <w:marBottom w:val="0"/>
      <w:divBdr>
        <w:top w:val="none" w:sz="0" w:space="0" w:color="auto"/>
        <w:left w:val="none" w:sz="0" w:space="0" w:color="auto"/>
        <w:bottom w:val="none" w:sz="0" w:space="0" w:color="auto"/>
        <w:right w:val="none" w:sz="0" w:space="0" w:color="auto"/>
      </w:divBdr>
      <w:divsChild>
        <w:div w:id="196508650">
          <w:marLeft w:val="480"/>
          <w:marRight w:val="0"/>
          <w:marTop w:val="0"/>
          <w:marBottom w:val="0"/>
          <w:divBdr>
            <w:top w:val="none" w:sz="0" w:space="0" w:color="auto"/>
            <w:left w:val="none" w:sz="0" w:space="0" w:color="auto"/>
            <w:bottom w:val="none" w:sz="0" w:space="0" w:color="auto"/>
            <w:right w:val="none" w:sz="0" w:space="0" w:color="auto"/>
          </w:divBdr>
        </w:div>
        <w:div w:id="283082422">
          <w:marLeft w:val="480"/>
          <w:marRight w:val="0"/>
          <w:marTop w:val="0"/>
          <w:marBottom w:val="0"/>
          <w:divBdr>
            <w:top w:val="none" w:sz="0" w:space="0" w:color="auto"/>
            <w:left w:val="none" w:sz="0" w:space="0" w:color="auto"/>
            <w:bottom w:val="none" w:sz="0" w:space="0" w:color="auto"/>
            <w:right w:val="none" w:sz="0" w:space="0" w:color="auto"/>
          </w:divBdr>
        </w:div>
        <w:div w:id="325742916">
          <w:marLeft w:val="480"/>
          <w:marRight w:val="0"/>
          <w:marTop w:val="0"/>
          <w:marBottom w:val="0"/>
          <w:divBdr>
            <w:top w:val="none" w:sz="0" w:space="0" w:color="auto"/>
            <w:left w:val="none" w:sz="0" w:space="0" w:color="auto"/>
            <w:bottom w:val="none" w:sz="0" w:space="0" w:color="auto"/>
            <w:right w:val="none" w:sz="0" w:space="0" w:color="auto"/>
          </w:divBdr>
        </w:div>
        <w:div w:id="555896064">
          <w:marLeft w:val="480"/>
          <w:marRight w:val="0"/>
          <w:marTop w:val="0"/>
          <w:marBottom w:val="0"/>
          <w:divBdr>
            <w:top w:val="none" w:sz="0" w:space="0" w:color="auto"/>
            <w:left w:val="none" w:sz="0" w:space="0" w:color="auto"/>
            <w:bottom w:val="none" w:sz="0" w:space="0" w:color="auto"/>
            <w:right w:val="none" w:sz="0" w:space="0" w:color="auto"/>
          </w:divBdr>
        </w:div>
        <w:div w:id="579751983">
          <w:marLeft w:val="480"/>
          <w:marRight w:val="0"/>
          <w:marTop w:val="0"/>
          <w:marBottom w:val="0"/>
          <w:divBdr>
            <w:top w:val="none" w:sz="0" w:space="0" w:color="auto"/>
            <w:left w:val="none" w:sz="0" w:space="0" w:color="auto"/>
            <w:bottom w:val="none" w:sz="0" w:space="0" w:color="auto"/>
            <w:right w:val="none" w:sz="0" w:space="0" w:color="auto"/>
          </w:divBdr>
        </w:div>
        <w:div w:id="583034435">
          <w:marLeft w:val="480"/>
          <w:marRight w:val="0"/>
          <w:marTop w:val="0"/>
          <w:marBottom w:val="0"/>
          <w:divBdr>
            <w:top w:val="none" w:sz="0" w:space="0" w:color="auto"/>
            <w:left w:val="none" w:sz="0" w:space="0" w:color="auto"/>
            <w:bottom w:val="none" w:sz="0" w:space="0" w:color="auto"/>
            <w:right w:val="none" w:sz="0" w:space="0" w:color="auto"/>
          </w:divBdr>
        </w:div>
        <w:div w:id="726804562">
          <w:marLeft w:val="480"/>
          <w:marRight w:val="0"/>
          <w:marTop w:val="0"/>
          <w:marBottom w:val="0"/>
          <w:divBdr>
            <w:top w:val="none" w:sz="0" w:space="0" w:color="auto"/>
            <w:left w:val="none" w:sz="0" w:space="0" w:color="auto"/>
            <w:bottom w:val="none" w:sz="0" w:space="0" w:color="auto"/>
            <w:right w:val="none" w:sz="0" w:space="0" w:color="auto"/>
          </w:divBdr>
        </w:div>
        <w:div w:id="735863459">
          <w:marLeft w:val="480"/>
          <w:marRight w:val="0"/>
          <w:marTop w:val="0"/>
          <w:marBottom w:val="0"/>
          <w:divBdr>
            <w:top w:val="none" w:sz="0" w:space="0" w:color="auto"/>
            <w:left w:val="none" w:sz="0" w:space="0" w:color="auto"/>
            <w:bottom w:val="none" w:sz="0" w:space="0" w:color="auto"/>
            <w:right w:val="none" w:sz="0" w:space="0" w:color="auto"/>
          </w:divBdr>
        </w:div>
        <w:div w:id="813989758">
          <w:marLeft w:val="480"/>
          <w:marRight w:val="0"/>
          <w:marTop w:val="0"/>
          <w:marBottom w:val="0"/>
          <w:divBdr>
            <w:top w:val="none" w:sz="0" w:space="0" w:color="auto"/>
            <w:left w:val="none" w:sz="0" w:space="0" w:color="auto"/>
            <w:bottom w:val="none" w:sz="0" w:space="0" w:color="auto"/>
            <w:right w:val="none" w:sz="0" w:space="0" w:color="auto"/>
          </w:divBdr>
        </w:div>
        <w:div w:id="819738294">
          <w:marLeft w:val="480"/>
          <w:marRight w:val="0"/>
          <w:marTop w:val="0"/>
          <w:marBottom w:val="0"/>
          <w:divBdr>
            <w:top w:val="none" w:sz="0" w:space="0" w:color="auto"/>
            <w:left w:val="none" w:sz="0" w:space="0" w:color="auto"/>
            <w:bottom w:val="none" w:sz="0" w:space="0" w:color="auto"/>
            <w:right w:val="none" w:sz="0" w:space="0" w:color="auto"/>
          </w:divBdr>
        </w:div>
        <w:div w:id="857237495">
          <w:marLeft w:val="480"/>
          <w:marRight w:val="0"/>
          <w:marTop w:val="0"/>
          <w:marBottom w:val="0"/>
          <w:divBdr>
            <w:top w:val="none" w:sz="0" w:space="0" w:color="auto"/>
            <w:left w:val="none" w:sz="0" w:space="0" w:color="auto"/>
            <w:bottom w:val="none" w:sz="0" w:space="0" w:color="auto"/>
            <w:right w:val="none" w:sz="0" w:space="0" w:color="auto"/>
          </w:divBdr>
        </w:div>
        <w:div w:id="903684970">
          <w:marLeft w:val="480"/>
          <w:marRight w:val="0"/>
          <w:marTop w:val="0"/>
          <w:marBottom w:val="0"/>
          <w:divBdr>
            <w:top w:val="none" w:sz="0" w:space="0" w:color="auto"/>
            <w:left w:val="none" w:sz="0" w:space="0" w:color="auto"/>
            <w:bottom w:val="none" w:sz="0" w:space="0" w:color="auto"/>
            <w:right w:val="none" w:sz="0" w:space="0" w:color="auto"/>
          </w:divBdr>
        </w:div>
        <w:div w:id="939096629">
          <w:marLeft w:val="480"/>
          <w:marRight w:val="0"/>
          <w:marTop w:val="0"/>
          <w:marBottom w:val="0"/>
          <w:divBdr>
            <w:top w:val="none" w:sz="0" w:space="0" w:color="auto"/>
            <w:left w:val="none" w:sz="0" w:space="0" w:color="auto"/>
            <w:bottom w:val="none" w:sz="0" w:space="0" w:color="auto"/>
            <w:right w:val="none" w:sz="0" w:space="0" w:color="auto"/>
          </w:divBdr>
        </w:div>
        <w:div w:id="950815516">
          <w:marLeft w:val="480"/>
          <w:marRight w:val="0"/>
          <w:marTop w:val="0"/>
          <w:marBottom w:val="0"/>
          <w:divBdr>
            <w:top w:val="none" w:sz="0" w:space="0" w:color="auto"/>
            <w:left w:val="none" w:sz="0" w:space="0" w:color="auto"/>
            <w:bottom w:val="none" w:sz="0" w:space="0" w:color="auto"/>
            <w:right w:val="none" w:sz="0" w:space="0" w:color="auto"/>
          </w:divBdr>
        </w:div>
        <w:div w:id="1022440450">
          <w:marLeft w:val="480"/>
          <w:marRight w:val="0"/>
          <w:marTop w:val="0"/>
          <w:marBottom w:val="0"/>
          <w:divBdr>
            <w:top w:val="none" w:sz="0" w:space="0" w:color="auto"/>
            <w:left w:val="none" w:sz="0" w:space="0" w:color="auto"/>
            <w:bottom w:val="none" w:sz="0" w:space="0" w:color="auto"/>
            <w:right w:val="none" w:sz="0" w:space="0" w:color="auto"/>
          </w:divBdr>
        </w:div>
        <w:div w:id="1032417383">
          <w:marLeft w:val="480"/>
          <w:marRight w:val="0"/>
          <w:marTop w:val="0"/>
          <w:marBottom w:val="0"/>
          <w:divBdr>
            <w:top w:val="none" w:sz="0" w:space="0" w:color="auto"/>
            <w:left w:val="none" w:sz="0" w:space="0" w:color="auto"/>
            <w:bottom w:val="none" w:sz="0" w:space="0" w:color="auto"/>
            <w:right w:val="none" w:sz="0" w:space="0" w:color="auto"/>
          </w:divBdr>
        </w:div>
        <w:div w:id="1051732049">
          <w:marLeft w:val="480"/>
          <w:marRight w:val="0"/>
          <w:marTop w:val="0"/>
          <w:marBottom w:val="0"/>
          <w:divBdr>
            <w:top w:val="none" w:sz="0" w:space="0" w:color="auto"/>
            <w:left w:val="none" w:sz="0" w:space="0" w:color="auto"/>
            <w:bottom w:val="none" w:sz="0" w:space="0" w:color="auto"/>
            <w:right w:val="none" w:sz="0" w:space="0" w:color="auto"/>
          </w:divBdr>
        </w:div>
        <w:div w:id="1061516166">
          <w:marLeft w:val="480"/>
          <w:marRight w:val="0"/>
          <w:marTop w:val="0"/>
          <w:marBottom w:val="0"/>
          <w:divBdr>
            <w:top w:val="none" w:sz="0" w:space="0" w:color="auto"/>
            <w:left w:val="none" w:sz="0" w:space="0" w:color="auto"/>
            <w:bottom w:val="none" w:sz="0" w:space="0" w:color="auto"/>
            <w:right w:val="none" w:sz="0" w:space="0" w:color="auto"/>
          </w:divBdr>
        </w:div>
        <w:div w:id="1084302117">
          <w:marLeft w:val="480"/>
          <w:marRight w:val="0"/>
          <w:marTop w:val="0"/>
          <w:marBottom w:val="0"/>
          <w:divBdr>
            <w:top w:val="none" w:sz="0" w:space="0" w:color="auto"/>
            <w:left w:val="none" w:sz="0" w:space="0" w:color="auto"/>
            <w:bottom w:val="none" w:sz="0" w:space="0" w:color="auto"/>
            <w:right w:val="none" w:sz="0" w:space="0" w:color="auto"/>
          </w:divBdr>
        </w:div>
        <w:div w:id="1092312031">
          <w:marLeft w:val="480"/>
          <w:marRight w:val="0"/>
          <w:marTop w:val="0"/>
          <w:marBottom w:val="0"/>
          <w:divBdr>
            <w:top w:val="none" w:sz="0" w:space="0" w:color="auto"/>
            <w:left w:val="none" w:sz="0" w:space="0" w:color="auto"/>
            <w:bottom w:val="none" w:sz="0" w:space="0" w:color="auto"/>
            <w:right w:val="none" w:sz="0" w:space="0" w:color="auto"/>
          </w:divBdr>
        </w:div>
        <w:div w:id="1134786165">
          <w:marLeft w:val="480"/>
          <w:marRight w:val="0"/>
          <w:marTop w:val="0"/>
          <w:marBottom w:val="0"/>
          <w:divBdr>
            <w:top w:val="none" w:sz="0" w:space="0" w:color="auto"/>
            <w:left w:val="none" w:sz="0" w:space="0" w:color="auto"/>
            <w:bottom w:val="none" w:sz="0" w:space="0" w:color="auto"/>
            <w:right w:val="none" w:sz="0" w:space="0" w:color="auto"/>
          </w:divBdr>
        </w:div>
        <w:div w:id="1173104274">
          <w:marLeft w:val="480"/>
          <w:marRight w:val="0"/>
          <w:marTop w:val="0"/>
          <w:marBottom w:val="0"/>
          <w:divBdr>
            <w:top w:val="none" w:sz="0" w:space="0" w:color="auto"/>
            <w:left w:val="none" w:sz="0" w:space="0" w:color="auto"/>
            <w:bottom w:val="none" w:sz="0" w:space="0" w:color="auto"/>
            <w:right w:val="none" w:sz="0" w:space="0" w:color="auto"/>
          </w:divBdr>
        </w:div>
        <w:div w:id="1207184706">
          <w:marLeft w:val="480"/>
          <w:marRight w:val="0"/>
          <w:marTop w:val="0"/>
          <w:marBottom w:val="0"/>
          <w:divBdr>
            <w:top w:val="none" w:sz="0" w:space="0" w:color="auto"/>
            <w:left w:val="none" w:sz="0" w:space="0" w:color="auto"/>
            <w:bottom w:val="none" w:sz="0" w:space="0" w:color="auto"/>
            <w:right w:val="none" w:sz="0" w:space="0" w:color="auto"/>
          </w:divBdr>
        </w:div>
        <w:div w:id="1302030071">
          <w:marLeft w:val="480"/>
          <w:marRight w:val="0"/>
          <w:marTop w:val="0"/>
          <w:marBottom w:val="0"/>
          <w:divBdr>
            <w:top w:val="none" w:sz="0" w:space="0" w:color="auto"/>
            <w:left w:val="none" w:sz="0" w:space="0" w:color="auto"/>
            <w:bottom w:val="none" w:sz="0" w:space="0" w:color="auto"/>
            <w:right w:val="none" w:sz="0" w:space="0" w:color="auto"/>
          </w:divBdr>
        </w:div>
        <w:div w:id="1418594311">
          <w:marLeft w:val="480"/>
          <w:marRight w:val="0"/>
          <w:marTop w:val="0"/>
          <w:marBottom w:val="0"/>
          <w:divBdr>
            <w:top w:val="none" w:sz="0" w:space="0" w:color="auto"/>
            <w:left w:val="none" w:sz="0" w:space="0" w:color="auto"/>
            <w:bottom w:val="none" w:sz="0" w:space="0" w:color="auto"/>
            <w:right w:val="none" w:sz="0" w:space="0" w:color="auto"/>
          </w:divBdr>
        </w:div>
        <w:div w:id="1476333482">
          <w:marLeft w:val="480"/>
          <w:marRight w:val="0"/>
          <w:marTop w:val="0"/>
          <w:marBottom w:val="0"/>
          <w:divBdr>
            <w:top w:val="none" w:sz="0" w:space="0" w:color="auto"/>
            <w:left w:val="none" w:sz="0" w:space="0" w:color="auto"/>
            <w:bottom w:val="none" w:sz="0" w:space="0" w:color="auto"/>
            <w:right w:val="none" w:sz="0" w:space="0" w:color="auto"/>
          </w:divBdr>
        </w:div>
        <w:div w:id="1604024986">
          <w:marLeft w:val="480"/>
          <w:marRight w:val="0"/>
          <w:marTop w:val="0"/>
          <w:marBottom w:val="0"/>
          <w:divBdr>
            <w:top w:val="none" w:sz="0" w:space="0" w:color="auto"/>
            <w:left w:val="none" w:sz="0" w:space="0" w:color="auto"/>
            <w:bottom w:val="none" w:sz="0" w:space="0" w:color="auto"/>
            <w:right w:val="none" w:sz="0" w:space="0" w:color="auto"/>
          </w:divBdr>
        </w:div>
        <w:div w:id="1710493342">
          <w:marLeft w:val="480"/>
          <w:marRight w:val="0"/>
          <w:marTop w:val="0"/>
          <w:marBottom w:val="0"/>
          <w:divBdr>
            <w:top w:val="none" w:sz="0" w:space="0" w:color="auto"/>
            <w:left w:val="none" w:sz="0" w:space="0" w:color="auto"/>
            <w:bottom w:val="none" w:sz="0" w:space="0" w:color="auto"/>
            <w:right w:val="none" w:sz="0" w:space="0" w:color="auto"/>
          </w:divBdr>
        </w:div>
        <w:div w:id="1808009859">
          <w:marLeft w:val="480"/>
          <w:marRight w:val="0"/>
          <w:marTop w:val="0"/>
          <w:marBottom w:val="0"/>
          <w:divBdr>
            <w:top w:val="none" w:sz="0" w:space="0" w:color="auto"/>
            <w:left w:val="none" w:sz="0" w:space="0" w:color="auto"/>
            <w:bottom w:val="none" w:sz="0" w:space="0" w:color="auto"/>
            <w:right w:val="none" w:sz="0" w:space="0" w:color="auto"/>
          </w:divBdr>
        </w:div>
        <w:div w:id="1862282260">
          <w:marLeft w:val="480"/>
          <w:marRight w:val="0"/>
          <w:marTop w:val="0"/>
          <w:marBottom w:val="0"/>
          <w:divBdr>
            <w:top w:val="none" w:sz="0" w:space="0" w:color="auto"/>
            <w:left w:val="none" w:sz="0" w:space="0" w:color="auto"/>
            <w:bottom w:val="none" w:sz="0" w:space="0" w:color="auto"/>
            <w:right w:val="none" w:sz="0" w:space="0" w:color="auto"/>
          </w:divBdr>
        </w:div>
      </w:divsChild>
    </w:div>
    <w:div w:id="1440829893">
      <w:bodyDiv w:val="1"/>
      <w:marLeft w:val="0"/>
      <w:marRight w:val="0"/>
      <w:marTop w:val="0"/>
      <w:marBottom w:val="0"/>
      <w:divBdr>
        <w:top w:val="none" w:sz="0" w:space="0" w:color="auto"/>
        <w:left w:val="none" w:sz="0" w:space="0" w:color="auto"/>
        <w:bottom w:val="none" w:sz="0" w:space="0" w:color="auto"/>
        <w:right w:val="none" w:sz="0" w:space="0" w:color="auto"/>
      </w:divBdr>
    </w:div>
    <w:div w:id="1444420043">
      <w:bodyDiv w:val="1"/>
      <w:marLeft w:val="0"/>
      <w:marRight w:val="0"/>
      <w:marTop w:val="0"/>
      <w:marBottom w:val="0"/>
      <w:divBdr>
        <w:top w:val="none" w:sz="0" w:space="0" w:color="auto"/>
        <w:left w:val="none" w:sz="0" w:space="0" w:color="auto"/>
        <w:bottom w:val="none" w:sz="0" w:space="0" w:color="auto"/>
        <w:right w:val="none" w:sz="0" w:space="0" w:color="auto"/>
      </w:divBdr>
    </w:div>
    <w:div w:id="1445615049">
      <w:bodyDiv w:val="1"/>
      <w:marLeft w:val="0"/>
      <w:marRight w:val="0"/>
      <w:marTop w:val="0"/>
      <w:marBottom w:val="0"/>
      <w:divBdr>
        <w:top w:val="none" w:sz="0" w:space="0" w:color="auto"/>
        <w:left w:val="none" w:sz="0" w:space="0" w:color="auto"/>
        <w:bottom w:val="none" w:sz="0" w:space="0" w:color="auto"/>
        <w:right w:val="none" w:sz="0" w:space="0" w:color="auto"/>
      </w:divBdr>
    </w:div>
    <w:div w:id="1447771929">
      <w:bodyDiv w:val="1"/>
      <w:marLeft w:val="0"/>
      <w:marRight w:val="0"/>
      <w:marTop w:val="0"/>
      <w:marBottom w:val="0"/>
      <w:divBdr>
        <w:top w:val="none" w:sz="0" w:space="0" w:color="auto"/>
        <w:left w:val="none" w:sz="0" w:space="0" w:color="auto"/>
        <w:bottom w:val="none" w:sz="0" w:space="0" w:color="auto"/>
        <w:right w:val="none" w:sz="0" w:space="0" w:color="auto"/>
      </w:divBdr>
    </w:div>
    <w:div w:id="1448811959">
      <w:bodyDiv w:val="1"/>
      <w:marLeft w:val="0"/>
      <w:marRight w:val="0"/>
      <w:marTop w:val="0"/>
      <w:marBottom w:val="0"/>
      <w:divBdr>
        <w:top w:val="none" w:sz="0" w:space="0" w:color="auto"/>
        <w:left w:val="none" w:sz="0" w:space="0" w:color="auto"/>
        <w:bottom w:val="none" w:sz="0" w:space="0" w:color="auto"/>
        <w:right w:val="none" w:sz="0" w:space="0" w:color="auto"/>
      </w:divBdr>
    </w:div>
    <w:div w:id="1453593951">
      <w:bodyDiv w:val="1"/>
      <w:marLeft w:val="0"/>
      <w:marRight w:val="0"/>
      <w:marTop w:val="0"/>
      <w:marBottom w:val="0"/>
      <w:divBdr>
        <w:top w:val="none" w:sz="0" w:space="0" w:color="auto"/>
        <w:left w:val="none" w:sz="0" w:space="0" w:color="auto"/>
        <w:bottom w:val="none" w:sz="0" w:space="0" w:color="auto"/>
        <w:right w:val="none" w:sz="0" w:space="0" w:color="auto"/>
      </w:divBdr>
    </w:div>
    <w:div w:id="1455903137">
      <w:bodyDiv w:val="1"/>
      <w:marLeft w:val="0"/>
      <w:marRight w:val="0"/>
      <w:marTop w:val="0"/>
      <w:marBottom w:val="0"/>
      <w:divBdr>
        <w:top w:val="none" w:sz="0" w:space="0" w:color="auto"/>
        <w:left w:val="none" w:sz="0" w:space="0" w:color="auto"/>
        <w:bottom w:val="none" w:sz="0" w:space="0" w:color="auto"/>
        <w:right w:val="none" w:sz="0" w:space="0" w:color="auto"/>
      </w:divBdr>
    </w:div>
    <w:div w:id="1460029195">
      <w:bodyDiv w:val="1"/>
      <w:marLeft w:val="0"/>
      <w:marRight w:val="0"/>
      <w:marTop w:val="0"/>
      <w:marBottom w:val="0"/>
      <w:divBdr>
        <w:top w:val="none" w:sz="0" w:space="0" w:color="auto"/>
        <w:left w:val="none" w:sz="0" w:space="0" w:color="auto"/>
        <w:bottom w:val="none" w:sz="0" w:space="0" w:color="auto"/>
        <w:right w:val="none" w:sz="0" w:space="0" w:color="auto"/>
      </w:divBdr>
      <w:divsChild>
        <w:div w:id="81532786">
          <w:marLeft w:val="480"/>
          <w:marRight w:val="0"/>
          <w:marTop w:val="0"/>
          <w:marBottom w:val="0"/>
          <w:divBdr>
            <w:top w:val="none" w:sz="0" w:space="0" w:color="auto"/>
            <w:left w:val="none" w:sz="0" w:space="0" w:color="auto"/>
            <w:bottom w:val="none" w:sz="0" w:space="0" w:color="auto"/>
            <w:right w:val="none" w:sz="0" w:space="0" w:color="auto"/>
          </w:divBdr>
        </w:div>
        <w:div w:id="144249883">
          <w:marLeft w:val="480"/>
          <w:marRight w:val="0"/>
          <w:marTop w:val="0"/>
          <w:marBottom w:val="0"/>
          <w:divBdr>
            <w:top w:val="none" w:sz="0" w:space="0" w:color="auto"/>
            <w:left w:val="none" w:sz="0" w:space="0" w:color="auto"/>
            <w:bottom w:val="none" w:sz="0" w:space="0" w:color="auto"/>
            <w:right w:val="none" w:sz="0" w:space="0" w:color="auto"/>
          </w:divBdr>
        </w:div>
        <w:div w:id="188227809">
          <w:marLeft w:val="480"/>
          <w:marRight w:val="0"/>
          <w:marTop w:val="0"/>
          <w:marBottom w:val="0"/>
          <w:divBdr>
            <w:top w:val="none" w:sz="0" w:space="0" w:color="auto"/>
            <w:left w:val="none" w:sz="0" w:space="0" w:color="auto"/>
            <w:bottom w:val="none" w:sz="0" w:space="0" w:color="auto"/>
            <w:right w:val="none" w:sz="0" w:space="0" w:color="auto"/>
          </w:divBdr>
        </w:div>
        <w:div w:id="278492769">
          <w:marLeft w:val="480"/>
          <w:marRight w:val="0"/>
          <w:marTop w:val="0"/>
          <w:marBottom w:val="0"/>
          <w:divBdr>
            <w:top w:val="none" w:sz="0" w:space="0" w:color="auto"/>
            <w:left w:val="none" w:sz="0" w:space="0" w:color="auto"/>
            <w:bottom w:val="none" w:sz="0" w:space="0" w:color="auto"/>
            <w:right w:val="none" w:sz="0" w:space="0" w:color="auto"/>
          </w:divBdr>
        </w:div>
        <w:div w:id="290745292">
          <w:marLeft w:val="480"/>
          <w:marRight w:val="0"/>
          <w:marTop w:val="0"/>
          <w:marBottom w:val="0"/>
          <w:divBdr>
            <w:top w:val="none" w:sz="0" w:space="0" w:color="auto"/>
            <w:left w:val="none" w:sz="0" w:space="0" w:color="auto"/>
            <w:bottom w:val="none" w:sz="0" w:space="0" w:color="auto"/>
            <w:right w:val="none" w:sz="0" w:space="0" w:color="auto"/>
          </w:divBdr>
        </w:div>
        <w:div w:id="292709672">
          <w:marLeft w:val="480"/>
          <w:marRight w:val="0"/>
          <w:marTop w:val="0"/>
          <w:marBottom w:val="0"/>
          <w:divBdr>
            <w:top w:val="none" w:sz="0" w:space="0" w:color="auto"/>
            <w:left w:val="none" w:sz="0" w:space="0" w:color="auto"/>
            <w:bottom w:val="none" w:sz="0" w:space="0" w:color="auto"/>
            <w:right w:val="none" w:sz="0" w:space="0" w:color="auto"/>
          </w:divBdr>
        </w:div>
        <w:div w:id="359403268">
          <w:marLeft w:val="480"/>
          <w:marRight w:val="0"/>
          <w:marTop w:val="0"/>
          <w:marBottom w:val="0"/>
          <w:divBdr>
            <w:top w:val="none" w:sz="0" w:space="0" w:color="auto"/>
            <w:left w:val="none" w:sz="0" w:space="0" w:color="auto"/>
            <w:bottom w:val="none" w:sz="0" w:space="0" w:color="auto"/>
            <w:right w:val="none" w:sz="0" w:space="0" w:color="auto"/>
          </w:divBdr>
        </w:div>
        <w:div w:id="365646023">
          <w:marLeft w:val="480"/>
          <w:marRight w:val="0"/>
          <w:marTop w:val="0"/>
          <w:marBottom w:val="0"/>
          <w:divBdr>
            <w:top w:val="none" w:sz="0" w:space="0" w:color="auto"/>
            <w:left w:val="none" w:sz="0" w:space="0" w:color="auto"/>
            <w:bottom w:val="none" w:sz="0" w:space="0" w:color="auto"/>
            <w:right w:val="none" w:sz="0" w:space="0" w:color="auto"/>
          </w:divBdr>
        </w:div>
        <w:div w:id="367803181">
          <w:marLeft w:val="480"/>
          <w:marRight w:val="0"/>
          <w:marTop w:val="0"/>
          <w:marBottom w:val="0"/>
          <w:divBdr>
            <w:top w:val="none" w:sz="0" w:space="0" w:color="auto"/>
            <w:left w:val="none" w:sz="0" w:space="0" w:color="auto"/>
            <w:bottom w:val="none" w:sz="0" w:space="0" w:color="auto"/>
            <w:right w:val="none" w:sz="0" w:space="0" w:color="auto"/>
          </w:divBdr>
        </w:div>
        <w:div w:id="388265109">
          <w:marLeft w:val="480"/>
          <w:marRight w:val="0"/>
          <w:marTop w:val="0"/>
          <w:marBottom w:val="0"/>
          <w:divBdr>
            <w:top w:val="none" w:sz="0" w:space="0" w:color="auto"/>
            <w:left w:val="none" w:sz="0" w:space="0" w:color="auto"/>
            <w:bottom w:val="none" w:sz="0" w:space="0" w:color="auto"/>
            <w:right w:val="none" w:sz="0" w:space="0" w:color="auto"/>
          </w:divBdr>
        </w:div>
        <w:div w:id="397872158">
          <w:marLeft w:val="480"/>
          <w:marRight w:val="0"/>
          <w:marTop w:val="0"/>
          <w:marBottom w:val="0"/>
          <w:divBdr>
            <w:top w:val="none" w:sz="0" w:space="0" w:color="auto"/>
            <w:left w:val="none" w:sz="0" w:space="0" w:color="auto"/>
            <w:bottom w:val="none" w:sz="0" w:space="0" w:color="auto"/>
            <w:right w:val="none" w:sz="0" w:space="0" w:color="auto"/>
          </w:divBdr>
        </w:div>
        <w:div w:id="502668208">
          <w:marLeft w:val="480"/>
          <w:marRight w:val="0"/>
          <w:marTop w:val="0"/>
          <w:marBottom w:val="0"/>
          <w:divBdr>
            <w:top w:val="none" w:sz="0" w:space="0" w:color="auto"/>
            <w:left w:val="none" w:sz="0" w:space="0" w:color="auto"/>
            <w:bottom w:val="none" w:sz="0" w:space="0" w:color="auto"/>
            <w:right w:val="none" w:sz="0" w:space="0" w:color="auto"/>
          </w:divBdr>
        </w:div>
        <w:div w:id="530849427">
          <w:marLeft w:val="480"/>
          <w:marRight w:val="0"/>
          <w:marTop w:val="0"/>
          <w:marBottom w:val="0"/>
          <w:divBdr>
            <w:top w:val="none" w:sz="0" w:space="0" w:color="auto"/>
            <w:left w:val="none" w:sz="0" w:space="0" w:color="auto"/>
            <w:bottom w:val="none" w:sz="0" w:space="0" w:color="auto"/>
            <w:right w:val="none" w:sz="0" w:space="0" w:color="auto"/>
          </w:divBdr>
        </w:div>
        <w:div w:id="662046379">
          <w:marLeft w:val="480"/>
          <w:marRight w:val="0"/>
          <w:marTop w:val="0"/>
          <w:marBottom w:val="0"/>
          <w:divBdr>
            <w:top w:val="none" w:sz="0" w:space="0" w:color="auto"/>
            <w:left w:val="none" w:sz="0" w:space="0" w:color="auto"/>
            <w:bottom w:val="none" w:sz="0" w:space="0" w:color="auto"/>
            <w:right w:val="none" w:sz="0" w:space="0" w:color="auto"/>
          </w:divBdr>
        </w:div>
        <w:div w:id="664476051">
          <w:marLeft w:val="480"/>
          <w:marRight w:val="0"/>
          <w:marTop w:val="0"/>
          <w:marBottom w:val="0"/>
          <w:divBdr>
            <w:top w:val="none" w:sz="0" w:space="0" w:color="auto"/>
            <w:left w:val="none" w:sz="0" w:space="0" w:color="auto"/>
            <w:bottom w:val="none" w:sz="0" w:space="0" w:color="auto"/>
            <w:right w:val="none" w:sz="0" w:space="0" w:color="auto"/>
          </w:divBdr>
        </w:div>
        <w:div w:id="729890494">
          <w:marLeft w:val="480"/>
          <w:marRight w:val="0"/>
          <w:marTop w:val="0"/>
          <w:marBottom w:val="0"/>
          <w:divBdr>
            <w:top w:val="none" w:sz="0" w:space="0" w:color="auto"/>
            <w:left w:val="none" w:sz="0" w:space="0" w:color="auto"/>
            <w:bottom w:val="none" w:sz="0" w:space="0" w:color="auto"/>
            <w:right w:val="none" w:sz="0" w:space="0" w:color="auto"/>
          </w:divBdr>
        </w:div>
        <w:div w:id="786317418">
          <w:marLeft w:val="480"/>
          <w:marRight w:val="0"/>
          <w:marTop w:val="0"/>
          <w:marBottom w:val="0"/>
          <w:divBdr>
            <w:top w:val="none" w:sz="0" w:space="0" w:color="auto"/>
            <w:left w:val="none" w:sz="0" w:space="0" w:color="auto"/>
            <w:bottom w:val="none" w:sz="0" w:space="0" w:color="auto"/>
            <w:right w:val="none" w:sz="0" w:space="0" w:color="auto"/>
          </w:divBdr>
        </w:div>
        <w:div w:id="885406774">
          <w:marLeft w:val="480"/>
          <w:marRight w:val="0"/>
          <w:marTop w:val="0"/>
          <w:marBottom w:val="0"/>
          <w:divBdr>
            <w:top w:val="none" w:sz="0" w:space="0" w:color="auto"/>
            <w:left w:val="none" w:sz="0" w:space="0" w:color="auto"/>
            <w:bottom w:val="none" w:sz="0" w:space="0" w:color="auto"/>
            <w:right w:val="none" w:sz="0" w:space="0" w:color="auto"/>
          </w:divBdr>
        </w:div>
        <w:div w:id="887649847">
          <w:marLeft w:val="480"/>
          <w:marRight w:val="0"/>
          <w:marTop w:val="0"/>
          <w:marBottom w:val="0"/>
          <w:divBdr>
            <w:top w:val="none" w:sz="0" w:space="0" w:color="auto"/>
            <w:left w:val="none" w:sz="0" w:space="0" w:color="auto"/>
            <w:bottom w:val="none" w:sz="0" w:space="0" w:color="auto"/>
            <w:right w:val="none" w:sz="0" w:space="0" w:color="auto"/>
          </w:divBdr>
        </w:div>
        <w:div w:id="891426401">
          <w:marLeft w:val="480"/>
          <w:marRight w:val="0"/>
          <w:marTop w:val="0"/>
          <w:marBottom w:val="0"/>
          <w:divBdr>
            <w:top w:val="none" w:sz="0" w:space="0" w:color="auto"/>
            <w:left w:val="none" w:sz="0" w:space="0" w:color="auto"/>
            <w:bottom w:val="none" w:sz="0" w:space="0" w:color="auto"/>
            <w:right w:val="none" w:sz="0" w:space="0" w:color="auto"/>
          </w:divBdr>
        </w:div>
        <w:div w:id="951134412">
          <w:marLeft w:val="480"/>
          <w:marRight w:val="0"/>
          <w:marTop w:val="0"/>
          <w:marBottom w:val="0"/>
          <w:divBdr>
            <w:top w:val="none" w:sz="0" w:space="0" w:color="auto"/>
            <w:left w:val="none" w:sz="0" w:space="0" w:color="auto"/>
            <w:bottom w:val="none" w:sz="0" w:space="0" w:color="auto"/>
            <w:right w:val="none" w:sz="0" w:space="0" w:color="auto"/>
          </w:divBdr>
        </w:div>
        <w:div w:id="956061010">
          <w:marLeft w:val="480"/>
          <w:marRight w:val="0"/>
          <w:marTop w:val="0"/>
          <w:marBottom w:val="0"/>
          <w:divBdr>
            <w:top w:val="none" w:sz="0" w:space="0" w:color="auto"/>
            <w:left w:val="none" w:sz="0" w:space="0" w:color="auto"/>
            <w:bottom w:val="none" w:sz="0" w:space="0" w:color="auto"/>
            <w:right w:val="none" w:sz="0" w:space="0" w:color="auto"/>
          </w:divBdr>
        </w:div>
        <w:div w:id="1001278180">
          <w:marLeft w:val="480"/>
          <w:marRight w:val="0"/>
          <w:marTop w:val="0"/>
          <w:marBottom w:val="0"/>
          <w:divBdr>
            <w:top w:val="none" w:sz="0" w:space="0" w:color="auto"/>
            <w:left w:val="none" w:sz="0" w:space="0" w:color="auto"/>
            <w:bottom w:val="none" w:sz="0" w:space="0" w:color="auto"/>
            <w:right w:val="none" w:sz="0" w:space="0" w:color="auto"/>
          </w:divBdr>
        </w:div>
        <w:div w:id="1077170689">
          <w:marLeft w:val="480"/>
          <w:marRight w:val="0"/>
          <w:marTop w:val="0"/>
          <w:marBottom w:val="0"/>
          <w:divBdr>
            <w:top w:val="none" w:sz="0" w:space="0" w:color="auto"/>
            <w:left w:val="none" w:sz="0" w:space="0" w:color="auto"/>
            <w:bottom w:val="none" w:sz="0" w:space="0" w:color="auto"/>
            <w:right w:val="none" w:sz="0" w:space="0" w:color="auto"/>
          </w:divBdr>
        </w:div>
        <w:div w:id="1112284129">
          <w:marLeft w:val="480"/>
          <w:marRight w:val="0"/>
          <w:marTop w:val="0"/>
          <w:marBottom w:val="0"/>
          <w:divBdr>
            <w:top w:val="none" w:sz="0" w:space="0" w:color="auto"/>
            <w:left w:val="none" w:sz="0" w:space="0" w:color="auto"/>
            <w:bottom w:val="none" w:sz="0" w:space="0" w:color="auto"/>
            <w:right w:val="none" w:sz="0" w:space="0" w:color="auto"/>
          </w:divBdr>
        </w:div>
        <w:div w:id="1118720624">
          <w:marLeft w:val="480"/>
          <w:marRight w:val="0"/>
          <w:marTop w:val="0"/>
          <w:marBottom w:val="0"/>
          <w:divBdr>
            <w:top w:val="none" w:sz="0" w:space="0" w:color="auto"/>
            <w:left w:val="none" w:sz="0" w:space="0" w:color="auto"/>
            <w:bottom w:val="none" w:sz="0" w:space="0" w:color="auto"/>
            <w:right w:val="none" w:sz="0" w:space="0" w:color="auto"/>
          </w:divBdr>
        </w:div>
        <w:div w:id="1131484991">
          <w:marLeft w:val="480"/>
          <w:marRight w:val="0"/>
          <w:marTop w:val="0"/>
          <w:marBottom w:val="0"/>
          <w:divBdr>
            <w:top w:val="none" w:sz="0" w:space="0" w:color="auto"/>
            <w:left w:val="none" w:sz="0" w:space="0" w:color="auto"/>
            <w:bottom w:val="none" w:sz="0" w:space="0" w:color="auto"/>
            <w:right w:val="none" w:sz="0" w:space="0" w:color="auto"/>
          </w:divBdr>
        </w:div>
        <w:div w:id="1215236828">
          <w:marLeft w:val="480"/>
          <w:marRight w:val="0"/>
          <w:marTop w:val="0"/>
          <w:marBottom w:val="0"/>
          <w:divBdr>
            <w:top w:val="none" w:sz="0" w:space="0" w:color="auto"/>
            <w:left w:val="none" w:sz="0" w:space="0" w:color="auto"/>
            <w:bottom w:val="none" w:sz="0" w:space="0" w:color="auto"/>
            <w:right w:val="none" w:sz="0" w:space="0" w:color="auto"/>
          </w:divBdr>
        </w:div>
        <w:div w:id="1313947841">
          <w:marLeft w:val="480"/>
          <w:marRight w:val="0"/>
          <w:marTop w:val="0"/>
          <w:marBottom w:val="0"/>
          <w:divBdr>
            <w:top w:val="none" w:sz="0" w:space="0" w:color="auto"/>
            <w:left w:val="none" w:sz="0" w:space="0" w:color="auto"/>
            <w:bottom w:val="none" w:sz="0" w:space="0" w:color="auto"/>
            <w:right w:val="none" w:sz="0" w:space="0" w:color="auto"/>
          </w:divBdr>
        </w:div>
        <w:div w:id="1367178014">
          <w:marLeft w:val="480"/>
          <w:marRight w:val="0"/>
          <w:marTop w:val="0"/>
          <w:marBottom w:val="0"/>
          <w:divBdr>
            <w:top w:val="none" w:sz="0" w:space="0" w:color="auto"/>
            <w:left w:val="none" w:sz="0" w:space="0" w:color="auto"/>
            <w:bottom w:val="none" w:sz="0" w:space="0" w:color="auto"/>
            <w:right w:val="none" w:sz="0" w:space="0" w:color="auto"/>
          </w:divBdr>
        </w:div>
        <w:div w:id="1454709524">
          <w:marLeft w:val="480"/>
          <w:marRight w:val="0"/>
          <w:marTop w:val="0"/>
          <w:marBottom w:val="0"/>
          <w:divBdr>
            <w:top w:val="none" w:sz="0" w:space="0" w:color="auto"/>
            <w:left w:val="none" w:sz="0" w:space="0" w:color="auto"/>
            <w:bottom w:val="none" w:sz="0" w:space="0" w:color="auto"/>
            <w:right w:val="none" w:sz="0" w:space="0" w:color="auto"/>
          </w:divBdr>
        </w:div>
        <w:div w:id="1545293509">
          <w:marLeft w:val="480"/>
          <w:marRight w:val="0"/>
          <w:marTop w:val="0"/>
          <w:marBottom w:val="0"/>
          <w:divBdr>
            <w:top w:val="none" w:sz="0" w:space="0" w:color="auto"/>
            <w:left w:val="none" w:sz="0" w:space="0" w:color="auto"/>
            <w:bottom w:val="none" w:sz="0" w:space="0" w:color="auto"/>
            <w:right w:val="none" w:sz="0" w:space="0" w:color="auto"/>
          </w:divBdr>
        </w:div>
        <w:div w:id="1560089741">
          <w:marLeft w:val="480"/>
          <w:marRight w:val="0"/>
          <w:marTop w:val="0"/>
          <w:marBottom w:val="0"/>
          <w:divBdr>
            <w:top w:val="none" w:sz="0" w:space="0" w:color="auto"/>
            <w:left w:val="none" w:sz="0" w:space="0" w:color="auto"/>
            <w:bottom w:val="none" w:sz="0" w:space="0" w:color="auto"/>
            <w:right w:val="none" w:sz="0" w:space="0" w:color="auto"/>
          </w:divBdr>
        </w:div>
        <w:div w:id="1589190307">
          <w:marLeft w:val="480"/>
          <w:marRight w:val="0"/>
          <w:marTop w:val="0"/>
          <w:marBottom w:val="0"/>
          <w:divBdr>
            <w:top w:val="none" w:sz="0" w:space="0" w:color="auto"/>
            <w:left w:val="none" w:sz="0" w:space="0" w:color="auto"/>
            <w:bottom w:val="none" w:sz="0" w:space="0" w:color="auto"/>
            <w:right w:val="none" w:sz="0" w:space="0" w:color="auto"/>
          </w:divBdr>
        </w:div>
        <w:div w:id="1830823103">
          <w:marLeft w:val="480"/>
          <w:marRight w:val="0"/>
          <w:marTop w:val="0"/>
          <w:marBottom w:val="0"/>
          <w:divBdr>
            <w:top w:val="none" w:sz="0" w:space="0" w:color="auto"/>
            <w:left w:val="none" w:sz="0" w:space="0" w:color="auto"/>
            <w:bottom w:val="none" w:sz="0" w:space="0" w:color="auto"/>
            <w:right w:val="none" w:sz="0" w:space="0" w:color="auto"/>
          </w:divBdr>
        </w:div>
        <w:div w:id="1961953003">
          <w:marLeft w:val="480"/>
          <w:marRight w:val="0"/>
          <w:marTop w:val="0"/>
          <w:marBottom w:val="0"/>
          <w:divBdr>
            <w:top w:val="none" w:sz="0" w:space="0" w:color="auto"/>
            <w:left w:val="none" w:sz="0" w:space="0" w:color="auto"/>
            <w:bottom w:val="none" w:sz="0" w:space="0" w:color="auto"/>
            <w:right w:val="none" w:sz="0" w:space="0" w:color="auto"/>
          </w:divBdr>
        </w:div>
        <w:div w:id="2143378629">
          <w:marLeft w:val="480"/>
          <w:marRight w:val="0"/>
          <w:marTop w:val="0"/>
          <w:marBottom w:val="0"/>
          <w:divBdr>
            <w:top w:val="none" w:sz="0" w:space="0" w:color="auto"/>
            <w:left w:val="none" w:sz="0" w:space="0" w:color="auto"/>
            <w:bottom w:val="none" w:sz="0" w:space="0" w:color="auto"/>
            <w:right w:val="none" w:sz="0" w:space="0" w:color="auto"/>
          </w:divBdr>
        </w:div>
      </w:divsChild>
    </w:div>
    <w:div w:id="1462184041">
      <w:bodyDiv w:val="1"/>
      <w:marLeft w:val="0"/>
      <w:marRight w:val="0"/>
      <w:marTop w:val="0"/>
      <w:marBottom w:val="0"/>
      <w:divBdr>
        <w:top w:val="none" w:sz="0" w:space="0" w:color="auto"/>
        <w:left w:val="none" w:sz="0" w:space="0" w:color="auto"/>
        <w:bottom w:val="none" w:sz="0" w:space="0" w:color="auto"/>
        <w:right w:val="none" w:sz="0" w:space="0" w:color="auto"/>
      </w:divBdr>
      <w:divsChild>
        <w:div w:id="15545471">
          <w:marLeft w:val="480"/>
          <w:marRight w:val="0"/>
          <w:marTop w:val="0"/>
          <w:marBottom w:val="0"/>
          <w:divBdr>
            <w:top w:val="none" w:sz="0" w:space="0" w:color="auto"/>
            <w:left w:val="none" w:sz="0" w:space="0" w:color="auto"/>
            <w:bottom w:val="none" w:sz="0" w:space="0" w:color="auto"/>
            <w:right w:val="none" w:sz="0" w:space="0" w:color="auto"/>
          </w:divBdr>
        </w:div>
        <w:div w:id="24446551">
          <w:marLeft w:val="480"/>
          <w:marRight w:val="0"/>
          <w:marTop w:val="0"/>
          <w:marBottom w:val="0"/>
          <w:divBdr>
            <w:top w:val="none" w:sz="0" w:space="0" w:color="auto"/>
            <w:left w:val="none" w:sz="0" w:space="0" w:color="auto"/>
            <w:bottom w:val="none" w:sz="0" w:space="0" w:color="auto"/>
            <w:right w:val="none" w:sz="0" w:space="0" w:color="auto"/>
          </w:divBdr>
        </w:div>
        <w:div w:id="49309826">
          <w:marLeft w:val="480"/>
          <w:marRight w:val="0"/>
          <w:marTop w:val="0"/>
          <w:marBottom w:val="0"/>
          <w:divBdr>
            <w:top w:val="none" w:sz="0" w:space="0" w:color="auto"/>
            <w:left w:val="none" w:sz="0" w:space="0" w:color="auto"/>
            <w:bottom w:val="none" w:sz="0" w:space="0" w:color="auto"/>
            <w:right w:val="none" w:sz="0" w:space="0" w:color="auto"/>
          </w:divBdr>
        </w:div>
        <w:div w:id="75828764">
          <w:marLeft w:val="480"/>
          <w:marRight w:val="0"/>
          <w:marTop w:val="0"/>
          <w:marBottom w:val="0"/>
          <w:divBdr>
            <w:top w:val="none" w:sz="0" w:space="0" w:color="auto"/>
            <w:left w:val="none" w:sz="0" w:space="0" w:color="auto"/>
            <w:bottom w:val="none" w:sz="0" w:space="0" w:color="auto"/>
            <w:right w:val="none" w:sz="0" w:space="0" w:color="auto"/>
          </w:divBdr>
        </w:div>
        <w:div w:id="100927376">
          <w:marLeft w:val="480"/>
          <w:marRight w:val="0"/>
          <w:marTop w:val="0"/>
          <w:marBottom w:val="0"/>
          <w:divBdr>
            <w:top w:val="none" w:sz="0" w:space="0" w:color="auto"/>
            <w:left w:val="none" w:sz="0" w:space="0" w:color="auto"/>
            <w:bottom w:val="none" w:sz="0" w:space="0" w:color="auto"/>
            <w:right w:val="none" w:sz="0" w:space="0" w:color="auto"/>
          </w:divBdr>
        </w:div>
        <w:div w:id="165287854">
          <w:marLeft w:val="480"/>
          <w:marRight w:val="0"/>
          <w:marTop w:val="0"/>
          <w:marBottom w:val="0"/>
          <w:divBdr>
            <w:top w:val="none" w:sz="0" w:space="0" w:color="auto"/>
            <w:left w:val="none" w:sz="0" w:space="0" w:color="auto"/>
            <w:bottom w:val="none" w:sz="0" w:space="0" w:color="auto"/>
            <w:right w:val="none" w:sz="0" w:space="0" w:color="auto"/>
          </w:divBdr>
        </w:div>
        <w:div w:id="235022326">
          <w:marLeft w:val="480"/>
          <w:marRight w:val="0"/>
          <w:marTop w:val="0"/>
          <w:marBottom w:val="0"/>
          <w:divBdr>
            <w:top w:val="none" w:sz="0" w:space="0" w:color="auto"/>
            <w:left w:val="none" w:sz="0" w:space="0" w:color="auto"/>
            <w:bottom w:val="none" w:sz="0" w:space="0" w:color="auto"/>
            <w:right w:val="none" w:sz="0" w:space="0" w:color="auto"/>
          </w:divBdr>
        </w:div>
        <w:div w:id="346097438">
          <w:marLeft w:val="480"/>
          <w:marRight w:val="0"/>
          <w:marTop w:val="0"/>
          <w:marBottom w:val="0"/>
          <w:divBdr>
            <w:top w:val="none" w:sz="0" w:space="0" w:color="auto"/>
            <w:left w:val="none" w:sz="0" w:space="0" w:color="auto"/>
            <w:bottom w:val="none" w:sz="0" w:space="0" w:color="auto"/>
            <w:right w:val="none" w:sz="0" w:space="0" w:color="auto"/>
          </w:divBdr>
        </w:div>
        <w:div w:id="634137102">
          <w:marLeft w:val="480"/>
          <w:marRight w:val="0"/>
          <w:marTop w:val="0"/>
          <w:marBottom w:val="0"/>
          <w:divBdr>
            <w:top w:val="none" w:sz="0" w:space="0" w:color="auto"/>
            <w:left w:val="none" w:sz="0" w:space="0" w:color="auto"/>
            <w:bottom w:val="none" w:sz="0" w:space="0" w:color="auto"/>
            <w:right w:val="none" w:sz="0" w:space="0" w:color="auto"/>
          </w:divBdr>
        </w:div>
        <w:div w:id="639924868">
          <w:marLeft w:val="480"/>
          <w:marRight w:val="0"/>
          <w:marTop w:val="0"/>
          <w:marBottom w:val="0"/>
          <w:divBdr>
            <w:top w:val="none" w:sz="0" w:space="0" w:color="auto"/>
            <w:left w:val="none" w:sz="0" w:space="0" w:color="auto"/>
            <w:bottom w:val="none" w:sz="0" w:space="0" w:color="auto"/>
            <w:right w:val="none" w:sz="0" w:space="0" w:color="auto"/>
          </w:divBdr>
        </w:div>
        <w:div w:id="674653061">
          <w:marLeft w:val="480"/>
          <w:marRight w:val="0"/>
          <w:marTop w:val="0"/>
          <w:marBottom w:val="0"/>
          <w:divBdr>
            <w:top w:val="none" w:sz="0" w:space="0" w:color="auto"/>
            <w:left w:val="none" w:sz="0" w:space="0" w:color="auto"/>
            <w:bottom w:val="none" w:sz="0" w:space="0" w:color="auto"/>
            <w:right w:val="none" w:sz="0" w:space="0" w:color="auto"/>
          </w:divBdr>
        </w:div>
        <w:div w:id="737872526">
          <w:marLeft w:val="480"/>
          <w:marRight w:val="0"/>
          <w:marTop w:val="0"/>
          <w:marBottom w:val="0"/>
          <w:divBdr>
            <w:top w:val="none" w:sz="0" w:space="0" w:color="auto"/>
            <w:left w:val="none" w:sz="0" w:space="0" w:color="auto"/>
            <w:bottom w:val="none" w:sz="0" w:space="0" w:color="auto"/>
            <w:right w:val="none" w:sz="0" w:space="0" w:color="auto"/>
          </w:divBdr>
        </w:div>
        <w:div w:id="825978288">
          <w:marLeft w:val="480"/>
          <w:marRight w:val="0"/>
          <w:marTop w:val="0"/>
          <w:marBottom w:val="0"/>
          <w:divBdr>
            <w:top w:val="none" w:sz="0" w:space="0" w:color="auto"/>
            <w:left w:val="none" w:sz="0" w:space="0" w:color="auto"/>
            <w:bottom w:val="none" w:sz="0" w:space="0" w:color="auto"/>
            <w:right w:val="none" w:sz="0" w:space="0" w:color="auto"/>
          </w:divBdr>
        </w:div>
        <w:div w:id="924651982">
          <w:marLeft w:val="480"/>
          <w:marRight w:val="0"/>
          <w:marTop w:val="0"/>
          <w:marBottom w:val="0"/>
          <w:divBdr>
            <w:top w:val="none" w:sz="0" w:space="0" w:color="auto"/>
            <w:left w:val="none" w:sz="0" w:space="0" w:color="auto"/>
            <w:bottom w:val="none" w:sz="0" w:space="0" w:color="auto"/>
            <w:right w:val="none" w:sz="0" w:space="0" w:color="auto"/>
          </w:divBdr>
        </w:div>
        <w:div w:id="1024327853">
          <w:marLeft w:val="480"/>
          <w:marRight w:val="0"/>
          <w:marTop w:val="0"/>
          <w:marBottom w:val="0"/>
          <w:divBdr>
            <w:top w:val="none" w:sz="0" w:space="0" w:color="auto"/>
            <w:left w:val="none" w:sz="0" w:space="0" w:color="auto"/>
            <w:bottom w:val="none" w:sz="0" w:space="0" w:color="auto"/>
            <w:right w:val="none" w:sz="0" w:space="0" w:color="auto"/>
          </w:divBdr>
        </w:div>
        <w:div w:id="1108814262">
          <w:marLeft w:val="480"/>
          <w:marRight w:val="0"/>
          <w:marTop w:val="0"/>
          <w:marBottom w:val="0"/>
          <w:divBdr>
            <w:top w:val="none" w:sz="0" w:space="0" w:color="auto"/>
            <w:left w:val="none" w:sz="0" w:space="0" w:color="auto"/>
            <w:bottom w:val="none" w:sz="0" w:space="0" w:color="auto"/>
            <w:right w:val="none" w:sz="0" w:space="0" w:color="auto"/>
          </w:divBdr>
        </w:div>
        <w:div w:id="1133055901">
          <w:marLeft w:val="480"/>
          <w:marRight w:val="0"/>
          <w:marTop w:val="0"/>
          <w:marBottom w:val="0"/>
          <w:divBdr>
            <w:top w:val="none" w:sz="0" w:space="0" w:color="auto"/>
            <w:left w:val="none" w:sz="0" w:space="0" w:color="auto"/>
            <w:bottom w:val="none" w:sz="0" w:space="0" w:color="auto"/>
            <w:right w:val="none" w:sz="0" w:space="0" w:color="auto"/>
          </w:divBdr>
        </w:div>
        <w:div w:id="1150974296">
          <w:marLeft w:val="480"/>
          <w:marRight w:val="0"/>
          <w:marTop w:val="0"/>
          <w:marBottom w:val="0"/>
          <w:divBdr>
            <w:top w:val="none" w:sz="0" w:space="0" w:color="auto"/>
            <w:left w:val="none" w:sz="0" w:space="0" w:color="auto"/>
            <w:bottom w:val="none" w:sz="0" w:space="0" w:color="auto"/>
            <w:right w:val="none" w:sz="0" w:space="0" w:color="auto"/>
          </w:divBdr>
        </w:div>
        <w:div w:id="1154839432">
          <w:marLeft w:val="480"/>
          <w:marRight w:val="0"/>
          <w:marTop w:val="0"/>
          <w:marBottom w:val="0"/>
          <w:divBdr>
            <w:top w:val="none" w:sz="0" w:space="0" w:color="auto"/>
            <w:left w:val="none" w:sz="0" w:space="0" w:color="auto"/>
            <w:bottom w:val="none" w:sz="0" w:space="0" w:color="auto"/>
            <w:right w:val="none" w:sz="0" w:space="0" w:color="auto"/>
          </w:divBdr>
        </w:div>
        <w:div w:id="1296062509">
          <w:marLeft w:val="480"/>
          <w:marRight w:val="0"/>
          <w:marTop w:val="0"/>
          <w:marBottom w:val="0"/>
          <w:divBdr>
            <w:top w:val="none" w:sz="0" w:space="0" w:color="auto"/>
            <w:left w:val="none" w:sz="0" w:space="0" w:color="auto"/>
            <w:bottom w:val="none" w:sz="0" w:space="0" w:color="auto"/>
            <w:right w:val="none" w:sz="0" w:space="0" w:color="auto"/>
          </w:divBdr>
        </w:div>
        <w:div w:id="1543326330">
          <w:marLeft w:val="480"/>
          <w:marRight w:val="0"/>
          <w:marTop w:val="0"/>
          <w:marBottom w:val="0"/>
          <w:divBdr>
            <w:top w:val="none" w:sz="0" w:space="0" w:color="auto"/>
            <w:left w:val="none" w:sz="0" w:space="0" w:color="auto"/>
            <w:bottom w:val="none" w:sz="0" w:space="0" w:color="auto"/>
            <w:right w:val="none" w:sz="0" w:space="0" w:color="auto"/>
          </w:divBdr>
        </w:div>
        <w:div w:id="1561018663">
          <w:marLeft w:val="480"/>
          <w:marRight w:val="0"/>
          <w:marTop w:val="0"/>
          <w:marBottom w:val="0"/>
          <w:divBdr>
            <w:top w:val="none" w:sz="0" w:space="0" w:color="auto"/>
            <w:left w:val="none" w:sz="0" w:space="0" w:color="auto"/>
            <w:bottom w:val="none" w:sz="0" w:space="0" w:color="auto"/>
            <w:right w:val="none" w:sz="0" w:space="0" w:color="auto"/>
          </w:divBdr>
        </w:div>
        <w:div w:id="1568682443">
          <w:marLeft w:val="480"/>
          <w:marRight w:val="0"/>
          <w:marTop w:val="0"/>
          <w:marBottom w:val="0"/>
          <w:divBdr>
            <w:top w:val="none" w:sz="0" w:space="0" w:color="auto"/>
            <w:left w:val="none" w:sz="0" w:space="0" w:color="auto"/>
            <w:bottom w:val="none" w:sz="0" w:space="0" w:color="auto"/>
            <w:right w:val="none" w:sz="0" w:space="0" w:color="auto"/>
          </w:divBdr>
        </w:div>
        <w:div w:id="1778256501">
          <w:marLeft w:val="480"/>
          <w:marRight w:val="0"/>
          <w:marTop w:val="0"/>
          <w:marBottom w:val="0"/>
          <w:divBdr>
            <w:top w:val="none" w:sz="0" w:space="0" w:color="auto"/>
            <w:left w:val="none" w:sz="0" w:space="0" w:color="auto"/>
            <w:bottom w:val="none" w:sz="0" w:space="0" w:color="auto"/>
            <w:right w:val="none" w:sz="0" w:space="0" w:color="auto"/>
          </w:divBdr>
        </w:div>
        <w:div w:id="1810436810">
          <w:marLeft w:val="480"/>
          <w:marRight w:val="0"/>
          <w:marTop w:val="0"/>
          <w:marBottom w:val="0"/>
          <w:divBdr>
            <w:top w:val="none" w:sz="0" w:space="0" w:color="auto"/>
            <w:left w:val="none" w:sz="0" w:space="0" w:color="auto"/>
            <w:bottom w:val="none" w:sz="0" w:space="0" w:color="auto"/>
            <w:right w:val="none" w:sz="0" w:space="0" w:color="auto"/>
          </w:divBdr>
        </w:div>
        <w:div w:id="1931885449">
          <w:marLeft w:val="480"/>
          <w:marRight w:val="0"/>
          <w:marTop w:val="0"/>
          <w:marBottom w:val="0"/>
          <w:divBdr>
            <w:top w:val="none" w:sz="0" w:space="0" w:color="auto"/>
            <w:left w:val="none" w:sz="0" w:space="0" w:color="auto"/>
            <w:bottom w:val="none" w:sz="0" w:space="0" w:color="auto"/>
            <w:right w:val="none" w:sz="0" w:space="0" w:color="auto"/>
          </w:divBdr>
        </w:div>
        <w:div w:id="2036232329">
          <w:marLeft w:val="480"/>
          <w:marRight w:val="0"/>
          <w:marTop w:val="0"/>
          <w:marBottom w:val="0"/>
          <w:divBdr>
            <w:top w:val="none" w:sz="0" w:space="0" w:color="auto"/>
            <w:left w:val="none" w:sz="0" w:space="0" w:color="auto"/>
            <w:bottom w:val="none" w:sz="0" w:space="0" w:color="auto"/>
            <w:right w:val="none" w:sz="0" w:space="0" w:color="auto"/>
          </w:divBdr>
        </w:div>
        <w:div w:id="2143500030">
          <w:marLeft w:val="480"/>
          <w:marRight w:val="0"/>
          <w:marTop w:val="0"/>
          <w:marBottom w:val="0"/>
          <w:divBdr>
            <w:top w:val="none" w:sz="0" w:space="0" w:color="auto"/>
            <w:left w:val="none" w:sz="0" w:space="0" w:color="auto"/>
            <w:bottom w:val="none" w:sz="0" w:space="0" w:color="auto"/>
            <w:right w:val="none" w:sz="0" w:space="0" w:color="auto"/>
          </w:divBdr>
        </w:div>
      </w:divsChild>
    </w:div>
    <w:div w:id="1467972784">
      <w:bodyDiv w:val="1"/>
      <w:marLeft w:val="0"/>
      <w:marRight w:val="0"/>
      <w:marTop w:val="0"/>
      <w:marBottom w:val="0"/>
      <w:divBdr>
        <w:top w:val="none" w:sz="0" w:space="0" w:color="auto"/>
        <w:left w:val="none" w:sz="0" w:space="0" w:color="auto"/>
        <w:bottom w:val="none" w:sz="0" w:space="0" w:color="auto"/>
        <w:right w:val="none" w:sz="0" w:space="0" w:color="auto"/>
      </w:divBdr>
      <w:divsChild>
        <w:div w:id="5644543">
          <w:marLeft w:val="480"/>
          <w:marRight w:val="0"/>
          <w:marTop w:val="0"/>
          <w:marBottom w:val="0"/>
          <w:divBdr>
            <w:top w:val="none" w:sz="0" w:space="0" w:color="auto"/>
            <w:left w:val="none" w:sz="0" w:space="0" w:color="auto"/>
            <w:bottom w:val="none" w:sz="0" w:space="0" w:color="auto"/>
            <w:right w:val="none" w:sz="0" w:space="0" w:color="auto"/>
          </w:divBdr>
        </w:div>
        <w:div w:id="8610390">
          <w:marLeft w:val="480"/>
          <w:marRight w:val="0"/>
          <w:marTop w:val="0"/>
          <w:marBottom w:val="0"/>
          <w:divBdr>
            <w:top w:val="none" w:sz="0" w:space="0" w:color="auto"/>
            <w:left w:val="none" w:sz="0" w:space="0" w:color="auto"/>
            <w:bottom w:val="none" w:sz="0" w:space="0" w:color="auto"/>
            <w:right w:val="none" w:sz="0" w:space="0" w:color="auto"/>
          </w:divBdr>
        </w:div>
        <w:div w:id="72556734">
          <w:marLeft w:val="480"/>
          <w:marRight w:val="0"/>
          <w:marTop w:val="0"/>
          <w:marBottom w:val="0"/>
          <w:divBdr>
            <w:top w:val="none" w:sz="0" w:space="0" w:color="auto"/>
            <w:left w:val="none" w:sz="0" w:space="0" w:color="auto"/>
            <w:bottom w:val="none" w:sz="0" w:space="0" w:color="auto"/>
            <w:right w:val="none" w:sz="0" w:space="0" w:color="auto"/>
          </w:divBdr>
        </w:div>
        <w:div w:id="95373447">
          <w:marLeft w:val="480"/>
          <w:marRight w:val="0"/>
          <w:marTop w:val="0"/>
          <w:marBottom w:val="0"/>
          <w:divBdr>
            <w:top w:val="none" w:sz="0" w:space="0" w:color="auto"/>
            <w:left w:val="none" w:sz="0" w:space="0" w:color="auto"/>
            <w:bottom w:val="none" w:sz="0" w:space="0" w:color="auto"/>
            <w:right w:val="none" w:sz="0" w:space="0" w:color="auto"/>
          </w:divBdr>
        </w:div>
        <w:div w:id="372581014">
          <w:marLeft w:val="480"/>
          <w:marRight w:val="0"/>
          <w:marTop w:val="0"/>
          <w:marBottom w:val="0"/>
          <w:divBdr>
            <w:top w:val="none" w:sz="0" w:space="0" w:color="auto"/>
            <w:left w:val="none" w:sz="0" w:space="0" w:color="auto"/>
            <w:bottom w:val="none" w:sz="0" w:space="0" w:color="auto"/>
            <w:right w:val="none" w:sz="0" w:space="0" w:color="auto"/>
          </w:divBdr>
        </w:div>
        <w:div w:id="395512293">
          <w:marLeft w:val="480"/>
          <w:marRight w:val="0"/>
          <w:marTop w:val="0"/>
          <w:marBottom w:val="0"/>
          <w:divBdr>
            <w:top w:val="none" w:sz="0" w:space="0" w:color="auto"/>
            <w:left w:val="none" w:sz="0" w:space="0" w:color="auto"/>
            <w:bottom w:val="none" w:sz="0" w:space="0" w:color="auto"/>
            <w:right w:val="none" w:sz="0" w:space="0" w:color="auto"/>
          </w:divBdr>
        </w:div>
        <w:div w:id="409818073">
          <w:marLeft w:val="480"/>
          <w:marRight w:val="0"/>
          <w:marTop w:val="0"/>
          <w:marBottom w:val="0"/>
          <w:divBdr>
            <w:top w:val="none" w:sz="0" w:space="0" w:color="auto"/>
            <w:left w:val="none" w:sz="0" w:space="0" w:color="auto"/>
            <w:bottom w:val="none" w:sz="0" w:space="0" w:color="auto"/>
            <w:right w:val="none" w:sz="0" w:space="0" w:color="auto"/>
          </w:divBdr>
        </w:div>
        <w:div w:id="422067022">
          <w:marLeft w:val="480"/>
          <w:marRight w:val="0"/>
          <w:marTop w:val="0"/>
          <w:marBottom w:val="0"/>
          <w:divBdr>
            <w:top w:val="none" w:sz="0" w:space="0" w:color="auto"/>
            <w:left w:val="none" w:sz="0" w:space="0" w:color="auto"/>
            <w:bottom w:val="none" w:sz="0" w:space="0" w:color="auto"/>
            <w:right w:val="none" w:sz="0" w:space="0" w:color="auto"/>
          </w:divBdr>
        </w:div>
        <w:div w:id="547496866">
          <w:marLeft w:val="480"/>
          <w:marRight w:val="0"/>
          <w:marTop w:val="0"/>
          <w:marBottom w:val="0"/>
          <w:divBdr>
            <w:top w:val="none" w:sz="0" w:space="0" w:color="auto"/>
            <w:left w:val="none" w:sz="0" w:space="0" w:color="auto"/>
            <w:bottom w:val="none" w:sz="0" w:space="0" w:color="auto"/>
            <w:right w:val="none" w:sz="0" w:space="0" w:color="auto"/>
          </w:divBdr>
        </w:div>
        <w:div w:id="566767342">
          <w:marLeft w:val="480"/>
          <w:marRight w:val="0"/>
          <w:marTop w:val="0"/>
          <w:marBottom w:val="0"/>
          <w:divBdr>
            <w:top w:val="none" w:sz="0" w:space="0" w:color="auto"/>
            <w:left w:val="none" w:sz="0" w:space="0" w:color="auto"/>
            <w:bottom w:val="none" w:sz="0" w:space="0" w:color="auto"/>
            <w:right w:val="none" w:sz="0" w:space="0" w:color="auto"/>
          </w:divBdr>
        </w:div>
        <w:div w:id="587151592">
          <w:marLeft w:val="480"/>
          <w:marRight w:val="0"/>
          <w:marTop w:val="0"/>
          <w:marBottom w:val="0"/>
          <w:divBdr>
            <w:top w:val="none" w:sz="0" w:space="0" w:color="auto"/>
            <w:left w:val="none" w:sz="0" w:space="0" w:color="auto"/>
            <w:bottom w:val="none" w:sz="0" w:space="0" w:color="auto"/>
            <w:right w:val="none" w:sz="0" w:space="0" w:color="auto"/>
          </w:divBdr>
        </w:div>
        <w:div w:id="600340262">
          <w:marLeft w:val="480"/>
          <w:marRight w:val="0"/>
          <w:marTop w:val="0"/>
          <w:marBottom w:val="0"/>
          <w:divBdr>
            <w:top w:val="none" w:sz="0" w:space="0" w:color="auto"/>
            <w:left w:val="none" w:sz="0" w:space="0" w:color="auto"/>
            <w:bottom w:val="none" w:sz="0" w:space="0" w:color="auto"/>
            <w:right w:val="none" w:sz="0" w:space="0" w:color="auto"/>
          </w:divBdr>
        </w:div>
        <w:div w:id="700403059">
          <w:marLeft w:val="480"/>
          <w:marRight w:val="0"/>
          <w:marTop w:val="0"/>
          <w:marBottom w:val="0"/>
          <w:divBdr>
            <w:top w:val="none" w:sz="0" w:space="0" w:color="auto"/>
            <w:left w:val="none" w:sz="0" w:space="0" w:color="auto"/>
            <w:bottom w:val="none" w:sz="0" w:space="0" w:color="auto"/>
            <w:right w:val="none" w:sz="0" w:space="0" w:color="auto"/>
          </w:divBdr>
        </w:div>
        <w:div w:id="702098092">
          <w:marLeft w:val="480"/>
          <w:marRight w:val="0"/>
          <w:marTop w:val="0"/>
          <w:marBottom w:val="0"/>
          <w:divBdr>
            <w:top w:val="none" w:sz="0" w:space="0" w:color="auto"/>
            <w:left w:val="none" w:sz="0" w:space="0" w:color="auto"/>
            <w:bottom w:val="none" w:sz="0" w:space="0" w:color="auto"/>
            <w:right w:val="none" w:sz="0" w:space="0" w:color="auto"/>
          </w:divBdr>
        </w:div>
        <w:div w:id="758021629">
          <w:marLeft w:val="480"/>
          <w:marRight w:val="0"/>
          <w:marTop w:val="0"/>
          <w:marBottom w:val="0"/>
          <w:divBdr>
            <w:top w:val="none" w:sz="0" w:space="0" w:color="auto"/>
            <w:left w:val="none" w:sz="0" w:space="0" w:color="auto"/>
            <w:bottom w:val="none" w:sz="0" w:space="0" w:color="auto"/>
            <w:right w:val="none" w:sz="0" w:space="0" w:color="auto"/>
          </w:divBdr>
        </w:div>
        <w:div w:id="762847021">
          <w:marLeft w:val="480"/>
          <w:marRight w:val="0"/>
          <w:marTop w:val="0"/>
          <w:marBottom w:val="0"/>
          <w:divBdr>
            <w:top w:val="none" w:sz="0" w:space="0" w:color="auto"/>
            <w:left w:val="none" w:sz="0" w:space="0" w:color="auto"/>
            <w:bottom w:val="none" w:sz="0" w:space="0" w:color="auto"/>
            <w:right w:val="none" w:sz="0" w:space="0" w:color="auto"/>
          </w:divBdr>
        </w:div>
        <w:div w:id="781268301">
          <w:marLeft w:val="480"/>
          <w:marRight w:val="0"/>
          <w:marTop w:val="0"/>
          <w:marBottom w:val="0"/>
          <w:divBdr>
            <w:top w:val="none" w:sz="0" w:space="0" w:color="auto"/>
            <w:left w:val="none" w:sz="0" w:space="0" w:color="auto"/>
            <w:bottom w:val="none" w:sz="0" w:space="0" w:color="auto"/>
            <w:right w:val="none" w:sz="0" w:space="0" w:color="auto"/>
          </w:divBdr>
        </w:div>
        <w:div w:id="832601835">
          <w:marLeft w:val="480"/>
          <w:marRight w:val="0"/>
          <w:marTop w:val="0"/>
          <w:marBottom w:val="0"/>
          <w:divBdr>
            <w:top w:val="none" w:sz="0" w:space="0" w:color="auto"/>
            <w:left w:val="none" w:sz="0" w:space="0" w:color="auto"/>
            <w:bottom w:val="none" w:sz="0" w:space="0" w:color="auto"/>
            <w:right w:val="none" w:sz="0" w:space="0" w:color="auto"/>
          </w:divBdr>
        </w:div>
        <w:div w:id="841774559">
          <w:marLeft w:val="480"/>
          <w:marRight w:val="0"/>
          <w:marTop w:val="0"/>
          <w:marBottom w:val="0"/>
          <w:divBdr>
            <w:top w:val="none" w:sz="0" w:space="0" w:color="auto"/>
            <w:left w:val="none" w:sz="0" w:space="0" w:color="auto"/>
            <w:bottom w:val="none" w:sz="0" w:space="0" w:color="auto"/>
            <w:right w:val="none" w:sz="0" w:space="0" w:color="auto"/>
          </w:divBdr>
        </w:div>
        <w:div w:id="1036471543">
          <w:marLeft w:val="480"/>
          <w:marRight w:val="0"/>
          <w:marTop w:val="0"/>
          <w:marBottom w:val="0"/>
          <w:divBdr>
            <w:top w:val="none" w:sz="0" w:space="0" w:color="auto"/>
            <w:left w:val="none" w:sz="0" w:space="0" w:color="auto"/>
            <w:bottom w:val="none" w:sz="0" w:space="0" w:color="auto"/>
            <w:right w:val="none" w:sz="0" w:space="0" w:color="auto"/>
          </w:divBdr>
        </w:div>
        <w:div w:id="1045955884">
          <w:marLeft w:val="480"/>
          <w:marRight w:val="0"/>
          <w:marTop w:val="0"/>
          <w:marBottom w:val="0"/>
          <w:divBdr>
            <w:top w:val="none" w:sz="0" w:space="0" w:color="auto"/>
            <w:left w:val="none" w:sz="0" w:space="0" w:color="auto"/>
            <w:bottom w:val="none" w:sz="0" w:space="0" w:color="auto"/>
            <w:right w:val="none" w:sz="0" w:space="0" w:color="auto"/>
          </w:divBdr>
        </w:div>
        <w:div w:id="1076167142">
          <w:marLeft w:val="480"/>
          <w:marRight w:val="0"/>
          <w:marTop w:val="0"/>
          <w:marBottom w:val="0"/>
          <w:divBdr>
            <w:top w:val="none" w:sz="0" w:space="0" w:color="auto"/>
            <w:left w:val="none" w:sz="0" w:space="0" w:color="auto"/>
            <w:bottom w:val="none" w:sz="0" w:space="0" w:color="auto"/>
            <w:right w:val="none" w:sz="0" w:space="0" w:color="auto"/>
          </w:divBdr>
        </w:div>
        <w:div w:id="1154099585">
          <w:marLeft w:val="480"/>
          <w:marRight w:val="0"/>
          <w:marTop w:val="0"/>
          <w:marBottom w:val="0"/>
          <w:divBdr>
            <w:top w:val="none" w:sz="0" w:space="0" w:color="auto"/>
            <w:left w:val="none" w:sz="0" w:space="0" w:color="auto"/>
            <w:bottom w:val="none" w:sz="0" w:space="0" w:color="auto"/>
            <w:right w:val="none" w:sz="0" w:space="0" w:color="auto"/>
          </w:divBdr>
        </w:div>
        <w:div w:id="1173298376">
          <w:marLeft w:val="480"/>
          <w:marRight w:val="0"/>
          <w:marTop w:val="0"/>
          <w:marBottom w:val="0"/>
          <w:divBdr>
            <w:top w:val="none" w:sz="0" w:space="0" w:color="auto"/>
            <w:left w:val="none" w:sz="0" w:space="0" w:color="auto"/>
            <w:bottom w:val="none" w:sz="0" w:space="0" w:color="auto"/>
            <w:right w:val="none" w:sz="0" w:space="0" w:color="auto"/>
          </w:divBdr>
        </w:div>
        <w:div w:id="1219852733">
          <w:marLeft w:val="480"/>
          <w:marRight w:val="0"/>
          <w:marTop w:val="0"/>
          <w:marBottom w:val="0"/>
          <w:divBdr>
            <w:top w:val="none" w:sz="0" w:space="0" w:color="auto"/>
            <w:left w:val="none" w:sz="0" w:space="0" w:color="auto"/>
            <w:bottom w:val="none" w:sz="0" w:space="0" w:color="auto"/>
            <w:right w:val="none" w:sz="0" w:space="0" w:color="auto"/>
          </w:divBdr>
        </w:div>
        <w:div w:id="1383794712">
          <w:marLeft w:val="480"/>
          <w:marRight w:val="0"/>
          <w:marTop w:val="0"/>
          <w:marBottom w:val="0"/>
          <w:divBdr>
            <w:top w:val="none" w:sz="0" w:space="0" w:color="auto"/>
            <w:left w:val="none" w:sz="0" w:space="0" w:color="auto"/>
            <w:bottom w:val="none" w:sz="0" w:space="0" w:color="auto"/>
            <w:right w:val="none" w:sz="0" w:space="0" w:color="auto"/>
          </w:divBdr>
        </w:div>
        <w:div w:id="1417939836">
          <w:marLeft w:val="480"/>
          <w:marRight w:val="0"/>
          <w:marTop w:val="0"/>
          <w:marBottom w:val="0"/>
          <w:divBdr>
            <w:top w:val="none" w:sz="0" w:space="0" w:color="auto"/>
            <w:left w:val="none" w:sz="0" w:space="0" w:color="auto"/>
            <w:bottom w:val="none" w:sz="0" w:space="0" w:color="auto"/>
            <w:right w:val="none" w:sz="0" w:space="0" w:color="auto"/>
          </w:divBdr>
        </w:div>
        <w:div w:id="1441533189">
          <w:marLeft w:val="480"/>
          <w:marRight w:val="0"/>
          <w:marTop w:val="0"/>
          <w:marBottom w:val="0"/>
          <w:divBdr>
            <w:top w:val="none" w:sz="0" w:space="0" w:color="auto"/>
            <w:left w:val="none" w:sz="0" w:space="0" w:color="auto"/>
            <w:bottom w:val="none" w:sz="0" w:space="0" w:color="auto"/>
            <w:right w:val="none" w:sz="0" w:space="0" w:color="auto"/>
          </w:divBdr>
        </w:div>
        <w:div w:id="1474911094">
          <w:marLeft w:val="480"/>
          <w:marRight w:val="0"/>
          <w:marTop w:val="0"/>
          <w:marBottom w:val="0"/>
          <w:divBdr>
            <w:top w:val="none" w:sz="0" w:space="0" w:color="auto"/>
            <w:left w:val="none" w:sz="0" w:space="0" w:color="auto"/>
            <w:bottom w:val="none" w:sz="0" w:space="0" w:color="auto"/>
            <w:right w:val="none" w:sz="0" w:space="0" w:color="auto"/>
          </w:divBdr>
        </w:div>
        <w:div w:id="1511334793">
          <w:marLeft w:val="480"/>
          <w:marRight w:val="0"/>
          <w:marTop w:val="0"/>
          <w:marBottom w:val="0"/>
          <w:divBdr>
            <w:top w:val="none" w:sz="0" w:space="0" w:color="auto"/>
            <w:left w:val="none" w:sz="0" w:space="0" w:color="auto"/>
            <w:bottom w:val="none" w:sz="0" w:space="0" w:color="auto"/>
            <w:right w:val="none" w:sz="0" w:space="0" w:color="auto"/>
          </w:divBdr>
        </w:div>
        <w:div w:id="1518928417">
          <w:marLeft w:val="480"/>
          <w:marRight w:val="0"/>
          <w:marTop w:val="0"/>
          <w:marBottom w:val="0"/>
          <w:divBdr>
            <w:top w:val="none" w:sz="0" w:space="0" w:color="auto"/>
            <w:left w:val="none" w:sz="0" w:space="0" w:color="auto"/>
            <w:bottom w:val="none" w:sz="0" w:space="0" w:color="auto"/>
            <w:right w:val="none" w:sz="0" w:space="0" w:color="auto"/>
          </w:divBdr>
        </w:div>
        <w:div w:id="1622225756">
          <w:marLeft w:val="480"/>
          <w:marRight w:val="0"/>
          <w:marTop w:val="0"/>
          <w:marBottom w:val="0"/>
          <w:divBdr>
            <w:top w:val="none" w:sz="0" w:space="0" w:color="auto"/>
            <w:left w:val="none" w:sz="0" w:space="0" w:color="auto"/>
            <w:bottom w:val="none" w:sz="0" w:space="0" w:color="auto"/>
            <w:right w:val="none" w:sz="0" w:space="0" w:color="auto"/>
          </w:divBdr>
        </w:div>
        <w:div w:id="1640528633">
          <w:marLeft w:val="480"/>
          <w:marRight w:val="0"/>
          <w:marTop w:val="0"/>
          <w:marBottom w:val="0"/>
          <w:divBdr>
            <w:top w:val="none" w:sz="0" w:space="0" w:color="auto"/>
            <w:left w:val="none" w:sz="0" w:space="0" w:color="auto"/>
            <w:bottom w:val="none" w:sz="0" w:space="0" w:color="auto"/>
            <w:right w:val="none" w:sz="0" w:space="0" w:color="auto"/>
          </w:divBdr>
        </w:div>
        <w:div w:id="1661157259">
          <w:marLeft w:val="480"/>
          <w:marRight w:val="0"/>
          <w:marTop w:val="0"/>
          <w:marBottom w:val="0"/>
          <w:divBdr>
            <w:top w:val="none" w:sz="0" w:space="0" w:color="auto"/>
            <w:left w:val="none" w:sz="0" w:space="0" w:color="auto"/>
            <w:bottom w:val="none" w:sz="0" w:space="0" w:color="auto"/>
            <w:right w:val="none" w:sz="0" w:space="0" w:color="auto"/>
          </w:divBdr>
        </w:div>
        <w:div w:id="1701469985">
          <w:marLeft w:val="480"/>
          <w:marRight w:val="0"/>
          <w:marTop w:val="0"/>
          <w:marBottom w:val="0"/>
          <w:divBdr>
            <w:top w:val="none" w:sz="0" w:space="0" w:color="auto"/>
            <w:left w:val="none" w:sz="0" w:space="0" w:color="auto"/>
            <w:bottom w:val="none" w:sz="0" w:space="0" w:color="auto"/>
            <w:right w:val="none" w:sz="0" w:space="0" w:color="auto"/>
          </w:divBdr>
        </w:div>
        <w:div w:id="1716615389">
          <w:marLeft w:val="480"/>
          <w:marRight w:val="0"/>
          <w:marTop w:val="0"/>
          <w:marBottom w:val="0"/>
          <w:divBdr>
            <w:top w:val="none" w:sz="0" w:space="0" w:color="auto"/>
            <w:left w:val="none" w:sz="0" w:space="0" w:color="auto"/>
            <w:bottom w:val="none" w:sz="0" w:space="0" w:color="auto"/>
            <w:right w:val="none" w:sz="0" w:space="0" w:color="auto"/>
          </w:divBdr>
        </w:div>
        <w:div w:id="1936091382">
          <w:marLeft w:val="480"/>
          <w:marRight w:val="0"/>
          <w:marTop w:val="0"/>
          <w:marBottom w:val="0"/>
          <w:divBdr>
            <w:top w:val="none" w:sz="0" w:space="0" w:color="auto"/>
            <w:left w:val="none" w:sz="0" w:space="0" w:color="auto"/>
            <w:bottom w:val="none" w:sz="0" w:space="0" w:color="auto"/>
            <w:right w:val="none" w:sz="0" w:space="0" w:color="auto"/>
          </w:divBdr>
        </w:div>
      </w:divsChild>
    </w:div>
    <w:div w:id="1498618748">
      <w:bodyDiv w:val="1"/>
      <w:marLeft w:val="0"/>
      <w:marRight w:val="0"/>
      <w:marTop w:val="0"/>
      <w:marBottom w:val="0"/>
      <w:divBdr>
        <w:top w:val="none" w:sz="0" w:space="0" w:color="auto"/>
        <w:left w:val="none" w:sz="0" w:space="0" w:color="auto"/>
        <w:bottom w:val="none" w:sz="0" w:space="0" w:color="auto"/>
        <w:right w:val="none" w:sz="0" w:space="0" w:color="auto"/>
      </w:divBdr>
      <w:divsChild>
        <w:div w:id="181284178">
          <w:marLeft w:val="480"/>
          <w:marRight w:val="0"/>
          <w:marTop w:val="0"/>
          <w:marBottom w:val="0"/>
          <w:divBdr>
            <w:top w:val="none" w:sz="0" w:space="0" w:color="auto"/>
            <w:left w:val="none" w:sz="0" w:space="0" w:color="auto"/>
            <w:bottom w:val="none" w:sz="0" w:space="0" w:color="auto"/>
            <w:right w:val="none" w:sz="0" w:space="0" w:color="auto"/>
          </w:divBdr>
        </w:div>
        <w:div w:id="186141429">
          <w:marLeft w:val="480"/>
          <w:marRight w:val="0"/>
          <w:marTop w:val="0"/>
          <w:marBottom w:val="0"/>
          <w:divBdr>
            <w:top w:val="none" w:sz="0" w:space="0" w:color="auto"/>
            <w:left w:val="none" w:sz="0" w:space="0" w:color="auto"/>
            <w:bottom w:val="none" w:sz="0" w:space="0" w:color="auto"/>
            <w:right w:val="none" w:sz="0" w:space="0" w:color="auto"/>
          </w:divBdr>
        </w:div>
        <w:div w:id="239677286">
          <w:marLeft w:val="480"/>
          <w:marRight w:val="0"/>
          <w:marTop w:val="0"/>
          <w:marBottom w:val="0"/>
          <w:divBdr>
            <w:top w:val="none" w:sz="0" w:space="0" w:color="auto"/>
            <w:left w:val="none" w:sz="0" w:space="0" w:color="auto"/>
            <w:bottom w:val="none" w:sz="0" w:space="0" w:color="auto"/>
            <w:right w:val="none" w:sz="0" w:space="0" w:color="auto"/>
          </w:divBdr>
        </w:div>
        <w:div w:id="260915703">
          <w:marLeft w:val="480"/>
          <w:marRight w:val="0"/>
          <w:marTop w:val="0"/>
          <w:marBottom w:val="0"/>
          <w:divBdr>
            <w:top w:val="none" w:sz="0" w:space="0" w:color="auto"/>
            <w:left w:val="none" w:sz="0" w:space="0" w:color="auto"/>
            <w:bottom w:val="none" w:sz="0" w:space="0" w:color="auto"/>
            <w:right w:val="none" w:sz="0" w:space="0" w:color="auto"/>
          </w:divBdr>
        </w:div>
        <w:div w:id="512426939">
          <w:marLeft w:val="480"/>
          <w:marRight w:val="0"/>
          <w:marTop w:val="0"/>
          <w:marBottom w:val="0"/>
          <w:divBdr>
            <w:top w:val="none" w:sz="0" w:space="0" w:color="auto"/>
            <w:left w:val="none" w:sz="0" w:space="0" w:color="auto"/>
            <w:bottom w:val="none" w:sz="0" w:space="0" w:color="auto"/>
            <w:right w:val="none" w:sz="0" w:space="0" w:color="auto"/>
          </w:divBdr>
        </w:div>
        <w:div w:id="517351039">
          <w:marLeft w:val="480"/>
          <w:marRight w:val="0"/>
          <w:marTop w:val="0"/>
          <w:marBottom w:val="0"/>
          <w:divBdr>
            <w:top w:val="none" w:sz="0" w:space="0" w:color="auto"/>
            <w:left w:val="none" w:sz="0" w:space="0" w:color="auto"/>
            <w:bottom w:val="none" w:sz="0" w:space="0" w:color="auto"/>
            <w:right w:val="none" w:sz="0" w:space="0" w:color="auto"/>
          </w:divBdr>
        </w:div>
        <w:div w:id="548734135">
          <w:marLeft w:val="480"/>
          <w:marRight w:val="0"/>
          <w:marTop w:val="0"/>
          <w:marBottom w:val="0"/>
          <w:divBdr>
            <w:top w:val="none" w:sz="0" w:space="0" w:color="auto"/>
            <w:left w:val="none" w:sz="0" w:space="0" w:color="auto"/>
            <w:bottom w:val="none" w:sz="0" w:space="0" w:color="auto"/>
            <w:right w:val="none" w:sz="0" w:space="0" w:color="auto"/>
          </w:divBdr>
        </w:div>
        <w:div w:id="593706290">
          <w:marLeft w:val="480"/>
          <w:marRight w:val="0"/>
          <w:marTop w:val="0"/>
          <w:marBottom w:val="0"/>
          <w:divBdr>
            <w:top w:val="none" w:sz="0" w:space="0" w:color="auto"/>
            <w:left w:val="none" w:sz="0" w:space="0" w:color="auto"/>
            <w:bottom w:val="none" w:sz="0" w:space="0" w:color="auto"/>
            <w:right w:val="none" w:sz="0" w:space="0" w:color="auto"/>
          </w:divBdr>
        </w:div>
        <w:div w:id="654457750">
          <w:marLeft w:val="480"/>
          <w:marRight w:val="0"/>
          <w:marTop w:val="0"/>
          <w:marBottom w:val="0"/>
          <w:divBdr>
            <w:top w:val="none" w:sz="0" w:space="0" w:color="auto"/>
            <w:left w:val="none" w:sz="0" w:space="0" w:color="auto"/>
            <w:bottom w:val="none" w:sz="0" w:space="0" w:color="auto"/>
            <w:right w:val="none" w:sz="0" w:space="0" w:color="auto"/>
          </w:divBdr>
        </w:div>
        <w:div w:id="727530284">
          <w:marLeft w:val="480"/>
          <w:marRight w:val="0"/>
          <w:marTop w:val="0"/>
          <w:marBottom w:val="0"/>
          <w:divBdr>
            <w:top w:val="none" w:sz="0" w:space="0" w:color="auto"/>
            <w:left w:val="none" w:sz="0" w:space="0" w:color="auto"/>
            <w:bottom w:val="none" w:sz="0" w:space="0" w:color="auto"/>
            <w:right w:val="none" w:sz="0" w:space="0" w:color="auto"/>
          </w:divBdr>
        </w:div>
        <w:div w:id="772940444">
          <w:marLeft w:val="480"/>
          <w:marRight w:val="0"/>
          <w:marTop w:val="0"/>
          <w:marBottom w:val="0"/>
          <w:divBdr>
            <w:top w:val="none" w:sz="0" w:space="0" w:color="auto"/>
            <w:left w:val="none" w:sz="0" w:space="0" w:color="auto"/>
            <w:bottom w:val="none" w:sz="0" w:space="0" w:color="auto"/>
            <w:right w:val="none" w:sz="0" w:space="0" w:color="auto"/>
          </w:divBdr>
        </w:div>
        <w:div w:id="847405208">
          <w:marLeft w:val="480"/>
          <w:marRight w:val="0"/>
          <w:marTop w:val="0"/>
          <w:marBottom w:val="0"/>
          <w:divBdr>
            <w:top w:val="none" w:sz="0" w:space="0" w:color="auto"/>
            <w:left w:val="none" w:sz="0" w:space="0" w:color="auto"/>
            <w:bottom w:val="none" w:sz="0" w:space="0" w:color="auto"/>
            <w:right w:val="none" w:sz="0" w:space="0" w:color="auto"/>
          </w:divBdr>
        </w:div>
        <w:div w:id="847525382">
          <w:marLeft w:val="480"/>
          <w:marRight w:val="0"/>
          <w:marTop w:val="0"/>
          <w:marBottom w:val="0"/>
          <w:divBdr>
            <w:top w:val="none" w:sz="0" w:space="0" w:color="auto"/>
            <w:left w:val="none" w:sz="0" w:space="0" w:color="auto"/>
            <w:bottom w:val="none" w:sz="0" w:space="0" w:color="auto"/>
            <w:right w:val="none" w:sz="0" w:space="0" w:color="auto"/>
          </w:divBdr>
        </w:div>
        <w:div w:id="871304058">
          <w:marLeft w:val="480"/>
          <w:marRight w:val="0"/>
          <w:marTop w:val="0"/>
          <w:marBottom w:val="0"/>
          <w:divBdr>
            <w:top w:val="none" w:sz="0" w:space="0" w:color="auto"/>
            <w:left w:val="none" w:sz="0" w:space="0" w:color="auto"/>
            <w:bottom w:val="none" w:sz="0" w:space="0" w:color="auto"/>
            <w:right w:val="none" w:sz="0" w:space="0" w:color="auto"/>
          </w:divBdr>
        </w:div>
        <w:div w:id="919751758">
          <w:marLeft w:val="480"/>
          <w:marRight w:val="0"/>
          <w:marTop w:val="0"/>
          <w:marBottom w:val="0"/>
          <w:divBdr>
            <w:top w:val="none" w:sz="0" w:space="0" w:color="auto"/>
            <w:left w:val="none" w:sz="0" w:space="0" w:color="auto"/>
            <w:bottom w:val="none" w:sz="0" w:space="0" w:color="auto"/>
            <w:right w:val="none" w:sz="0" w:space="0" w:color="auto"/>
          </w:divBdr>
        </w:div>
        <w:div w:id="942419700">
          <w:marLeft w:val="480"/>
          <w:marRight w:val="0"/>
          <w:marTop w:val="0"/>
          <w:marBottom w:val="0"/>
          <w:divBdr>
            <w:top w:val="none" w:sz="0" w:space="0" w:color="auto"/>
            <w:left w:val="none" w:sz="0" w:space="0" w:color="auto"/>
            <w:bottom w:val="none" w:sz="0" w:space="0" w:color="auto"/>
            <w:right w:val="none" w:sz="0" w:space="0" w:color="auto"/>
          </w:divBdr>
        </w:div>
        <w:div w:id="991372178">
          <w:marLeft w:val="480"/>
          <w:marRight w:val="0"/>
          <w:marTop w:val="0"/>
          <w:marBottom w:val="0"/>
          <w:divBdr>
            <w:top w:val="none" w:sz="0" w:space="0" w:color="auto"/>
            <w:left w:val="none" w:sz="0" w:space="0" w:color="auto"/>
            <w:bottom w:val="none" w:sz="0" w:space="0" w:color="auto"/>
            <w:right w:val="none" w:sz="0" w:space="0" w:color="auto"/>
          </w:divBdr>
        </w:div>
        <w:div w:id="1075517244">
          <w:marLeft w:val="480"/>
          <w:marRight w:val="0"/>
          <w:marTop w:val="0"/>
          <w:marBottom w:val="0"/>
          <w:divBdr>
            <w:top w:val="none" w:sz="0" w:space="0" w:color="auto"/>
            <w:left w:val="none" w:sz="0" w:space="0" w:color="auto"/>
            <w:bottom w:val="none" w:sz="0" w:space="0" w:color="auto"/>
            <w:right w:val="none" w:sz="0" w:space="0" w:color="auto"/>
          </w:divBdr>
        </w:div>
        <w:div w:id="1106341091">
          <w:marLeft w:val="480"/>
          <w:marRight w:val="0"/>
          <w:marTop w:val="0"/>
          <w:marBottom w:val="0"/>
          <w:divBdr>
            <w:top w:val="none" w:sz="0" w:space="0" w:color="auto"/>
            <w:left w:val="none" w:sz="0" w:space="0" w:color="auto"/>
            <w:bottom w:val="none" w:sz="0" w:space="0" w:color="auto"/>
            <w:right w:val="none" w:sz="0" w:space="0" w:color="auto"/>
          </w:divBdr>
        </w:div>
        <w:div w:id="1109282217">
          <w:marLeft w:val="480"/>
          <w:marRight w:val="0"/>
          <w:marTop w:val="0"/>
          <w:marBottom w:val="0"/>
          <w:divBdr>
            <w:top w:val="none" w:sz="0" w:space="0" w:color="auto"/>
            <w:left w:val="none" w:sz="0" w:space="0" w:color="auto"/>
            <w:bottom w:val="none" w:sz="0" w:space="0" w:color="auto"/>
            <w:right w:val="none" w:sz="0" w:space="0" w:color="auto"/>
          </w:divBdr>
        </w:div>
        <w:div w:id="1137919960">
          <w:marLeft w:val="480"/>
          <w:marRight w:val="0"/>
          <w:marTop w:val="0"/>
          <w:marBottom w:val="0"/>
          <w:divBdr>
            <w:top w:val="none" w:sz="0" w:space="0" w:color="auto"/>
            <w:left w:val="none" w:sz="0" w:space="0" w:color="auto"/>
            <w:bottom w:val="none" w:sz="0" w:space="0" w:color="auto"/>
            <w:right w:val="none" w:sz="0" w:space="0" w:color="auto"/>
          </w:divBdr>
        </w:div>
        <w:div w:id="1241598779">
          <w:marLeft w:val="480"/>
          <w:marRight w:val="0"/>
          <w:marTop w:val="0"/>
          <w:marBottom w:val="0"/>
          <w:divBdr>
            <w:top w:val="none" w:sz="0" w:space="0" w:color="auto"/>
            <w:left w:val="none" w:sz="0" w:space="0" w:color="auto"/>
            <w:bottom w:val="none" w:sz="0" w:space="0" w:color="auto"/>
            <w:right w:val="none" w:sz="0" w:space="0" w:color="auto"/>
          </w:divBdr>
        </w:div>
        <w:div w:id="1499037240">
          <w:marLeft w:val="480"/>
          <w:marRight w:val="0"/>
          <w:marTop w:val="0"/>
          <w:marBottom w:val="0"/>
          <w:divBdr>
            <w:top w:val="none" w:sz="0" w:space="0" w:color="auto"/>
            <w:left w:val="none" w:sz="0" w:space="0" w:color="auto"/>
            <w:bottom w:val="none" w:sz="0" w:space="0" w:color="auto"/>
            <w:right w:val="none" w:sz="0" w:space="0" w:color="auto"/>
          </w:divBdr>
        </w:div>
        <w:div w:id="1627810060">
          <w:marLeft w:val="480"/>
          <w:marRight w:val="0"/>
          <w:marTop w:val="0"/>
          <w:marBottom w:val="0"/>
          <w:divBdr>
            <w:top w:val="none" w:sz="0" w:space="0" w:color="auto"/>
            <w:left w:val="none" w:sz="0" w:space="0" w:color="auto"/>
            <w:bottom w:val="none" w:sz="0" w:space="0" w:color="auto"/>
            <w:right w:val="none" w:sz="0" w:space="0" w:color="auto"/>
          </w:divBdr>
        </w:div>
        <w:div w:id="1661806500">
          <w:marLeft w:val="480"/>
          <w:marRight w:val="0"/>
          <w:marTop w:val="0"/>
          <w:marBottom w:val="0"/>
          <w:divBdr>
            <w:top w:val="none" w:sz="0" w:space="0" w:color="auto"/>
            <w:left w:val="none" w:sz="0" w:space="0" w:color="auto"/>
            <w:bottom w:val="none" w:sz="0" w:space="0" w:color="auto"/>
            <w:right w:val="none" w:sz="0" w:space="0" w:color="auto"/>
          </w:divBdr>
        </w:div>
        <w:div w:id="1723941943">
          <w:marLeft w:val="480"/>
          <w:marRight w:val="0"/>
          <w:marTop w:val="0"/>
          <w:marBottom w:val="0"/>
          <w:divBdr>
            <w:top w:val="none" w:sz="0" w:space="0" w:color="auto"/>
            <w:left w:val="none" w:sz="0" w:space="0" w:color="auto"/>
            <w:bottom w:val="none" w:sz="0" w:space="0" w:color="auto"/>
            <w:right w:val="none" w:sz="0" w:space="0" w:color="auto"/>
          </w:divBdr>
        </w:div>
        <w:div w:id="1765612730">
          <w:marLeft w:val="480"/>
          <w:marRight w:val="0"/>
          <w:marTop w:val="0"/>
          <w:marBottom w:val="0"/>
          <w:divBdr>
            <w:top w:val="none" w:sz="0" w:space="0" w:color="auto"/>
            <w:left w:val="none" w:sz="0" w:space="0" w:color="auto"/>
            <w:bottom w:val="none" w:sz="0" w:space="0" w:color="auto"/>
            <w:right w:val="none" w:sz="0" w:space="0" w:color="auto"/>
          </w:divBdr>
        </w:div>
        <w:div w:id="1932005934">
          <w:marLeft w:val="480"/>
          <w:marRight w:val="0"/>
          <w:marTop w:val="0"/>
          <w:marBottom w:val="0"/>
          <w:divBdr>
            <w:top w:val="none" w:sz="0" w:space="0" w:color="auto"/>
            <w:left w:val="none" w:sz="0" w:space="0" w:color="auto"/>
            <w:bottom w:val="none" w:sz="0" w:space="0" w:color="auto"/>
            <w:right w:val="none" w:sz="0" w:space="0" w:color="auto"/>
          </w:divBdr>
        </w:div>
        <w:div w:id="1936086972">
          <w:marLeft w:val="480"/>
          <w:marRight w:val="0"/>
          <w:marTop w:val="0"/>
          <w:marBottom w:val="0"/>
          <w:divBdr>
            <w:top w:val="none" w:sz="0" w:space="0" w:color="auto"/>
            <w:left w:val="none" w:sz="0" w:space="0" w:color="auto"/>
            <w:bottom w:val="none" w:sz="0" w:space="0" w:color="auto"/>
            <w:right w:val="none" w:sz="0" w:space="0" w:color="auto"/>
          </w:divBdr>
        </w:div>
        <w:div w:id="1940218870">
          <w:marLeft w:val="480"/>
          <w:marRight w:val="0"/>
          <w:marTop w:val="0"/>
          <w:marBottom w:val="0"/>
          <w:divBdr>
            <w:top w:val="none" w:sz="0" w:space="0" w:color="auto"/>
            <w:left w:val="none" w:sz="0" w:space="0" w:color="auto"/>
            <w:bottom w:val="none" w:sz="0" w:space="0" w:color="auto"/>
            <w:right w:val="none" w:sz="0" w:space="0" w:color="auto"/>
          </w:divBdr>
        </w:div>
        <w:div w:id="1967733189">
          <w:marLeft w:val="480"/>
          <w:marRight w:val="0"/>
          <w:marTop w:val="0"/>
          <w:marBottom w:val="0"/>
          <w:divBdr>
            <w:top w:val="none" w:sz="0" w:space="0" w:color="auto"/>
            <w:left w:val="none" w:sz="0" w:space="0" w:color="auto"/>
            <w:bottom w:val="none" w:sz="0" w:space="0" w:color="auto"/>
            <w:right w:val="none" w:sz="0" w:space="0" w:color="auto"/>
          </w:divBdr>
        </w:div>
        <w:div w:id="1969698051">
          <w:marLeft w:val="480"/>
          <w:marRight w:val="0"/>
          <w:marTop w:val="0"/>
          <w:marBottom w:val="0"/>
          <w:divBdr>
            <w:top w:val="none" w:sz="0" w:space="0" w:color="auto"/>
            <w:left w:val="none" w:sz="0" w:space="0" w:color="auto"/>
            <w:bottom w:val="none" w:sz="0" w:space="0" w:color="auto"/>
            <w:right w:val="none" w:sz="0" w:space="0" w:color="auto"/>
          </w:divBdr>
        </w:div>
        <w:div w:id="1970819519">
          <w:marLeft w:val="480"/>
          <w:marRight w:val="0"/>
          <w:marTop w:val="0"/>
          <w:marBottom w:val="0"/>
          <w:divBdr>
            <w:top w:val="none" w:sz="0" w:space="0" w:color="auto"/>
            <w:left w:val="none" w:sz="0" w:space="0" w:color="auto"/>
            <w:bottom w:val="none" w:sz="0" w:space="0" w:color="auto"/>
            <w:right w:val="none" w:sz="0" w:space="0" w:color="auto"/>
          </w:divBdr>
        </w:div>
        <w:div w:id="2027436927">
          <w:marLeft w:val="480"/>
          <w:marRight w:val="0"/>
          <w:marTop w:val="0"/>
          <w:marBottom w:val="0"/>
          <w:divBdr>
            <w:top w:val="none" w:sz="0" w:space="0" w:color="auto"/>
            <w:left w:val="none" w:sz="0" w:space="0" w:color="auto"/>
            <w:bottom w:val="none" w:sz="0" w:space="0" w:color="auto"/>
            <w:right w:val="none" w:sz="0" w:space="0" w:color="auto"/>
          </w:divBdr>
        </w:div>
        <w:div w:id="2106680734">
          <w:marLeft w:val="480"/>
          <w:marRight w:val="0"/>
          <w:marTop w:val="0"/>
          <w:marBottom w:val="0"/>
          <w:divBdr>
            <w:top w:val="none" w:sz="0" w:space="0" w:color="auto"/>
            <w:left w:val="none" w:sz="0" w:space="0" w:color="auto"/>
            <w:bottom w:val="none" w:sz="0" w:space="0" w:color="auto"/>
            <w:right w:val="none" w:sz="0" w:space="0" w:color="auto"/>
          </w:divBdr>
        </w:div>
        <w:div w:id="2121029190">
          <w:marLeft w:val="480"/>
          <w:marRight w:val="0"/>
          <w:marTop w:val="0"/>
          <w:marBottom w:val="0"/>
          <w:divBdr>
            <w:top w:val="none" w:sz="0" w:space="0" w:color="auto"/>
            <w:left w:val="none" w:sz="0" w:space="0" w:color="auto"/>
            <w:bottom w:val="none" w:sz="0" w:space="0" w:color="auto"/>
            <w:right w:val="none" w:sz="0" w:space="0" w:color="auto"/>
          </w:divBdr>
        </w:div>
        <w:div w:id="2123760763">
          <w:marLeft w:val="480"/>
          <w:marRight w:val="0"/>
          <w:marTop w:val="0"/>
          <w:marBottom w:val="0"/>
          <w:divBdr>
            <w:top w:val="none" w:sz="0" w:space="0" w:color="auto"/>
            <w:left w:val="none" w:sz="0" w:space="0" w:color="auto"/>
            <w:bottom w:val="none" w:sz="0" w:space="0" w:color="auto"/>
            <w:right w:val="none" w:sz="0" w:space="0" w:color="auto"/>
          </w:divBdr>
        </w:div>
      </w:divsChild>
    </w:div>
    <w:div w:id="1506895727">
      <w:bodyDiv w:val="1"/>
      <w:marLeft w:val="0"/>
      <w:marRight w:val="0"/>
      <w:marTop w:val="0"/>
      <w:marBottom w:val="0"/>
      <w:divBdr>
        <w:top w:val="none" w:sz="0" w:space="0" w:color="auto"/>
        <w:left w:val="none" w:sz="0" w:space="0" w:color="auto"/>
        <w:bottom w:val="none" w:sz="0" w:space="0" w:color="auto"/>
        <w:right w:val="none" w:sz="0" w:space="0" w:color="auto"/>
      </w:divBdr>
      <w:divsChild>
        <w:div w:id="41367140">
          <w:marLeft w:val="640"/>
          <w:marRight w:val="0"/>
          <w:marTop w:val="0"/>
          <w:marBottom w:val="0"/>
          <w:divBdr>
            <w:top w:val="none" w:sz="0" w:space="0" w:color="auto"/>
            <w:left w:val="none" w:sz="0" w:space="0" w:color="auto"/>
            <w:bottom w:val="none" w:sz="0" w:space="0" w:color="auto"/>
            <w:right w:val="none" w:sz="0" w:space="0" w:color="auto"/>
          </w:divBdr>
        </w:div>
        <w:div w:id="49236476">
          <w:marLeft w:val="640"/>
          <w:marRight w:val="0"/>
          <w:marTop w:val="0"/>
          <w:marBottom w:val="0"/>
          <w:divBdr>
            <w:top w:val="none" w:sz="0" w:space="0" w:color="auto"/>
            <w:left w:val="none" w:sz="0" w:space="0" w:color="auto"/>
            <w:bottom w:val="none" w:sz="0" w:space="0" w:color="auto"/>
            <w:right w:val="none" w:sz="0" w:space="0" w:color="auto"/>
          </w:divBdr>
        </w:div>
        <w:div w:id="73432650">
          <w:marLeft w:val="640"/>
          <w:marRight w:val="0"/>
          <w:marTop w:val="0"/>
          <w:marBottom w:val="0"/>
          <w:divBdr>
            <w:top w:val="none" w:sz="0" w:space="0" w:color="auto"/>
            <w:left w:val="none" w:sz="0" w:space="0" w:color="auto"/>
            <w:bottom w:val="none" w:sz="0" w:space="0" w:color="auto"/>
            <w:right w:val="none" w:sz="0" w:space="0" w:color="auto"/>
          </w:divBdr>
        </w:div>
        <w:div w:id="91513617">
          <w:marLeft w:val="640"/>
          <w:marRight w:val="0"/>
          <w:marTop w:val="0"/>
          <w:marBottom w:val="0"/>
          <w:divBdr>
            <w:top w:val="none" w:sz="0" w:space="0" w:color="auto"/>
            <w:left w:val="none" w:sz="0" w:space="0" w:color="auto"/>
            <w:bottom w:val="none" w:sz="0" w:space="0" w:color="auto"/>
            <w:right w:val="none" w:sz="0" w:space="0" w:color="auto"/>
          </w:divBdr>
        </w:div>
        <w:div w:id="96027708">
          <w:marLeft w:val="640"/>
          <w:marRight w:val="0"/>
          <w:marTop w:val="0"/>
          <w:marBottom w:val="0"/>
          <w:divBdr>
            <w:top w:val="none" w:sz="0" w:space="0" w:color="auto"/>
            <w:left w:val="none" w:sz="0" w:space="0" w:color="auto"/>
            <w:bottom w:val="none" w:sz="0" w:space="0" w:color="auto"/>
            <w:right w:val="none" w:sz="0" w:space="0" w:color="auto"/>
          </w:divBdr>
        </w:div>
        <w:div w:id="249317859">
          <w:marLeft w:val="640"/>
          <w:marRight w:val="0"/>
          <w:marTop w:val="0"/>
          <w:marBottom w:val="0"/>
          <w:divBdr>
            <w:top w:val="none" w:sz="0" w:space="0" w:color="auto"/>
            <w:left w:val="none" w:sz="0" w:space="0" w:color="auto"/>
            <w:bottom w:val="none" w:sz="0" w:space="0" w:color="auto"/>
            <w:right w:val="none" w:sz="0" w:space="0" w:color="auto"/>
          </w:divBdr>
        </w:div>
        <w:div w:id="366226696">
          <w:marLeft w:val="640"/>
          <w:marRight w:val="0"/>
          <w:marTop w:val="0"/>
          <w:marBottom w:val="0"/>
          <w:divBdr>
            <w:top w:val="none" w:sz="0" w:space="0" w:color="auto"/>
            <w:left w:val="none" w:sz="0" w:space="0" w:color="auto"/>
            <w:bottom w:val="none" w:sz="0" w:space="0" w:color="auto"/>
            <w:right w:val="none" w:sz="0" w:space="0" w:color="auto"/>
          </w:divBdr>
        </w:div>
        <w:div w:id="502624556">
          <w:marLeft w:val="640"/>
          <w:marRight w:val="0"/>
          <w:marTop w:val="0"/>
          <w:marBottom w:val="0"/>
          <w:divBdr>
            <w:top w:val="none" w:sz="0" w:space="0" w:color="auto"/>
            <w:left w:val="none" w:sz="0" w:space="0" w:color="auto"/>
            <w:bottom w:val="none" w:sz="0" w:space="0" w:color="auto"/>
            <w:right w:val="none" w:sz="0" w:space="0" w:color="auto"/>
          </w:divBdr>
        </w:div>
        <w:div w:id="512501915">
          <w:marLeft w:val="640"/>
          <w:marRight w:val="0"/>
          <w:marTop w:val="0"/>
          <w:marBottom w:val="0"/>
          <w:divBdr>
            <w:top w:val="none" w:sz="0" w:space="0" w:color="auto"/>
            <w:left w:val="none" w:sz="0" w:space="0" w:color="auto"/>
            <w:bottom w:val="none" w:sz="0" w:space="0" w:color="auto"/>
            <w:right w:val="none" w:sz="0" w:space="0" w:color="auto"/>
          </w:divBdr>
        </w:div>
        <w:div w:id="514273856">
          <w:marLeft w:val="640"/>
          <w:marRight w:val="0"/>
          <w:marTop w:val="0"/>
          <w:marBottom w:val="0"/>
          <w:divBdr>
            <w:top w:val="none" w:sz="0" w:space="0" w:color="auto"/>
            <w:left w:val="none" w:sz="0" w:space="0" w:color="auto"/>
            <w:bottom w:val="none" w:sz="0" w:space="0" w:color="auto"/>
            <w:right w:val="none" w:sz="0" w:space="0" w:color="auto"/>
          </w:divBdr>
        </w:div>
        <w:div w:id="538510894">
          <w:marLeft w:val="640"/>
          <w:marRight w:val="0"/>
          <w:marTop w:val="0"/>
          <w:marBottom w:val="0"/>
          <w:divBdr>
            <w:top w:val="none" w:sz="0" w:space="0" w:color="auto"/>
            <w:left w:val="none" w:sz="0" w:space="0" w:color="auto"/>
            <w:bottom w:val="none" w:sz="0" w:space="0" w:color="auto"/>
            <w:right w:val="none" w:sz="0" w:space="0" w:color="auto"/>
          </w:divBdr>
        </w:div>
        <w:div w:id="541484149">
          <w:marLeft w:val="640"/>
          <w:marRight w:val="0"/>
          <w:marTop w:val="0"/>
          <w:marBottom w:val="0"/>
          <w:divBdr>
            <w:top w:val="none" w:sz="0" w:space="0" w:color="auto"/>
            <w:left w:val="none" w:sz="0" w:space="0" w:color="auto"/>
            <w:bottom w:val="none" w:sz="0" w:space="0" w:color="auto"/>
            <w:right w:val="none" w:sz="0" w:space="0" w:color="auto"/>
          </w:divBdr>
        </w:div>
        <w:div w:id="591790159">
          <w:marLeft w:val="640"/>
          <w:marRight w:val="0"/>
          <w:marTop w:val="0"/>
          <w:marBottom w:val="0"/>
          <w:divBdr>
            <w:top w:val="none" w:sz="0" w:space="0" w:color="auto"/>
            <w:left w:val="none" w:sz="0" w:space="0" w:color="auto"/>
            <w:bottom w:val="none" w:sz="0" w:space="0" w:color="auto"/>
            <w:right w:val="none" w:sz="0" w:space="0" w:color="auto"/>
          </w:divBdr>
        </w:div>
        <w:div w:id="593169221">
          <w:marLeft w:val="640"/>
          <w:marRight w:val="0"/>
          <w:marTop w:val="0"/>
          <w:marBottom w:val="0"/>
          <w:divBdr>
            <w:top w:val="none" w:sz="0" w:space="0" w:color="auto"/>
            <w:left w:val="none" w:sz="0" w:space="0" w:color="auto"/>
            <w:bottom w:val="none" w:sz="0" w:space="0" w:color="auto"/>
            <w:right w:val="none" w:sz="0" w:space="0" w:color="auto"/>
          </w:divBdr>
        </w:div>
        <w:div w:id="634722709">
          <w:marLeft w:val="640"/>
          <w:marRight w:val="0"/>
          <w:marTop w:val="0"/>
          <w:marBottom w:val="0"/>
          <w:divBdr>
            <w:top w:val="none" w:sz="0" w:space="0" w:color="auto"/>
            <w:left w:val="none" w:sz="0" w:space="0" w:color="auto"/>
            <w:bottom w:val="none" w:sz="0" w:space="0" w:color="auto"/>
            <w:right w:val="none" w:sz="0" w:space="0" w:color="auto"/>
          </w:divBdr>
        </w:div>
        <w:div w:id="703940996">
          <w:marLeft w:val="640"/>
          <w:marRight w:val="0"/>
          <w:marTop w:val="0"/>
          <w:marBottom w:val="0"/>
          <w:divBdr>
            <w:top w:val="none" w:sz="0" w:space="0" w:color="auto"/>
            <w:left w:val="none" w:sz="0" w:space="0" w:color="auto"/>
            <w:bottom w:val="none" w:sz="0" w:space="0" w:color="auto"/>
            <w:right w:val="none" w:sz="0" w:space="0" w:color="auto"/>
          </w:divBdr>
        </w:div>
        <w:div w:id="748966102">
          <w:marLeft w:val="640"/>
          <w:marRight w:val="0"/>
          <w:marTop w:val="0"/>
          <w:marBottom w:val="0"/>
          <w:divBdr>
            <w:top w:val="none" w:sz="0" w:space="0" w:color="auto"/>
            <w:left w:val="none" w:sz="0" w:space="0" w:color="auto"/>
            <w:bottom w:val="none" w:sz="0" w:space="0" w:color="auto"/>
            <w:right w:val="none" w:sz="0" w:space="0" w:color="auto"/>
          </w:divBdr>
        </w:div>
        <w:div w:id="777412216">
          <w:marLeft w:val="640"/>
          <w:marRight w:val="0"/>
          <w:marTop w:val="0"/>
          <w:marBottom w:val="0"/>
          <w:divBdr>
            <w:top w:val="none" w:sz="0" w:space="0" w:color="auto"/>
            <w:left w:val="none" w:sz="0" w:space="0" w:color="auto"/>
            <w:bottom w:val="none" w:sz="0" w:space="0" w:color="auto"/>
            <w:right w:val="none" w:sz="0" w:space="0" w:color="auto"/>
          </w:divBdr>
        </w:div>
        <w:div w:id="846288031">
          <w:marLeft w:val="640"/>
          <w:marRight w:val="0"/>
          <w:marTop w:val="0"/>
          <w:marBottom w:val="0"/>
          <w:divBdr>
            <w:top w:val="none" w:sz="0" w:space="0" w:color="auto"/>
            <w:left w:val="none" w:sz="0" w:space="0" w:color="auto"/>
            <w:bottom w:val="none" w:sz="0" w:space="0" w:color="auto"/>
            <w:right w:val="none" w:sz="0" w:space="0" w:color="auto"/>
          </w:divBdr>
        </w:div>
        <w:div w:id="863439571">
          <w:marLeft w:val="640"/>
          <w:marRight w:val="0"/>
          <w:marTop w:val="0"/>
          <w:marBottom w:val="0"/>
          <w:divBdr>
            <w:top w:val="none" w:sz="0" w:space="0" w:color="auto"/>
            <w:left w:val="none" w:sz="0" w:space="0" w:color="auto"/>
            <w:bottom w:val="none" w:sz="0" w:space="0" w:color="auto"/>
            <w:right w:val="none" w:sz="0" w:space="0" w:color="auto"/>
          </w:divBdr>
        </w:div>
        <w:div w:id="968824365">
          <w:marLeft w:val="640"/>
          <w:marRight w:val="0"/>
          <w:marTop w:val="0"/>
          <w:marBottom w:val="0"/>
          <w:divBdr>
            <w:top w:val="none" w:sz="0" w:space="0" w:color="auto"/>
            <w:left w:val="none" w:sz="0" w:space="0" w:color="auto"/>
            <w:bottom w:val="none" w:sz="0" w:space="0" w:color="auto"/>
            <w:right w:val="none" w:sz="0" w:space="0" w:color="auto"/>
          </w:divBdr>
        </w:div>
        <w:div w:id="1165365083">
          <w:marLeft w:val="640"/>
          <w:marRight w:val="0"/>
          <w:marTop w:val="0"/>
          <w:marBottom w:val="0"/>
          <w:divBdr>
            <w:top w:val="none" w:sz="0" w:space="0" w:color="auto"/>
            <w:left w:val="none" w:sz="0" w:space="0" w:color="auto"/>
            <w:bottom w:val="none" w:sz="0" w:space="0" w:color="auto"/>
            <w:right w:val="none" w:sz="0" w:space="0" w:color="auto"/>
          </w:divBdr>
        </w:div>
        <w:div w:id="1168254948">
          <w:marLeft w:val="640"/>
          <w:marRight w:val="0"/>
          <w:marTop w:val="0"/>
          <w:marBottom w:val="0"/>
          <w:divBdr>
            <w:top w:val="none" w:sz="0" w:space="0" w:color="auto"/>
            <w:left w:val="none" w:sz="0" w:space="0" w:color="auto"/>
            <w:bottom w:val="none" w:sz="0" w:space="0" w:color="auto"/>
            <w:right w:val="none" w:sz="0" w:space="0" w:color="auto"/>
          </w:divBdr>
        </w:div>
        <w:div w:id="1228683736">
          <w:marLeft w:val="640"/>
          <w:marRight w:val="0"/>
          <w:marTop w:val="0"/>
          <w:marBottom w:val="0"/>
          <w:divBdr>
            <w:top w:val="none" w:sz="0" w:space="0" w:color="auto"/>
            <w:left w:val="none" w:sz="0" w:space="0" w:color="auto"/>
            <w:bottom w:val="none" w:sz="0" w:space="0" w:color="auto"/>
            <w:right w:val="none" w:sz="0" w:space="0" w:color="auto"/>
          </w:divBdr>
        </w:div>
        <w:div w:id="1235777562">
          <w:marLeft w:val="640"/>
          <w:marRight w:val="0"/>
          <w:marTop w:val="0"/>
          <w:marBottom w:val="0"/>
          <w:divBdr>
            <w:top w:val="none" w:sz="0" w:space="0" w:color="auto"/>
            <w:left w:val="none" w:sz="0" w:space="0" w:color="auto"/>
            <w:bottom w:val="none" w:sz="0" w:space="0" w:color="auto"/>
            <w:right w:val="none" w:sz="0" w:space="0" w:color="auto"/>
          </w:divBdr>
        </w:div>
        <w:div w:id="1237280875">
          <w:marLeft w:val="640"/>
          <w:marRight w:val="0"/>
          <w:marTop w:val="0"/>
          <w:marBottom w:val="0"/>
          <w:divBdr>
            <w:top w:val="none" w:sz="0" w:space="0" w:color="auto"/>
            <w:left w:val="none" w:sz="0" w:space="0" w:color="auto"/>
            <w:bottom w:val="none" w:sz="0" w:space="0" w:color="auto"/>
            <w:right w:val="none" w:sz="0" w:space="0" w:color="auto"/>
          </w:divBdr>
        </w:div>
        <w:div w:id="1311979265">
          <w:marLeft w:val="640"/>
          <w:marRight w:val="0"/>
          <w:marTop w:val="0"/>
          <w:marBottom w:val="0"/>
          <w:divBdr>
            <w:top w:val="none" w:sz="0" w:space="0" w:color="auto"/>
            <w:left w:val="none" w:sz="0" w:space="0" w:color="auto"/>
            <w:bottom w:val="none" w:sz="0" w:space="0" w:color="auto"/>
            <w:right w:val="none" w:sz="0" w:space="0" w:color="auto"/>
          </w:divBdr>
        </w:div>
        <w:div w:id="1353648486">
          <w:marLeft w:val="640"/>
          <w:marRight w:val="0"/>
          <w:marTop w:val="0"/>
          <w:marBottom w:val="0"/>
          <w:divBdr>
            <w:top w:val="none" w:sz="0" w:space="0" w:color="auto"/>
            <w:left w:val="none" w:sz="0" w:space="0" w:color="auto"/>
            <w:bottom w:val="none" w:sz="0" w:space="0" w:color="auto"/>
            <w:right w:val="none" w:sz="0" w:space="0" w:color="auto"/>
          </w:divBdr>
        </w:div>
        <w:div w:id="1384524352">
          <w:marLeft w:val="640"/>
          <w:marRight w:val="0"/>
          <w:marTop w:val="0"/>
          <w:marBottom w:val="0"/>
          <w:divBdr>
            <w:top w:val="none" w:sz="0" w:space="0" w:color="auto"/>
            <w:left w:val="none" w:sz="0" w:space="0" w:color="auto"/>
            <w:bottom w:val="none" w:sz="0" w:space="0" w:color="auto"/>
            <w:right w:val="none" w:sz="0" w:space="0" w:color="auto"/>
          </w:divBdr>
        </w:div>
        <w:div w:id="1476409428">
          <w:marLeft w:val="640"/>
          <w:marRight w:val="0"/>
          <w:marTop w:val="0"/>
          <w:marBottom w:val="0"/>
          <w:divBdr>
            <w:top w:val="none" w:sz="0" w:space="0" w:color="auto"/>
            <w:left w:val="none" w:sz="0" w:space="0" w:color="auto"/>
            <w:bottom w:val="none" w:sz="0" w:space="0" w:color="auto"/>
            <w:right w:val="none" w:sz="0" w:space="0" w:color="auto"/>
          </w:divBdr>
        </w:div>
        <w:div w:id="1610047381">
          <w:marLeft w:val="640"/>
          <w:marRight w:val="0"/>
          <w:marTop w:val="0"/>
          <w:marBottom w:val="0"/>
          <w:divBdr>
            <w:top w:val="none" w:sz="0" w:space="0" w:color="auto"/>
            <w:left w:val="none" w:sz="0" w:space="0" w:color="auto"/>
            <w:bottom w:val="none" w:sz="0" w:space="0" w:color="auto"/>
            <w:right w:val="none" w:sz="0" w:space="0" w:color="auto"/>
          </w:divBdr>
        </w:div>
        <w:div w:id="1660377876">
          <w:marLeft w:val="640"/>
          <w:marRight w:val="0"/>
          <w:marTop w:val="0"/>
          <w:marBottom w:val="0"/>
          <w:divBdr>
            <w:top w:val="none" w:sz="0" w:space="0" w:color="auto"/>
            <w:left w:val="none" w:sz="0" w:space="0" w:color="auto"/>
            <w:bottom w:val="none" w:sz="0" w:space="0" w:color="auto"/>
            <w:right w:val="none" w:sz="0" w:space="0" w:color="auto"/>
          </w:divBdr>
        </w:div>
        <w:div w:id="1756585322">
          <w:marLeft w:val="640"/>
          <w:marRight w:val="0"/>
          <w:marTop w:val="0"/>
          <w:marBottom w:val="0"/>
          <w:divBdr>
            <w:top w:val="none" w:sz="0" w:space="0" w:color="auto"/>
            <w:left w:val="none" w:sz="0" w:space="0" w:color="auto"/>
            <w:bottom w:val="none" w:sz="0" w:space="0" w:color="auto"/>
            <w:right w:val="none" w:sz="0" w:space="0" w:color="auto"/>
          </w:divBdr>
        </w:div>
        <w:div w:id="1888640188">
          <w:marLeft w:val="640"/>
          <w:marRight w:val="0"/>
          <w:marTop w:val="0"/>
          <w:marBottom w:val="0"/>
          <w:divBdr>
            <w:top w:val="none" w:sz="0" w:space="0" w:color="auto"/>
            <w:left w:val="none" w:sz="0" w:space="0" w:color="auto"/>
            <w:bottom w:val="none" w:sz="0" w:space="0" w:color="auto"/>
            <w:right w:val="none" w:sz="0" w:space="0" w:color="auto"/>
          </w:divBdr>
        </w:div>
        <w:div w:id="1924141911">
          <w:marLeft w:val="640"/>
          <w:marRight w:val="0"/>
          <w:marTop w:val="0"/>
          <w:marBottom w:val="0"/>
          <w:divBdr>
            <w:top w:val="none" w:sz="0" w:space="0" w:color="auto"/>
            <w:left w:val="none" w:sz="0" w:space="0" w:color="auto"/>
            <w:bottom w:val="none" w:sz="0" w:space="0" w:color="auto"/>
            <w:right w:val="none" w:sz="0" w:space="0" w:color="auto"/>
          </w:divBdr>
        </w:div>
        <w:div w:id="1958221431">
          <w:marLeft w:val="640"/>
          <w:marRight w:val="0"/>
          <w:marTop w:val="0"/>
          <w:marBottom w:val="0"/>
          <w:divBdr>
            <w:top w:val="none" w:sz="0" w:space="0" w:color="auto"/>
            <w:left w:val="none" w:sz="0" w:space="0" w:color="auto"/>
            <w:bottom w:val="none" w:sz="0" w:space="0" w:color="auto"/>
            <w:right w:val="none" w:sz="0" w:space="0" w:color="auto"/>
          </w:divBdr>
        </w:div>
        <w:div w:id="2087917826">
          <w:marLeft w:val="640"/>
          <w:marRight w:val="0"/>
          <w:marTop w:val="0"/>
          <w:marBottom w:val="0"/>
          <w:divBdr>
            <w:top w:val="none" w:sz="0" w:space="0" w:color="auto"/>
            <w:left w:val="none" w:sz="0" w:space="0" w:color="auto"/>
            <w:bottom w:val="none" w:sz="0" w:space="0" w:color="auto"/>
            <w:right w:val="none" w:sz="0" w:space="0" w:color="auto"/>
          </w:divBdr>
        </w:div>
      </w:divsChild>
    </w:div>
    <w:div w:id="1509323483">
      <w:bodyDiv w:val="1"/>
      <w:marLeft w:val="0"/>
      <w:marRight w:val="0"/>
      <w:marTop w:val="0"/>
      <w:marBottom w:val="0"/>
      <w:divBdr>
        <w:top w:val="none" w:sz="0" w:space="0" w:color="auto"/>
        <w:left w:val="none" w:sz="0" w:space="0" w:color="auto"/>
        <w:bottom w:val="none" w:sz="0" w:space="0" w:color="auto"/>
        <w:right w:val="none" w:sz="0" w:space="0" w:color="auto"/>
      </w:divBdr>
    </w:div>
    <w:div w:id="1518228014">
      <w:bodyDiv w:val="1"/>
      <w:marLeft w:val="0"/>
      <w:marRight w:val="0"/>
      <w:marTop w:val="0"/>
      <w:marBottom w:val="0"/>
      <w:divBdr>
        <w:top w:val="none" w:sz="0" w:space="0" w:color="auto"/>
        <w:left w:val="none" w:sz="0" w:space="0" w:color="auto"/>
        <w:bottom w:val="none" w:sz="0" w:space="0" w:color="auto"/>
        <w:right w:val="none" w:sz="0" w:space="0" w:color="auto"/>
      </w:divBdr>
    </w:div>
    <w:div w:id="1519664197">
      <w:bodyDiv w:val="1"/>
      <w:marLeft w:val="0"/>
      <w:marRight w:val="0"/>
      <w:marTop w:val="0"/>
      <w:marBottom w:val="0"/>
      <w:divBdr>
        <w:top w:val="none" w:sz="0" w:space="0" w:color="auto"/>
        <w:left w:val="none" w:sz="0" w:space="0" w:color="auto"/>
        <w:bottom w:val="none" w:sz="0" w:space="0" w:color="auto"/>
        <w:right w:val="none" w:sz="0" w:space="0" w:color="auto"/>
      </w:divBdr>
    </w:div>
    <w:div w:id="1523125688">
      <w:bodyDiv w:val="1"/>
      <w:marLeft w:val="0"/>
      <w:marRight w:val="0"/>
      <w:marTop w:val="0"/>
      <w:marBottom w:val="0"/>
      <w:divBdr>
        <w:top w:val="none" w:sz="0" w:space="0" w:color="auto"/>
        <w:left w:val="none" w:sz="0" w:space="0" w:color="auto"/>
        <w:bottom w:val="none" w:sz="0" w:space="0" w:color="auto"/>
        <w:right w:val="none" w:sz="0" w:space="0" w:color="auto"/>
      </w:divBdr>
    </w:div>
    <w:div w:id="1525359001">
      <w:bodyDiv w:val="1"/>
      <w:marLeft w:val="0"/>
      <w:marRight w:val="0"/>
      <w:marTop w:val="0"/>
      <w:marBottom w:val="0"/>
      <w:divBdr>
        <w:top w:val="none" w:sz="0" w:space="0" w:color="auto"/>
        <w:left w:val="none" w:sz="0" w:space="0" w:color="auto"/>
        <w:bottom w:val="none" w:sz="0" w:space="0" w:color="auto"/>
        <w:right w:val="none" w:sz="0" w:space="0" w:color="auto"/>
      </w:divBdr>
    </w:div>
    <w:div w:id="1526675490">
      <w:bodyDiv w:val="1"/>
      <w:marLeft w:val="0"/>
      <w:marRight w:val="0"/>
      <w:marTop w:val="0"/>
      <w:marBottom w:val="0"/>
      <w:divBdr>
        <w:top w:val="none" w:sz="0" w:space="0" w:color="auto"/>
        <w:left w:val="none" w:sz="0" w:space="0" w:color="auto"/>
        <w:bottom w:val="none" w:sz="0" w:space="0" w:color="auto"/>
        <w:right w:val="none" w:sz="0" w:space="0" w:color="auto"/>
      </w:divBdr>
    </w:div>
    <w:div w:id="1527062200">
      <w:bodyDiv w:val="1"/>
      <w:marLeft w:val="0"/>
      <w:marRight w:val="0"/>
      <w:marTop w:val="0"/>
      <w:marBottom w:val="0"/>
      <w:divBdr>
        <w:top w:val="none" w:sz="0" w:space="0" w:color="auto"/>
        <w:left w:val="none" w:sz="0" w:space="0" w:color="auto"/>
        <w:bottom w:val="none" w:sz="0" w:space="0" w:color="auto"/>
        <w:right w:val="none" w:sz="0" w:space="0" w:color="auto"/>
      </w:divBdr>
    </w:div>
    <w:div w:id="1538617420">
      <w:bodyDiv w:val="1"/>
      <w:marLeft w:val="0"/>
      <w:marRight w:val="0"/>
      <w:marTop w:val="0"/>
      <w:marBottom w:val="0"/>
      <w:divBdr>
        <w:top w:val="none" w:sz="0" w:space="0" w:color="auto"/>
        <w:left w:val="none" w:sz="0" w:space="0" w:color="auto"/>
        <w:bottom w:val="none" w:sz="0" w:space="0" w:color="auto"/>
        <w:right w:val="none" w:sz="0" w:space="0" w:color="auto"/>
      </w:divBdr>
    </w:div>
    <w:div w:id="1538926791">
      <w:bodyDiv w:val="1"/>
      <w:marLeft w:val="0"/>
      <w:marRight w:val="0"/>
      <w:marTop w:val="0"/>
      <w:marBottom w:val="0"/>
      <w:divBdr>
        <w:top w:val="none" w:sz="0" w:space="0" w:color="auto"/>
        <w:left w:val="none" w:sz="0" w:space="0" w:color="auto"/>
        <w:bottom w:val="none" w:sz="0" w:space="0" w:color="auto"/>
        <w:right w:val="none" w:sz="0" w:space="0" w:color="auto"/>
      </w:divBdr>
    </w:div>
    <w:div w:id="1546943820">
      <w:bodyDiv w:val="1"/>
      <w:marLeft w:val="0"/>
      <w:marRight w:val="0"/>
      <w:marTop w:val="0"/>
      <w:marBottom w:val="0"/>
      <w:divBdr>
        <w:top w:val="none" w:sz="0" w:space="0" w:color="auto"/>
        <w:left w:val="none" w:sz="0" w:space="0" w:color="auto"/>
        <w:bottom w:val="none" w:sz="0" w:space="0" w:color="auto"/>
        <w:right w:val="none" w:sz="0" w:space="0" w:color="auto"/>
      </w:divBdr>
    </w:div>
    <w:div w:id="1549106525">
      <w:bodyDiv w:val="1"/>
      <w:marLeft w:val="0"/>
      <w:marRight w:val="0"/>
      <w:marTop w:val="0"/>
      <w:marBottom w:val="0"/>
      <w:divBdr>
        <w:top w:val="none" w:sz="0" w:space="0" w:color="auto"/>
        <w:left w:val="none" w:sz="0" w:space="0" w:color="auto"/>
        <w:bottom w:val="none" w:sz="0" w:space="0" w:color="auto"/>
        <w:right w:val="none" w:sz="0" w:space="0" w:color="auto"/>
      </w:divBdr>
    </w:div>
    <w:div w:id="1550341427">
      <w:bodyDiv w:val="1"/>
      <w:marLeft w:val="0"/>
      <w:marRight w:val="0"/>
      <w:marTop w:val="0"/>
      <w:marBottom w:val="0"/>
      <w:divBdr>
        <w:top w:val="none" w:sz="0" w:space="0" w:color="auto"/>
        <w:left w:val="none" w:sz="0" w:space="0" w:color="auto"/>
        <w:bottom w:val="none" w:sz="0" w:space="0" w:color="auto"/>
        <w:right w:val="none" w:sz="0" w:space="0" w:color="auto"/>
      </w:divBdr>
    </w:div>
    <w:div w:id="1556118973">
      <w:bodyDiv w:val="1"/>
      <w:marLeft w:val="0"/>
      <w:marRight w:val="0"/>
      <w:marTop w:val="0"/>
      <w:marBottom w:val="0"/>
      <w:divBdr>
        <w:top w:val="none" w:sz="0" w:space="0" w:color="auto"/>
        <w:left w:val="none" w:sz="0" w:space="0" w:color="auto"/>
        <w:bottom w:val="none" w:sz="0" w:space="0" w:color="auto"/>
        <w:right w:val="none" w:sz="0" w:space="0" w:color="auto"/>
      </w:divBdr>
    </w:div>
    <w:div w:id="1556820096">
      <w:bodyDiv w:val="1"/>
      <w:marLeft w:val="0"/>
      <w:marRight w:val="0"/>
      <w:marTop w:val="0"/>
      <w:marBottom w:val="0"/>
      <w:divBdr>
        <w:top w:val="none" w:sz="0" w:space="0" w:color="auto"/>
        <w:left w:val="none" w:sz="0" w:space="0" w:color="auto"/>
        <w:bottom w:val="none" w:sz="0" w:space="0" w:color="auto"/>
        <w:right w:val="none" w:sz="0" w:space="0" w:color="auto"/>
      </w:divBdr>
    </w:div>
    <w:div w:id="1559053683">
      <w:bodyDiv w:val="1"/>
      <w:marLeft w:val="0"/>
      <w:marRight w:val="0"/>
      <w:marTop w:val="0"/>
      <w:marBottom w:val="0"/>
      <w:divBdr>
        <w:top w:val="none" w:sz="0" w:space="0" w:color="auto"/>
        <w:left w:val="none" w:sz="0" w:space="0" w:color="auto"/>
        <w:bottom w:val="none" w:sz="0" w:space="0" w:color="auto"/>
        <w:right w:val="none" w:sz="0" w:space="0" w:color="auto"/>
      </w:divBdr>
    </w:div>
    <w:div w:id="1567494242">
      <w:bodyDiv w:val="1"/>
      <w:marLeft w:val="0"/>
      <w:marRight w:val="0"/>
      <w:marTop w:val="0"/>
      <w:marBottom w:val="0"/>
      <w:divBdr>
        <w:top w:val="none" w:sz="0" w:space="0" w:color="auto"/>
        <w:left w:val="none" w:sz="0" w:space="0" w:color="auto"/>
        <w:bottom w:val="none" w:sz="0" w:space="0" w:color="auto"/>
        <w:right w:val="none" w:sz="0" w:space="0" w:color="auto"/>
      </w:divBdr>
    </w:div>
    <w:div w:id="1567647679">
      <w:bodyDiv w:val="1"/>
      <w:marLeft w:val="0"/>
      <w:marRight w:val="0"/>
      <w:marTop w:val="0"/>
      <w:marBottom w:val="0"/>
      <w:divBdr>
        <w:top w:val="none" w:sz="0" w:space="0" w:color="auto"/>
        <w:left w:val="none" w:sz="0" w:space="0" w:color="auto"/>
        <w:bottom w:val="none" w:sz="0" w:space="0" w:color="auto"/>
        <w:right w:val="none" w:sz="0" w:space="0" w:color="auto"/>
      </w:divBdr>
      <w:divsChild>
        <w:div w:id="80420469">
          <w:marLeft w:val="480"/>
          <w:marRight w:val="0"/>
          <w:marTop w:val="0"/>
          <w:marBottom w:val="0"/>
          <w:divBdr>
            <w:top w:val="none" w:sz="0" w:space="0" w:color="auto"/>
            <w:left w:val="none" w:sz="0" w:space="0" w:color="auto"/>
            <w:bottom w:val="none" w:sz="0" w:space="0" w:color="auto"/>
            <w:right w:val="none" w:sz="0" w:space="0" w:color="auto"/>
          </w:divBdr>
        </w:div>
        <w:div w:id="145126736">
          <w:marLeft w:val="480"/>
          <w:marRight w:val="0"/>
          <w:marTop w:val="0"/>
          <w:marBottom w:val="0"/>
          <w:divBdr>
            <w:top w:val="none" w:sz="0" w:space="0" w:color="auto"/>
            <w:left w:val="none" w:sz="0" w:space="0" w:color="auto"/>
            <w:bottom w:val="none" w:sz="0" w:space="0" w:color="auto"/>
            <w:right w:val="none" w:sz="0" w:space="0" w:color="auto"/>
          </w:divBdr>
        </w:div>
        <w:div w:id="228149597">
          <w:marLeft w:val="480"/>
          <w:marRight w:val="0"/>
          <w:marTop w:val="0"/>
          <w:marBottom w:val="0"/>
          <w:divBdr>
            <w:top w:val="none" w:sz="0" w:space="0" w:color="auto"/>
            <w:left w:val="none" w:sz="0" w:space="0" w:color="auto"/>
            <w:bottom w:val="none" w:sz="0" w:space="0" w:color="auto"/>
            <w:right w:val="none" w:sz="0" w:space="0" w:color="auto"/>
          </w:divBdr>
        </w:div>
        <w:div w:id="339356233">
          <w:marLeft w:val="480"/>
          <w:marRight w:val="0"/>
          <w:marTop w:val="0"/>
          <w:marBottom w:val="0"/>
          <w:divBdr>
            <w:top w:val="none" w:sz="0" w:space="0" w:color="auto"/>
            <w:left w:val="none" w:sz="0" w:space="0" w:color="auto"/>
            <w:bottom w:val="none" w:sz="0" w:space="0" w:color="auto"/>
            <w:right w:val="none" w:sz="0" w:space="0" w:color="auto"/>
          </w:divBdr>
        </w:div>
        <w:div w:id="406462103">
          <w:marLeft w:val="480"/>
          <w:marRight w:val="0"/>
          <w:marTop w:val="0"/>
          <w:marBottom w:val="0"/>
          <w:divBdr>
            <w:top w:val="none" w:sz="0" w:space="0" w:color="auto"/>
            <w:left w:val="none" w:sz="0" w:space="0" w:color="auto"/>
            <w:bottom w:val="none" w:sz="0" w:space="0" w:color="auto"/>
            <w:right w:val="none" w:sz="0" w:space="0" w:color="auto"/>
          </w:divBdr>
        </w:div>
        <w:div w:id="517622329">
          <w:marLeft w:val="480"/>
          <w:marRight w:val="0"/>
          <w:marTop w:val="0"/>
          <w:marBottom w:val="0"/>
          <w:divBdr>
            <w:top w:val="none" w:sz="0" w:space="0" w:color="auto"/>
            <w:left w:val="none" w:sz="0" w:space="0" w:color="auto"/>
            <w:bottom w:val="none" w:sz="0" w:space="0" w:color="auto"/>
            <w:right w:val="none" w:sz="0" w:space="0" w:color="auto"/>
          </w:divBdr>
        </w:div>
        <w:div w:id="565410074">
          <w:marLeft w:val="480"/>
          <w:marRight w:val="0"/>
          <w:marTop w:val="0"/>
          <w:marBottom w:val="0"/>
          <w:divBdr>
            <w:top w:val="none" w:sz="0" w:space="0" w:color="auto"/>
            <w:left w:val="none" w:sz="0" w:space="0" w:color="auto"/>
            <w:bottom w:val="none" w:sz="0" w:space="0" w:color="auto"/>
            <w:right w:val="none" w:sz="0" w:space="0" w:color="auto"/>
          </w:divBdr>
        </w:div>
        <w:div w:id="641541667">
          <w:marLeft w:val="480"/>
          <w:marRight w:val="0"/>
          <w:marTop w:val="0"/>
          <w:marBottom w:val="0"/>
          <w:divBdr>
            <w:top w:val="none" w:sz="0" w:space="0" w:color="auto"/>
            <w:left w:val="none" w:sz="0" w:space="0" w:color="auto"/>
            <w:bottom w:val="none" w:sz="0" w:space="0" w:color="auto"/>
            <w:right w:val="none" w:sz="0" w:space="0" w:color="auto"/>
          </w:divBdr>
        </w:div>
        <w:div w:id="737942109">
          <w:marLeft w:val="480"/>
          <w:marRight w:val="0"/>
          <w:marTop w:val="0"/>
          <w:marBottom w:val="0"/>
          <w:divBdr>
            <w:top w:val="none" w:sz="0" w:space="0" w:color="auto"/>
            <w:left w:val="none" w:sz="0" w:space="0" w:color="auto"/>
            <w:bottom w:val="none" w:sz="0" w:space="0" w:color="auto"/>
            <w:right w:val="none" w:sz="0" w:space="0" w:color="auto"/>
          </w:divBdr>
        </w:div>
        <w:div w:id="823811547">
          <w:marLeft w:val="480"/>
          <w:marRight w:val="0"/>
          <w:marTop w:val="0"/>
          <w:marBottom w:val="0"/>
          <w:divBdr>
            <w:top w:val="none" w:sz="0" w:space="0" w:color="auto"/>
            <w:left w:val="none" w:sz="0" w:space="0" w:color="auto"/>
            <w:bottom w:val="none" w:sz="0" w:space="0" w:color="auto"/>
            <w:right w:val="none" w:sz="0" w:space="0" w:color="auto"/>
          </w:divBdr>
        </w:div>
        <w:div w:id="847914012">
          <w:marLeft w:val="480"/>
          <w:marRight w:val="0"/>
          <w:marTop w:val="0"/>
          <w:marBottom w:val="0"/>
          <w:divBdr>
            <w:top w:val="none" w:sz="0" w:space="0" w:color="auto"/>
            <w:left w:val="none" w:sz="0" w:space="0" w:color="auto"/>
            <w:bottom w:val="none" w:sz="0" w:space="0" w:color="auto"/>
            <w:right w:val="none" w:sz="0" w:space="0" w:color="auto"/>
          </w:divBdr>
        </w:div>
        <w:div w:id="961573970">
          <w:marLeft w:val="480"/>
          <w:marRight w:val="0"/>
          <w:marTop w:val="0"/>
          <w:marBottom w:val="0"/>
          <w:divBdr>
            <w:top w:val="none" w:sz="0" w:space="0" w:color="auto"/>
            <w:left w:val="none" w:sz="0" w:space="0" w:color="auto"/>
            <w:bottom w:val="none" w:sz="0" w:space="0" w:color="auto"/>
            <w:right w:val="none" w:sz="0" w:space="0" w:color="auto"/>
          </w:divBdr>
        </w:div>
        <w:div w:id="976452456">
          <w:marLeft w:val="480"/>
          <w:marRight w:val="0"/>
          <w:marTop w:val="0"/>
          <w:marBottom w:val="0"/>
          <w:divBdr>
            <w:top w:val="none" w:sz="0" w:space="0" w:color="auto"/>
            <w:left w:val="none" w:sz="0" w:space="0" w:color="auto"/>
            <w:bottom w:val="none" w:sz="0" w:space="0" w:color="auto"/>
            <w:right w:val="none" w:sz="0" w:space="0" w:color="auto"/>
          </w:divBdr>
        </w:div>
        <w:div w:id="1034312981">
          <w:marLeft w:val="480"/>
          <w:marRight w:val="0"/>
          <w:marTop w:val="0"/>
          <w:marBottom w:val="0"/>
          <w:divBdr>
            <w:top w:val="none" w:sz="0" w:space="0" w:color="auto"/>
            <w:left w:val="none" w:sz="0" w:space="0" w:color="auto"/>
            <w:bottom w:val="none" w:sz="0" w:space="0" w:color="auto"/>
            <w:right w:val="none" w:sz="0" w:space="0" w:color="auto"/>
          </w:divBdr>
        </w:div>
        <w:div w:id="1123384886">
          <w:marLeft w:val="480"/>
          <w:marRight w:val="0"/>
          <w:marTop w:val="0"/>
          <w:marBottom w:val="0"/>
          <w:divBdr>
            <w:top w:val="none" w:sz="0" w:space="0" w:color="auto"/>
            <w:left w:val="none" w:sz="0" w:space="0" w:color="auto"/>
            <w:bottom w:val="none" w:sz="0" w:space="0" w:color="auto"/>
            <w:right w:val="none" w:sz="0" w:space="0" w:color="auto"/>
          </w:divBdr>
        </w:div>
        <w:div w:id="1136145089">
          <w:marLeft w:val="480"/>
          <w:marRight w:val="0"/>
          <w:marTop w:val="0"/>
          <w:marBottom w:val="0"/>
          <w:divBdr>
            <w:top w:val="none" w:sz="0" w:space="0" w:color="auto"/>
            <w:left w:val="none" w:sz="0" w:space="0" w:color="auto"/>
            <w:bottom w:val="none" w:sz="0" w:space="0" w:color="auto"/>
            <w:right w:val="none" w:sz="0" w:space="0" w:color="auto"/>
          </w:divBdr>
        </w:div>
        <w:div w:id="1306546498">
          <w:marLeft w:val="480"/>
          <w:marRight w:val="0"/>
          <w:marTop w:val="0"/>
          <w:marBottom w:val="0"/>
          <w:divBdr>
            <w:top w:val="none" w:sz="0" w:space="0" w:color="auto"/>
            <w:left w:val="none" w:sz="0" w:space="0" w:color="auto"/>
            <w:bottom w:val="none" w:sz="0" w:space="0" w:color="auto"/>
            <w:right w:val="none" w:sz="0" w:space="0" w:color="auto"/>
          </w:divBdr>
        </w:div>
        <w:div w:id="1393625769">
          <w:marLeft w:val="480"/>
          <w:marRight w:val="0"/>
          <w:marTop w:val="0"/>
          <w:marBottom w:val="0"/>
          <w:divBdr>
            <w:top w:val="none" w:sz="0" w:space="0" w:color="auto"/>
            <w:left w:val="none" w:sz="0" w:space="0" w:color="auto"/>
            <w:bottom w:val="none" w:sz="0" w:space="0" w:color="auto"/>
            <w:right w:val="none" w:sz="0" w:space="0" w:color="auto"/>
          </w:divBdr>
        </w:div>
        <w:div w:id="1657952564">
          <w:marLeft w:val="480"/>
          <w:marRight w:val="0"/>
          <w:marTop w:val="0"/>
          <w:marBottom w:val="0"/>
          <w:divBdr>
            <w:top w:val="none" w:sz="0" w:space="0" w:color="auto"/>
            <w:left w:val="none" w:sz="0" w:space="0" w:color="auto"/>
            <w:bottom w:val="none" w:sz="0" w:space="0" w:color="auto"/>
            <w:right w:val="none" w:sz="0" w:space="0" w:color="auto"/>
          </w:divBdr>
        </w:div>
        <w:div w:id="1674915879">
          <w:marLeft w:val="480"/>
          <w:marRight w:val="0"/>
          <w:marTop w:val="0"/>
          <w:marBottom w:val="0"/>
          <w:divBdr>
            <w:top w:val="none" w:sz="0" w:space="0" w:color="auto"/>
            <w:left w:val="none" w:sz="0" w:space="0" w:color="auto"/>
            <w:bottom w:val="none" w:sz="0" w:space="0" w:color="auto"/>
            <w:right w:val="none" w:sz="0" w:space="0" w:color="auto"/>
          </w:divBdr>
        </w:div>
        <w:div w:id="1757020604">
          <w:marLeft w:val="480"/>
          <w:marRight w:val="0"/>
          <w:marTop w:val="0"/>
          <w:marBottom w:val="0"/>
          <w:divBdr>
            <w:top w:val="none" w:sz="0" w:space="0" w:color="auto"/>
            <w:left w:val="none" w:sz="0" w:space="0" w:color="auto"/>
            <w:bottom w:val="none" w:sz="0" w:space="0" w:color="auto"/>
            <w:right w:val="none" w:sz="0" w:space="0" w:color="auto"/>
          </w:divBdr>
        </w:div>
        <w:div w:id="1777214927">
          <w:marLeft w:val="480"/>
          <w:marRight w:val="0"/>
          <w:marTop w:val="0"/>
          <w:marBottom w:val="0"/>
          <w:divBdr>
            <w:top w:val="none" w:sz="0" w:space="0" w:color="auto"/>
            <w:left w:val="none" w:sz="0" w:space="0" w:color="auto"/>
            <w:bottom w:val="none" w:sz="0" w:space="0" w:color="auto"/>
            <w:right w:val="none" w:sz="0" w:space="0" w:color="auto"/>
          </w:divBdr>
        </w:div>
        <w:div w:id="1782873784">
          <w:marLeft w:val="480"/>
          <w:marRight w:val="0"/>
          <w:marTop w:val="0"/>
          <w:marBottom w:val="0"/>
          <w:divBdr>
            <w:top w:val="none" w:sz="0" w:space="0" w:color="auto"/>
            <w:left w:val="none" w:sz="0" w:space="0" w:color="auto"/>
            <w:bottom w:val="none" w:sz="0" w:space="0" w:color="auto"/>
            <w:right w:val="none" w:sz="0" w:space="0" w:color="auto"/>
          </w:divBdr>
        </w:div>
        <w:div w:id="1791782907">
          <w:marLeft w:val="480"/>
          <w:marRight w:val="0"/>
          <w:marTop w:val="0"/>
          <w:marBottom w:val="0"/>
          <w:divBdr>
            <w:top w:val="none" w:sz="0" w:space="0" w:color="auto"/>
            <w:left w:val="none" w:sz="0" w:space="0" w:color="auto"/>
            <w:bottom w:val="none" w:sz="0" w:space="0" w:color="auto"/>
            <w:right w:val="none" w:sz="0" w:space="0" w:color="auto"/>
          </w:divBdr>
        </w:div>
        <w:div w:id="1877505940">
          <w:marLeft w:val="480"/>
          <w:marRight w:val="0"/>
          <w:marTop w:val="0"/>
          <w:marBottom w:val="0"/>
          <w:divBdr>
            <w:top w:val="none" w:sz="0" w:space="0" w:color="auto"/>
            <w:left w:val="none" w:sz="0" w:space="0" w:color="auto"/>
            <w:bottom w:val="none" w:sz="0" w:space="0" w:color="auto"/>
            <w:right w:val="none" w:sz="0" w:space="0" w:color="auto"/>
          </w:divBdr>
        </w:div>
        <w:div w:id="1878539036">
          <w:marLeft w:val="480"/>
          <w:marRight w:val="0"/>
          <w:marTop w:val="0"/>
          <w:marBottom w:val="0"/>
          <w:divBdr>
            <w:top w:val="none" w:sz="0" w:space="0" w:color="auto"/>
            <w:left w:val="none" w:sz="0" w:space="0" w:color="auto"/>
            <w:bottom w:val="none" w:sz="0" w:space="0" w:color="auto"/>
            <w:right w:val="none" w:sz="0" w:space="0" w:color="auto"/>
          </w:divBdr>
        </w:div>
        <w:div w:id="2006543135">
          <w:marLeft w:val="480"/>
          <w:marRight w:val="0"/>
          <w:marTop w:val="0"/>
          <w:marBottom w:val="0"/>
          <w:divBdr>
            <w:top w:val="none" w:sz="0" w:space="0" w:color="auto"/>
            <w:left w:val="none" w:sz="0" w:space="0" w:color="auto"/>
            <w:bottom w:val="none" w:sz="0" w:space="0" w:color="auto"/>
            <w:right w:val="none" w:sz="0" w:space="0" w:color="auto"/>
          </w:divBdr>
        </w:div>
        <w:div w:id="2134012413">
          <w:marLeft w:val="480"/>
          <w:marRight w:val="0"/>
          <w:marTop w:val="0"/>
          <w:marBottom w:val="0"/>
          <w:divBdr>
            <w:top w:val="none" w:sz="0" w:space="0" w:color="auto"/>
            <w:left w:val="none" w:sz="0" w:space="0" w:color="auto"/>
            <w:bottom w:val="none" w:sz="0" w:space="0" w:color="auto"/>
            <w:right w:val="none" w:sz="0" w:space="0" w:color="auto"/>
          </w:divBdr>
        </w:div>
      </w:divsChild>
    </w:div>
    <w:div w:id="1570380685">
      <w:bodyDiv w:val="1"/>
      <w:marLeft w:val="0"/>
      <w:marRight w:val="0"/>
      <w:marTop w:val="0"/>
      <w:marBottom w:val="0"/>
      <w:divBdr>
        <w:top w:val="none" w:sz="0" w:space="0" w:color="auto"/>
        <w:left w:val="none" w:sz="0" w:space="0" w:color="auto"/>
        <w:bottom w:val="none" w:sz="0" w:space="0" w:color="auto"/>
        <w:right w:val="none" w:sz="0" w:space="0" w:color="auto"/>
      </w:divBdr>
    </w:div>
    <w:div w:id="1580291942">
      <w:bodyDiv w:val="1"/>
      <w:marLeft w:val="0"/>
      <w:marRight w:val="0"/>
      <w:marTop w:val="0"/>
      <w:marBottom w:val="0"/>
      <w:divBdr>
        <w:top w:val="none" w:sz="0" w:space="0" w:color="auto"/>
        <w:left w:val="none" w:sz="0" w:space="0" w:color="auto"/>
        <w:bottom w:val="none" w:sz="0" w:space="0" w:color="auto"/>
        <w:right w:val="none" w:sz="0" w:space="0" w:color="auto"/>
      </w:divBdr>
    </w:div>
    <w:div w:id="1587884897">
      <w:bodyDiv w:val="1"/>
      <w:marLeft w:val="0"/>
      <w:marRight w:val="0"/>
      <w:marTop w:val="0"/>
      <w:marBottom w:val="0"/>
      <w:divBdr>
        <w:top w:val="none" w:sz="0" w:space="0" w:color="auto"/>
        <w:left w:val="none" w:sz="0" w:space="0" w:color="auto"/>
        <w:bottom w:val="none" w:sz="0" w:space="0" w:color="auto"/>
        <w:right w:val="none" w:sz="0" w:space="0" w:color="auto"/>
      </w:divBdr>
    </w:div>
    <w:div w:id="1593007920">
      <w:bodyDiv w:val="1"/>
      <w:marLeft w:val="0"/>
      <w:marRight w:val="0"/>
      <w:marTop w:val="0"/>
      <w:marBottom w:val="0"/>
      <w:divBdr>
        <w:top w:val="none" w:sz="0" w:space="0" w:color="auto"/>
        <w:left w:val="none" w:sz="0" w:space="0" w:color="auto"/>
        <w:bottom w:val="none" w:sz="0" w:space="0" w:color="auto"/>
        <w:right w:val="none" w:sz="0" w:space="0" w:color="auto"/>
      </w:divBdr>
    </w:div>
    <w:div w:id="1595284614">
      <w:bodyDiv w:val="1"/>
      <w:marLeft w:val="0"/>
      <w:marRight w:val="0"/>
      <w:marTop w:val="0"/>
      <w:marBottom w:val="0"/>
      <w:divBdr>
        <w:top w:val="none" w:sz="0" w:space="0" w:color="auto"/>
        <w:left w:val="none" w:sz="0" w:space="0" w:color="auto"/>
        <w:bottom w:val="none" w:sz="0" w:space="0" w:color="auto"/>
        <w:right w:val="none" w:sz="0" w:space="0" w:color="auto"/>
      </w:divBdr>
    </w:div>
    <w:div w:id="1596327374">
      <w:bodyDiv w:val="1"/>
      <w:marLeft w:val="0"/>
      <w:marRight w:val="0"/>
      <w:marTop w:val="0"/>
      <w:marBottom w:val="0"/>
      <w:divBdr>
        <w:top w:val="none" w:sz="0" w:space="0" w:color="auto"/>
        <w:left w:val="none" w:sz="0" w:space="0" w:color="auto"/>
        <w:bottom w:val="none" w:sz="0" w:space="0" w:color="auto"/>
        <w:right w:val="none" w:sz="0" w:space="0" w:color="auto"/>
      </w:divBdr>
    </w:div>
    <w:div w:id="1606762609">
      <w:bodyDiv w:val="1"/>
      <w:marLeft w:val="0"/>
      <w:marRight w:val="0"/>
      <w:marTop w:val="0"/>
      <w:marBottom w:val="0"/>
      <w:divBdr>
        <w:top w:val="none" w:sz="0" w:space="0" w:color="auto"/>
        <w:left w:val="none" w:sz="0" w:space="0" w:color="auto"/>
        <w:bottom w:val="none" w:sz="0" w:space="0" w:color="auto"/>
        <w:right w:val="none" w:sz="0" w:space="0" w:color="auto"/>
      </w:divBdr>
      <w:divsChild>
        <w:div w:id="63531296">
          <w:marLeft w:val="480"/>
          <w:marRight w:val="0"/>
          <w:marTop w:val="0"/>
          <w:marBottom w:val="0"/>
          <w:divBdr>
            <w:top w:val="none" w:sz="0" w:space="0" w:color="auto"/>
            <w:left w:val="none" w:sz="0" w:space="0" w:color="auto"/>
            <w:bottom w:val="none" w:sz="0" w:space="0" w:color="auto"/>
            <w:right w:val="none" w:sz="0" w:space="0" w:color="auto"/>
          </w:divBdr>
        </w:div>
        <w:div w:id="178783707">
          <w:marLeft w:val="480"/>
          <w:marRight w:val="0"/>
          <w:marTop w:val="0"/>
          <w:marBottom w:val="0"/>
          <w:divBdr>
            <w:top w:val="none" w:sz="0" w:space="0" w:color="auto"/>
            <w:left w:val="none" w:sz="0" w:space="0" w:color="auto"/>
            <w:bottom w:val="none" w:sz="0" w:space="0" w:color="auto"/>
            <w:right w:val="none" w:sz="0" w:space="0" w:color="auto"/>
          </w:divBdr>
        </w:div>
        <w:div w:id="198321838">
          <w:marLeft w:val="480"/>
          <w:marRight w:val="0"/>
          <w:marTop w:val="0"/>
          <w:marBottom w:val="0"/>
          <w:divBdr>
            <w:top w:val="none" w:sz="0" w:space="0" w:color="auto"/>
            <w:left w:val="none" w:sz="0" w:space="0" w:color="auto"/>
            <w:bottom w:val="none" w:sz="0" w:space="0" w:color="auto"/>
            <w:right w:val="none" w:sz="0" w:space="0" w:color="auto"/>
          </w:divBdr>
        </w:div>
        <w:div w:id="214856497">
          <w:marLeft w:val="480"/>
          <w:marRight w:val="0"/>
          <w:marTop w:val="0"/>
          <w:marBottom w:val="0"/>
          <w:divBdr>
            <w:top w:val="none" w:sz="0" w:space="0" w:color="auto"/>
            <w:left w:val="none" w:sz="0" w:space="0" w:color="auto"/>
            <w:bottom w:val="none" w:sz="0" w:space="0" w:color="auto"/>
            <w:right w:val="none" w:sz="0" w:space="0" w:color="auto"/>
          </w:divBdr>
        </w:div>
        <w:div w:id="230193525">
          <w:marLeft w:val="480"/>
          <w:marRight w:val="0"/>
          <w:marTop w:val="0"/>
          <w:marBottom w:val="0"/>
          <w:divBdr>
            <w:top w:val="none" w:sz="0" w:space="0" w:color="auto"/>
            <w:left w:val="none" w:sz="0" w:space="0" w:color="auto"/>
            <w:bottom w:val="none" w:sz="0" w:space="0" w:color="auto"/>
            <w:right w:val="none" w:sz="0" w:space="0" w:color="auto"/>
          </w:divBdr>
        </w:div>
        <w:div w:id="237398017">
          <w:marLeft w:val="480"/>
          <w:marRight w:val="0"/>
          <w:marTop w:val="0"/>
          <w:marBottom w:val="0"/>
          <w:divBdr>
            <w:top w:val="none" w:sz="0" w:space="0" w:color="auto"/>
            <w:left w:val="none" w:sz="0" w:space="0" w:color="auto"/>
            <w:bottom w:val="none" w:sz="0" w:space="0" w:color="auto"/>
            <w:right w:val="none" w:sz="0" w:space="0" w:color="auto"/>
          </w:divBdr>
        </w:div>
        <w:div w:id="243688558">
          <w:marLeft w:val="480"/>
          <w:marRight w:val="0"/>
          <w:marTop w:val="0"/>
          <w:marBottom w:val="0"/>
          <w:divBdr>
            <w:top w:val="none" w:sz="0" w:space="0" w:color="auto"/>
            <w:left w:val="none" w:sz="0" w:space="0" w:color="auto"/>
            <w:bottom w:val="none" w:sz="0" w:space="0" w:color="auto"/>
            <w:right w:val="none" w:sz="0" w:space="0" w:color="auto"/>
          </w:divBdr>
        </w:div>
        <w:div w:id="269747792">
          <w:marLeft w:val="480"/>
          <w:marRight w:val="0"/>
          <w:marTop w:val="0"/>
          <w:marBottom w:val="0"/>
          <w:divBdr>
            <w:top w:val="none" w:sz="0" w:space="0" w:color="auto"/>
            <w:left w:val="none" w:sz="0" w:space="0" w:color="auto"/>
            <w:bottom w:val="none" w:sz="0" w:space="0" w:color="auto"/>
            <w:right w:val="none" w:sz="0" w:space="0" w:color="auto"/>
          </w:divBdr>
        </w:div>
        <w:div w:id="386759152">
          <w:marLeft w:val="480"/>
          <w:marRight w:val="0"/>
          <w:marTop w:val="0"/>
          <w:marBottom w:val="0"/>
          <w:divBdr>
            <w:top w:val="none" w:sz="0" w:space="0" w:color="auto"/>
            <w:left w:val="none" w:sz="0" w:space="0" w:color="auto"/>
            <w:bottom w:val="none" w:sz="0" w:space="0" w:color="auto"/>
            <w:right w:val="none" w:sz="0" w:space="0" w:color="auto"/>
          </w:divBdr>
        </w:div>
        <w:div w:id="479075011">
          <w:marLeft w:val="480"/>
          <w:marRight w:val="0"/>
          <w:marTop w:val="0"/>
          <w:marBottom w:val="0"/>
          <w:divBdr>
            <w:top w:val="none" w:sz="0" w:space="0" w:color="auto"/>
            <w:left w:val="none" w:sz="0" w:space="0" w:color="auto"/>
            <w:bottom w:val="none" w:sz="0" w:space="0" w:color="auto"/>
            <w:right w:val="none" w:sz="0" w:space="0" w:color="auto"/>
          </w:divBdr>
        </w:div>
        <w:div w:id="490829518">
          <w:marLeft w:val="480"/>
          <w:marRight w:val="0"/>
          <w:marTop w:val="0"/>
          <w:marBottom w:val="0"/>
          <w:divBdr>
            <w:top w:val="none" w:sz="0" w:space="0" w:color="auto"/>
            <w:left w:val="none" w:sz="0" w:space="0" w:color="auto"/>
            <w:bottom w:val="none" w:sz="0" w:space="0" w:color="auto"/>
            <w:right w:val="none" w:sz="0" w:space="0" w:color="auto"/>
          </w:divBdr>
        </w:div>
        <w:div w:id="516311420">
          <w:marLeft w:val="480"/>
          <w:marRight w:val="0"/>
          <w:marTop w:val="0"/>
          <w:marBottom w:val="0"/>
          <w:divBdr>
            <w:top w:val="none" w:sz="0" w:space="0" w:color="auto"/>
            <w:left w:val="none" w:sz="0" w:space="0" w:color="auto"/>
            <w:bottom w:val="none" w:sz="0" w:space="0" w:color="auto"/>
            <w:right w:val="none" w:sz="0" w:space="0" w:color="auto"/>
          </w:divBdr>
        </w:div>
        <w:div w:id="544490607">
          <w:marLeft w:val="480"/>
          <w:marRight w:val="0"/>
          <w:marTop w:val="0"/>
          <w:marBottom w:val="0"/>
          <w:divBdr>
            <w:top w:val="none" w:sz="0" w:space="0" w:color="auto"/>
            <w:left w:val="none" w:sz="0" w:space="0" w:color="auto"/>
            <w:bottom w:val="none" w:sz="0" w:space="0" w:color="auto"/>
            <w:right w:val="none" w:sz="0" w:space="0" w:color="auto"/>
          </w:divBdr>
        </w:div>
        <w:div w:id="621350141">
          <w:marLeft w:val="480"/>
          <w:marRight w:val="0"/>
          <w:marTop w:val="0"/>
          <w:marBottom w:val="0"/>
          <w:divBdr>
            <w:top w:val="none" w:sz="0" w:space="0" w:color="auto"/>
            <w:left w:val="none" w:sz="0" w:space="0" w:color="auto"/>
            <w:bottom w:val="none" w:sz="0" w:space="0" w:color="auto"/>
            <w:right w:val="none" w:sz="0" w:space="0" w:color="auto"/>
          </w:divBdr>
        </w:div>
        <w:div w:id="808934051">
          <w:marLeft w:val="480"/>
          <w:marRight w:val="0"/>
          <w:marTop w:val="0"/>
          <w:marBottom w:val="0"/>
          <w:divBdr>
            <w:top w:val="none" w:sz="0" w:space="0" w:color="auto"/>
            <w:left w:val="none" w:sz="0" w:space="0" w:color="auto"/>
            <w:bottom w:val="none" w:sz="0" w:space="0" w:color="auto"/>
            <w:right w:val="none" w:sz="0" w:space="0" w:color="auto"/>
          </w:divBdr>
        </w:div>
        <w:div w:id="817577893">
          <w:marLeft w:val="480"/>
          <w:marRight w:val="0"/>
          <w:marTop w:val="0"/>
          <w:marBottom w:val="0"/>
          <w:divBdr>
            <w:top w:val="none" w:sz="0" w:space="0" w:color="auto"/>
            <w:left w:val="none" w:sz="0" w:space="0" w:color="auto"/>
            <w:bottom w:val="none" w:sz="0" w:space="0" w:color="auto"/>
            <w:right w:val="none" w:sz="0" w:space="0" w:color="auto"/>
          </w:divBdr>
        </w:div>
        <w:div w:id="851723681">
          <w:marLeft w:val="480"/>
          <w:marRight w:val="0"/>
          <w:marTop w:val="0"/>
          <w:marBottom w:val="0"/>
          <w:divBdr>
            <w:top w:val="none" w:sz="0" w:space="0" w:color="auto"/>
            <w:left w:val="none" w:sz="0" w:space="0" w:color="auto"/>
            <w:bottom w:val="none" w:sz="0" w:space="0" w:color="auto"/>
            <w:right w:val="none" w:sz="0" w:space="0" w:color="auto"/>
          </w:divBdr>
        </w:div>
        <w:div w:id="963117539">
          <w:marLeft w:val="480"/>
          <w:marRight w:val="0"/>
          <w:marTop w:val="0"/>
          <w:marBottom w:val="0"/>
          <w:divBdr>
            <w:top w:val="none" w:sz="0" w:space="0" w:color="auto"/>
            <w:left w:val="none" w:sz="0" w:space="0" w:color="auto"/>
            <w:bottom w:val="none" w:sz="0" w:space="0" w:color="auto"/>
            <w:right w:val="none" w:sz="0" w:space="0" w:color="auto"/>
          </w:divBdr>
        </w:div>
        <w:div w:id="985545124">
          <w:marLeft w:val="480"/>
          <w:marRight w:val="0"/>
          <w:marTop w:val="0"/>
          <w:marBottom w:val="0"/>
          <w:divBdr>
            <w:top w:val="none" w:sz="0" w:space="0" w:color="auto"/>
            <w:left w:val="none" w:sz="0" w:space="0" w:color="auto"/>
            <w:bottom w:val="none" w:sz="0" w:space="0" w:color="auto"/>
            <w:right w:val="none" w:sz="0" w:space="0" w:color="auto"/>
          </w:divBdr>
        </w:div>
        <w:div w:id="1000892909">
          <w:marLeft w:val="480"/>
          <w:marRight w:val="0"/>
          <w:marTop w:val="0"/>
          <w:marBottom w:val="0"/>
          <w:divBdr>
            <w:top w:val="none" w:sz="0" w:space="0" w:color="auto"/>
            <w:left w:val="none" w:sz="0" w:space="0" w:color="auto"/>
            <w:bottom w:val="none" w:sz="0" w:space="0" w:color="auto"/>
            <w:right w:val="none" w:sz="0" w:space="0" w:color="auto"/>
          </w:divBdr>
        </w:div>
        <w:div w:id="1123574014">
          <w:marLeft w:val="480"/>
          <w:marRight w:val="0"/>
          <w:marTop w:val="0"/>
          <w:marBottom w:val="0"/>
          <w:divBdr>
            <w:top w:val="none" w:sz="0" w:space="0" w:color="auto"/>
            <w:left w:val="none" w:sz="0" w:space="0" w:color="auto"/>
            <w:bottom w:val="none" w:sz="0" w:space="0" w:color="auto"/>
            <w:right w:val="none" w:sz="0" w:space="0" w:color="auto"/>
          </w:divBdr>
        </w:div>
        <w:div w:id="1144276675">
          <w:marLeft w:val="480"/>
          <w:marRight w:val="0"/>
          <w:marTop w:val="0"/>
          <w:marBottom w:val="0"/>
          <w:divBdr>
            <w:top w:val="none" w:sz="0" w:space="0" w:color="auto"/>
            <w:left w:val="none" w:sz="0" w:space="0" w:color="auto"/>
            <w:bottom w:val="none" w:sz="0" w:space="0" w:color="auto"/>
            <w:right w:val="none" w:sz="0" w:space="0" w:color="auto"/>
          </w:divBdr>
        </w:div>
        <w:div w:id="1269236230">
          <w:marLeft w:val="480"/>
          <w:marRight w:val="0"/>
          <w:marTop w:val="0"/>
          <w:marBottom w:val="0"/>
          <w:divBdr>
            <w:top w:val="none" w:sz="0" w:space="0" w:color="auto"/>
            <w:left w:val="none" w:sz="0" w:space="0" w:color="auto"/>
            <w:bottom w:val="none" w:sz="0" w:space="0" w:color="auto"/>
            <w:right w:val="none" w:sz="0" w:space="0" w:color="auto"/>
          </w:divBdr>
        </w:div>
        <w:div w:id="1362778762">
          <w:marLeft w:val="480"/>
          <w:marRight w:val="0"/>
          <w:marTop w:val="0"/>
          <w:marBottom w:val="0"/>
          <w:divBdr>
            <w:top w:val="none" w:sz="0" w:space="0" w:color="auto"/>
            <w:left w:val="none" w:sz="0" w:space="0" w:color="auto"/>
            <w:bottom w:val="none" w:sz="0" w:space="0" w:color="auto"/>
            <w:right w:val="none" w:sz="0" w:space="0" w:color="auto"/>
          </w:divBdr>
        </w:div>
        <w:div w:id="1489205920">
          <w:marLeft w:val="480"/>
          <w:marRight w:val="0"/>
          <w:marTop w:val="0"/>
          <w:marBottom w:val="0"/>
          <w:divBdr>
            <w:top w:val="none" w:sz="0" w:space="0" w:color="auto"/>
            <w:left w:val="none" w:sz="0" w:space="0" w:color="auto"/>
            <w:bottom w:val="none" w:sz="0" w:space="0" w:color="auto"/>
            <w:right w:val="none" w:sz="0" w:space="0" w:color="auto"/>
          </w:divBdr>
        </w:div>
        <w:div w:id="1489206592">
          <w:marLeft w:val="480"/>
          <w:marRight w:val="0"/>
          <w:marTop w:val="0"/>
          <w:marBottom w:val="0"/>
          <w:divBdr>
            <w:top w:val="none" w:sz="0" w:space="0" w:color="auto"/>
            <w:left w:val="none" w:sz="0" w:space="0" w:color="auto"/>
            <w:bottom w:val="none" w:sz="0" w:space="0" w:color="auto"/>
            <w:right w:val="none" w:sz="0" w:space="0" w:color="auto"/>
          </w:divBdr>
        </w:div>
        <w:div w:id="1514302341">
          <w:marLeft w:val="480"/>
          <w:marRight w:val="0"/>
          <w:marTop w:val="0"/>
          <w:marBottom w:val="0"/>
          <w:divBdr>
            <w:top w:val="none" w:sz="0" w:space="0" w:color="auto"/>
            <w:left w:val="none" w:sz="0" w:space="0" w:color="auto"/>
            <w:bottom w:val="none" w:sz="0" w:space="0" w:color="auto"/>
            <w:right w:val="none" w:sz="0" w:space="0" w:color="auto"/>
          </w:divBdr>
        </w:div>
        <w:div w:id="1652443065">
          <w:marLeft w:val="480"/>
          <w:marRight w:val="0"/>
          <w:marTop w:val="0"/>
          <w:marBottom w:val="0"/>
          <w:divBdr>
            <w:top w:val="none" w:sz="0" w:space="0" w:color="auto"/>
            <w:left w:val="none" w:sz="0" w:space="0" w:color="auto"/>
            <w:bottom w:val="none" w:sz="0" w:space="0" w:color="auto"/>
            <w:right w:val="none" w:sz="0" w:space="0" w:color="auto"/>
          </w:divBdr>
        </w:div>
        <w:div w:id="1741558495">
          <w:marLeft w:val="480"/>
          <w:marRight w:val="0"/>
          <w:marTop w:val="0"/>
          <w:marBottom w:val="0"/>
          <w:divBdr>
            <w:top w:val="none" w:sz="0" w:space="0" w:color="auto"/>
            <w:left w:val="none" w:sz="0" w:space="0" w:color="auto"/>
            <w:bottom w:val="none" w:sz="0" w:space="0" w:color="auto"/>
            <w:right w:val="none" w:sz="0" w:space="0" w:color="auto"/>
          </w:divBdr>
        </w:div>
        <w:div w:id="1834250160">
          <w:marLeft w:val="480"/>
          <w:marRight w:val="0"/>
          <w:marTop w:val="0"/>
          <w:marBottom w:val="0"/>
          <w:divBdr>
            <w:top w:val="none" w:sz="0" w:space="0" w:color="auto"/>
            <w:left w:val="none" w:sz="0" w:space="0" w:color="auto"/>
            <w:bottom w:val="none" w:sz="0" w:space="0" w:color="auto"/>
            <w:right w:val="none" w:sz="0" w:space="0" w:color="auto"/>
          </w:divBdr>
        </w:div>
        <w:div w:id="1852185579">
          <w:marLeft w:val="480"/>
          <w:marRight w:val="0"/>
          <w:marTop w:val="0"/>
          <w:marBottom w:val="0"/>
          <w:divBdr>
            <w:top w:val="none" w:sz="0" w:space="0" w:color="auto"/>
            <w:left w:val="none" w:sz="0" w:space="0" w:color="auto"/>
            <w:bottom w:val="none" w:sz="0" w:space="0" w:color="auto"/>
            <w:right w:val="none" w:sz="0" w:space="0" w:color="auto"/>
          </w:divBdr>
        </w:div>
        <w:div w:id="1939824988">
          <w:marLeft w:val="480"/>
          <w:marRight w:val="0"/>
          <w:marTop w:val="0"/>
          <w:marBottom w:val="0"/>
          <w:divBdr>
            <w:top w:val="none" w:sz="0" w:space="0" w:color="auto"/>
            <w:left w:val="none" w:sz="0" w:space="0" w:color="auto"/>
            <w:bottom w:val="none" w:sz="0" w:space="0" w:color="auto"/>
            <w:right w:val="none" w:sz="0" w:space="0" w:color="auto"/>
          </w:divBdr>
        </w:div>
        <w:div w:id="1970940636">
          <w:marLeft w:val="480"/>
          <w:marRight w:val="0"/>
          <w:marTop w:val="0"/>
          <w:marBottom w:val="0"/>
          <w:divBdr>
            <w:top w:val="none" w:sz="0" w:space="0" w:color="auto"/>
            <w:left w:val="none" w:sz="0" w:space="0" w:color="auto"/>
            <w:bottom w:val="none" w:sz="0" w:space="0" w:color="auto"/>
            <w:right w:val="none" w:sz="0" w:space="0" w:color="auto"/>
          </w:divBdr>
        </w:div>
        <w:div w:id="1985306812">
          <w:marLeft w:val="480"/>
          <w:marRight w:val="0"/>
          <w:marTop w:val="0"/>
          <w:marBottom w:val="0"/>
          <w:divBdr>
            <w:top w:val="none" w:sz="0" w:space="0" w:color="auto"/>
            <w:left w:val="none" w:sz="0" w:space="0" w:color="auto"/>
            <w:bottom w:val="none" w:sz="0" w:space="0" w:color="auto"/>
            <w:right w:val="none" w:sz="0" w:space="0" w:color="auto"/>
          </w:divBdr>
        </w:div>
        <w:div w:id="2007397192">
          <w:marLeft w:val="480"/>
          <w:marRight w:val="0"/>
          <w:marTop w:val="0"/>
          <w:marBottom w:val="0"/>
          <w:divBdr>
            <w:top w:val="none" w:sz="0" w:space="0" w:color="auto"/>
            <w:left w:val="none" w:sz="0" w:space="0" w:color="auto"/>
            <w:bottom w:val="none" w:sz="0" w:space="0" w:color="auto"/>
            <w:right w:val="none" w:sz="0" w:space="0" w:color="auto"/>
          </w:divBdr>
        </w:div>
        <w:div w:id="2054764079">
          <w:marLeft w:val="480"/>
          <w:marRight w:val="0"/>
          <w:marTop w:val="0"/>
          <w:marBottom w:val="0"/>
          <w:divBdr>
            <w:top w:val="none" w:sz="0" w:space="0" w:color="auto"/>
            <w:left w:val="none" w:sz="0" w:space="0" w:color="auto"/>
            <w:bottom w:val="none" w:sz="0" w:space="0" w:color="auto"/>
            <w:right w:val="none" w:sz="0" w:space="0" w:color="auto"/>
          </w:divBdr>
        </w:div>
        <w:div w:id="2137720305">
          <w:marLeft w:val="480"/>
          <w:marRight w:val="0"/>
          <w:marTop w:val="0"/>
          <w:marBottom w:val="0"/>
          <w:divBdr>
            <w:top w:val="none" w:sz="0" w:space="0" w:color="auto"/>
            <w:left w:val="none" w:sz="0" w:space="0" w:color="auto"/>
            <w:bottom w:val="none" w:sz="0" w:space="0" w:color="auto"/>
            <w:right w:val="none" w:sz="0" w:space="0" w:color="auto"/>
          </w:divBdr>
        </w:div>
      </w:divsChild>
    </w:div>
    <w:div w:id="1607225880">
      <w:bodyDiv w:val="1"/>
      <w:marLeft w:val="0"/>
      <w:marRight w:val="0"/>
      <w:marTop w:val="0"/>
      <w:marBottom w:val="0"/>
      <w:divBdr>
        <w:top w:val="none" w:sz="0" w:space="0" w:color="auto"/>
        <w:left w:val="none" w:sz="0" w:space="0" w:color="auto"/>
        <w:bottom w:val="none" w:sz="0" w:space="0" w:color="auto"/>
        <w:right w:val="none" w:sz="0" w:space="0" w:color="auto"/>
      </w:divBdr>
    </w:div>
    <w:div w:id="1610893668">
      <w:bodyDiv w:val="1"/>
      <w:marLeft w:val="0"/>
      <w:marRight w:val="0"/>
      <w:marTop w:val="0"/>
      <w:marBottom w:val="0"/>
      <w:divBdr>
        <w:top w:val="none" w:sz="0" w:space="0" w:color="auto"/>
        <w:left w:val="none" w:sz="0" w:space="0" w:color="auto"/>
        <w:bottom w:val="none" w:sz="0" w:space="0" w:color="auto"/>
        <w:right w:val="none" w:sz="0" w:space="0" w:color="auto"/>
      </w:divBdr>
    </w:div>
    <w:div w:id="1612975141">
      <w:bodyDiv w:val="1"/>
      <w:marLeft w:val="0"/>
      <w:marRight w:val="0"/>
      <w:marTop w:val="0"/>
      <w:marBottom w:val="0"/>
      <w:divBdr>
        <w:top w:val="none" w:sz="0" w:space="0" w:color="auto"/>
        <w:left w:val="none" w:sz="0" w:space="0" w:color="auto"/>
        <w:bottom w:val="none" w:sz="0" w:space="0" w:color="auto"/>
        <w:right w:val="none" w:sz="0" w:space="0" w:color="auto"/>
      </w:divBdr>
    </w:div>
    <w:div w:id="1615017916">
      <w:bodyDiv w:val="1"/>
      <w:marLeft w:val="0"/>
      <w:marRight w:val="0"/>
      <w:marTop w:val="0"/>
      <w:marBottom w:val="0"/>
      <w:divBdr>
        <w:top w:val="none" w:sz="0" w:space="0" w:color="auto"/>
        <w:left w:val="none" w:sz="0" w:space="0" w:color="auto"/>
        <w:bottom w:val="none" w:sz="0" w:space="0" w:color="auto"/>
        <w:right w:val="none" w:sz="0" w:space="0" w:color="auto"/>
      </w:divBdr>
    </w:div>
    <w:div w:id="1622111593">
      <w:bodyDiv w:val="1"/>
      <w:marLeft w:val="0"/>
      <w:marRight w:val="0"/>
      <w:marTop w:val="0"/>
      <w:marBottom w:val="0"/>
      <w:divBdr>
        <w:top w:val="none" w:sz="0" w:space="0" w:color="auto"/>
        <w:left w:val="none" w:sz="0" w:space="0" w:color="auto"/>
        <w:bottom w:val="none" w:sz="0" w:space="0" w:color="auto"/>
        <w:right w:val="none" w:sz="0" w:space="0" w:color="auto"/>
      </w:divBdr>
      <w:divsChild>
        <w:div w:id="42754075">
          <w:marLeft w:val="480"/>
          <w:marRight w:val="0"/>
          <w:marTop w:val="0"/>
          <w:marBottom w:val="0"/>
          <w:divBdr>
            <w:top w:val="none" w:sz="0" w:space="0" w:color="auto"/>
            <w:left w:val="none" w:sz="0" w:space="0" w:color="auto"/>
            <w:bottom w:val="none" w:sz="0" w:space="0" w:color="auto"/>
            <w:right w:val="none" w:sz="0" w:space="0" w:color="auto"/>
          </w:divBdr>
        </w:div>
        <w:div w:id="176622356">
          <w:marLeft w:val="480"/>
          <w:marRight w:val="0"/>
          <w:marTop w:val="0"/>
          <w:marBottom w:val="0"/>
          <w:divBdr>
            <w:top w:val="none" w:sz="0" w:space="0" w:color="auto"/>
            <w:left w:val="none" w:sz="0" w:space="0" w:color="auto"/>
            <w:bottom w:val="none" w:sz="0" w:space="0" w:color="auto"/>
            <w:right w:val="none" w:sz="0" w:space="0" w:color="auto"/>
          </w:divBdr>
        </w:div>
        <w:div w:id="245652466">
          <w:marLeft w:val="480"/>
          <w:marRight w:val="0"/>
          <w:marTop w:val="0"/>
          <w:marBottom w:val="0"/>
          <w:divBdr>
            <w:top w:val="none" w:sz="0" w:space="0" w:color="auto"/>
            <w:left w:val="none" w:sz="0" w:space="0" w:color="auto"/>
            <w:bottom w:val="none" w:sz="0" w:space="0" w:color="auto"/>
            <w:right w:val="none" w:sz="0" w:space="0" w:color="auto"/>
          </w:divBdr>
        </w:div>
        <w:div w:id="312562813">
          <w:marLeft w:val="480"/>
          <w:marRight w:val="0"/>
          <w:marTop w:val="0"/>
          <w:marBottom w:val="0"/>
          <w:divBdr>
            <w:top w:val="none" w:sz="0" w:space="0" w:color="auto"/>
            <w:left w:val="none" w:sz="0" w:space="0" w:color="auto"/>
            <w:bottom w:val="none" w:sz="0" w:space="0" w:color="auto"/>
            <w:right w:val="none" w:sz="0" w:space="0" w:color="auto"/>
          </w:divBdr>
        </w:div>
        <w:div w:id="433015778">
          <w:marLeft w:val="480"/>
          <w:marRight w:val="0"/>
          <w:marTop w:val="0"/>
          <w:marBottom w:val="0"/>
          <w:divBdr>
            <w:top w:val="none" w:sz="0" w:space="0" w:color="auto"/>
            <w:left w:val="none" w:sz="0" w:space="0" w:color="auto"/>
            <w:bottom w:val="none" w:sz="0" w:space="0" w:color="auto"/>
            <w:right w:val="none" w:sz="0" w:space="0" w:color="auto"/>
          </w:divBdr>
        </w:div>
        <w:div w:id="552085458">
          <w:marLeft w:val="480"/>
          <w:marRight w:val="0"/>
          <w:marTop w:val="0"/>
          <w:marBottom w:val="0"/>
          <w:divBdr>
            <w:top w:val="none" w:sz="0" w:space="0" w:color="auto"/>
            <w:left w:val="none" w:sz="0" w:space="0" w:color="auto"/>
            <w:bottom w:val="none" w:sz="0" w:space="0" w:color="auto"/>
            <w:right w:val="none" w:sz="0" w:space="0" w:color="auto"/>
          </w:divBdr>
        </w:div>
        <w:div w:id="602036350">
          <w:marLeft w:val="480"/>
          <w:marRight w:val="0"/>
          <w:marTop w:val="0"/>
          <w:marBottom w:val="0"/>
          <w:divBdr>
            <w:top w:val="none" w:sz="0" w:space="0" w:color="auto"/>
            <w:left w:val="none" w:sz="0" w:space="0" w:color="auto"/>
            <w:bottom w:val="none" w:sz="0" w:space="0" w:color="auto"/>
            <w:right w:val="none" w:sz="0" w:space="0" w:color="auto"/>
          </w:divBdr>
        </w:div>
        <w:div w:id="619382459">
          <w:marLeft w:val="480"/>
          <w:marRight w:val="0"/>
          <w:marTop w:val="0"/>
          <w:marBottom w:val="0"/>
          <w:divBdr>
            <w:top w:val="none" w:sz="0" w:space="0" w:color="auto"/>
            <w:left w:val="none" w:sz="0" w:space="0" w:color="auto"/>
            <w:bottom w:val="none" w:sz="0" w:space="0" w:color="auto"/>
            <w:right w:val="none" w:sz="0" w:space="0" w:color="auto"/>
          </w:divBdr>
        </w:div>
        <w:div w:id="671294542">
          <w:marLeft w:val="480"/>
          <w:marRight w:val="0"/>
          <w:marTop w:val="0"/>
          <w:marBottom w:val="0"/>
          <w:divBdr>
            <w:top w:val="none" w:sz="0" w:space="0" w:color="auto"/>
            <w:left w:val="none" w:sz="0" w:space="0" w:color="auto"/>
            <w:bottom w:val="none" w:sz="0" w:space="0" w:color="auto"/>
            <w:right w:val="none" w:sz="0" w:space="0" w:color="auto"/>
          </w:divBdr>
        </w:div>
        <w:div w:id="731931907">
          <w:marLeft w:val="480"/>
          <w:marRight w:val="0"/>
          <w:marTop w:val="0"/>
          <w:marBottom w:val="0"/>
          <w:divBdr>
            <w:top w:val="none" w:sz="0" w:space="0" w:color="auto"/>
            <w:left w:val="none" w:sz="0" w:space="0" w:color="auto"/>
            <w:bottom w:val="none" w:sz="0" w:space="0" w:color="auto"/>
            <w:right w:val="none" w:sz="0" w:space="0" w:color="auto"/>
          </w:divBdr>
        </w:div>
        <w:div w:id="772014169">
          <w:marLeft w:val="480"/>
          <w:marRight w:val="0"/>
          <w:marTop w:val="0"/>
          <w:marBottom w:val="0"/>
          <w:divBdr>
            <w:top w:val="none" w:sz="0" w:space="0" w:color="auto"/>
            <w:left w:val="none" w:sz="0" w:space="0" w:color="auto"/>
            <w:bottom w:val="none" w:sz="0" w:space="0" w:color="auto"/>
            <w:right w:val="none" w:sz="0" w:space="0" w:color="auto"/>
          </w:divBdr>
        </w:div>
        <w:div w:id="783310444">
          <w:marLeft w:val="480"/>
          <w:marRight w:val="0"/>
          <w:marTop w:val="0"/>
          <w:marBottom w:val="0"/>
          <w:divBdr>
            <w:top w:val="none" w:sz="0" w:space="0" w:color="auto"/>
            <w:left w:val="none" w:sz="0" w:space="0" w:color="auto"/>
            <w:bottom w:val="none" w:sz="0" w:space="0" w:color="auto"/>
            <w:right w:val="none" w:sz="0" w:space="0" w:color="auto"/>
          </w:divBdr>
        </w:div>
        <w:div w:id="835607525">
          <w:marLeft w:val="480"/>
          <w:marRight w:val="0"/>
          <w:marTop w:val="0"/>
          <w:marBottom w:val="0"/>
          <w:divBdr>
            <w:top w:val="none" w:sz="0" w:space="0" w:color="auto"/>
            <w:left w:val="none" w:sz="0" w:space="0" w:color="auto"/>
            <w:bottom w:val="none" w:sz="0" w:space="0" w:color="auto"/>
            <w:right w:val="none" w:sz="0" w:space="0" w:color="auto"/>
          </w:divBdr>
        </w:div>
        <w:div w:id="882331863">
          <w:marLeft w:val="480"/>
          <w:marRight w:val="0"/>
          <w:marTop w:val="0"/>
          <w:marBottom w:val="0"/>
          <w:divBdr>
            <w:top w:val="none" w:sz="0" w:space="0" w:color="auto"/>
            <w:left w:val="none" w:sz="0" w:space="0" w:color="auto"/>
            <w:bottom w:val="none" w:sz="0" w:space="0" w:color="auto"/>
            <w:right w:val="none" w:sz="0" w:space="0" w:color="auto"/>
          </w:divBdr>
        </w:div>
        <w:div w:id="921984918">
          <w:marLeft w:val="480"/>
          <w:marRight w:val="0"/>
          <w:marTop w:val="0"/>
          <w:marBottom w:val="0"/>
          <w:divBdr>
            <w:top w:val="none" w:sz="0" w:space="0" w:color="auto"/>
            <w:left w:val="none" w:sz="0" w:space="0" w:color="auto"/>
            <w:bottom w:val="none" w:sz="0" w:space="0" w:color="auto"/>
            <w:right w:val="none" w:sz="0" w:space="0" w:color="auto"/>
          </w:divBdr>
        </w:div>
        <w:div w:id="935749531">
          <w:marLeft w:val="480"/>
          <w:marRight w:val="0"/>
          <w:marTop w:val="0"/>
          <w:marBottom w:val="0"/>
          <w:divBdr>
            <w:top w:val="none" w:sz="0" w:space="0" w:color="auto"/>
            <w:left w:val="none" w:sz="0" w:space="0" w:color="auto"/>
            <w:bottom w:val="none" w:sz="0" w:space="0" w:color="auto"/>
            <w:right w:val="none" w:sz="0" w:space="0" w:color="auto"/>
          </w:divBdr>
        </w:div>
        <w:div w:id="940140001">
          <w:marLeft w:val="480"/>
          <w:marRight w:val="0"/>
          <w:marTop w:val="0"/>
          <w:marBottom w:val="0"/>
          <w:divBdr>
            <w:top w:val="none" w:sz="0" w:space="0" w:color="auto"/>
            <w:left w:val="none" w:sz="0" w:space="0" w:color="auto"/>
            <w:bottom w:val="none" w:sz="0" w:space="0" w:color="auto"/>
            <w:right w:val="none" w:sz="0" w:space="0" w:color="auto"/>
          </w:divBdr>
        </w:div>
        <w:div w:id="940839778">
          <w:marLeft w:val="480"/>
          <w:marRight w:val="0"/>
          <w:marTop w:val="0"/>
          <w:marBottom w:val="0"/>
          <w:divBdr>
            <w:top w:val="none" w:sz="0" w:space="0" w:color="auto"/>
            <w:left w:val="none" w:sz="0" w:space="0" w:color="auto"/>
            <w:bottom w:val="none" w:sz="0" w:space="0" w:color="auto"/>
            <w:right w:val="none" w:sz="0" w:space="0" w:color="auto"/>
          </w:divBdr>
        </w:div>
        <w:div w:id="1033768941">
          <w:marLeft w:val="480"/>
          <w:marRight w:val="0"/>
          <w:marTop w:val="0"/>
          <w:marBottom w:val="0"/>
          <w:divBdr>
            <w:top w:val="none" w:sz="0" w:space="0" w:color="auto"/>
            <w:left w:val="none" w:sz="0" w:space="0" w:color="auto"/>
            <w:bottom w:val="none" w:sz="0" w:space="0" w:color="auto"/>
            <w:right w:val="none" w:sz="0" w:space="0" w:color="auto"/>
          </w:divBdr>
        </w:div>
        <w:div w:id="1149205007">
          <w:marLeft w:val="480"/>
          <w:marRight w:val="0"/>
          <w:marTop w:val="0"/>
          <w:marBottom w:val="0"/>
          <w:divBdr>
            <w:top w:val="none" w:sz="0" w:space="0" w:color="auto"/>
            <w:left w:val="none" w:sz="0" w:space="0" w:color="auto"/>
            <w:bottom w:val="none" w:sz="0" w:space="0" w:color="auto"/>
            <w:right w:val="none" w:sz="0" w:space="0" w:color="auto"/>
          </w:divBdr>
        </w:div>
        <w:div w:id="1195271025">
          <w:marLeft w:val="480"/>
          <w:marRight w:val="0"/>
          <w:marTop w:val="0"/>
          <w:marBottom w:val="0"/>
          <w:divBdr>
            <w:top w:val="none" w:sz="0" w:space="0" w:color="auto"/>
            <w:left w:val="none" w:sz="0" w:space="0" w:color="auto"/>
            <w:bottom w:val="none" w:sz="0" w:space="0" w:color="auto"/>
            <w:right w:val="none" w:sz="0" w:space="0" w:color="auto"/>
          </w:divBdr>
        </w:div>
        <w:div w:id="1286814990">
          <w:marLeft w:val="480"/>
          <w:marRight w:val="0"/>
          <w:marTop w:val="0"/>
          <w:marBottom w:val="0"/>
          <w:divBdr>
            <w:top w:val="none" w:sz="0" w:space="0" w:color="auto"/>
            <w:left w:val="none" w:sz="0" w:space="0" w:color="auto"/>
            <w:bottom w:val="none" w:sz="0" w:space="0" w:color="auto"/>
            <w:right w:val="none" w:sz="0" w:space="0" w:color="auto"/>
          </w:divBdr>
        </w:div>
        <w:div w:id="1308053300">
          <w:marLeft w:val="480"/>
          <w:marRight w:val="0"/>
          <w:marTop w:val="0"/>
          <w:marBottom w:val="0"/>
          <w:divBdr>
            <w:top w:val="none" w:sz="0" w:space="0" w:color="auto"/>
            <w:left w:val="none" w:sz="0" w:space="0" w:color="auto"/>
            <w:bottom w:val="none" w:sz="0" w:space="0" w:color="auto"/>
            <w:right w:val="none" w:sz="0" w:space="0" w:color="auto"/>
          </w:divBdr>
        </w:div>
        <w:div w:id="1368792990">
          <w:marLeft w:val="480"/>
          <w:marRight w:val="0"/>
          <w:marTop w:val="0"/>
          <w:marBottom w:val="0"/>
          <w:divBdr>
            <w:top w:val="none" w:sz="0" w:space="0" w:color="auto"/>
            <w:left w:val="none" w:sz="0" w:space="0" w:color="auto"/>
            <w:bottom w:val="none" w:sz="0" w:space="0" w:color="auto"/>
            <w:right w:val="none" w:sz="0" w:space="0" w:color="auto"/>
          </w:divBdr>
        </w:div>
        <w:div w:id="1385059212">
          <w:marLeft w:val="480"/>
          <w:marRight w:val="0"/>
          <w:marTop w:val="0"/>
          <w:marBottom w:val="0"/>
          <w:divBdr>
            <w:top w:val="none" w:sz="0" w:space="0" w:color="auto"/>
            <w:left w:val="none" w:sz="0" w:space="0" w:color="auto"/>
            <w:bottom w:val="none" w:sz="0" w:space="0" w:color="auto"/>
            <w:right w:val="none" w:sz="0" w:space="0" w:color="auto"/>
          </w:divBdr>
        </w:div>
        <w:div w:id="1473132976">
          <w:marLeft w:val="480"/>
          <w:marRight w:val="0"/>
          <w:marTop w:val="0"/>
          <w:marBottom w:val="0"/>
          <w:divBdr>
            <w:top w:val="none" w:sz="0" w:space="0" w:color="auto"/>
            <w:left w:val="none" w:sz="0" w:space="0" w:color="auto"/>
            <w:bottom w:val="none" w:sz="0" w:space="0" w:color="auto"/>
            <w:right w:val="none" w:sz="0" w:space="0" w:color="auto"/>
          </w:divBdr>
        </w:div>
        <w:div w:id="1511678373">
          <w:marLeft w:val="480"/>
          <w:marRight w:val="0"/>
          <w:marTop w:val="0"/>
          <w:marBottom w:val="0"/>
          <w:divBdr>
            <w:top w:val="none" w:sz="0" w:space="0" w:color="auto"/>
            <w:left w:val="none" w:sz="0" w:space="0" w:color="auto"/>
            <w:bottom w:val="none" w:sz="0" w:space="0" w:color="auto"/>
            <w:right w:val="none" w:sz="0" w:space="0" w:color="auto"/>
          </w:divBdr>
        </w:div>
        <w:div w:id="1514681694">
          <w:marLeft w:val="480"/>
          <w:marRight w:val="0"/>
          <w:marTop w:val="0"/>
          <w:marBottom w:val="0"/>
          <w:divBdr>
            <w:top w:val="none" w:sz="0" w:space="0" w:color="auto"/>
            <w:left w:val="none" w:sz="0" w:space="0" w:color="auto"/>
            <w:bottom w:val="none" w:sz="0" w:space="0" w:color="auto"/>
            <w:right w:val="none" w:sz="0" w:space="0" w:color="auto"/>
          </w:divBdr>
        </w:div>
        <w:div w:id="1541744724">
          <w:marLeft w:val="480"/>
          <w:marRight w:val="0"/>
          <w:marTop w:val="0"/>
          <w:marBottom w:val="0"/>
          <w:divBdr>
            <w:top w:val="none" w:sz="0" w:space="0" w:color="auto"/>
            <w:left w:val="none" w:sz="0" w:space="0" w:color="auto"/>
            <w:bottom w:val="none" w:sz="0" w:space="0" w:color="auto"/>
            <w:right w:val="none" w:sz="0" w:space="0" w:color="auto"/>
          </w:divBdr>
        </w:div>
        <w:div w:id="1626615344">
          <w:marLeft w:val="480"/>
          <w:marRight w:val="0"/>
          <w:marTop w:val="0"/>
          <w:marBottom w:val="0"/>
          <w:divBdr>
            <w:top w:val="none" w:sz="0" w:space="0" w:color="auto"/>
            <w:left w:val="none" w:sz="0" w:space="0" w:color="auto"/>
            <w:bottom w:val="none" w:sz="0" w:space="0" w:color="auto"/>
            <w:right w:val="none" w:sz="0" w:space="0" w:color="auto"/>
          </w:divBdr>
        </w:div>
        <w:div w:id="1637183313">
          <w:marLeft w:val="480"/>
          <w:marRight w:val="0"/>
          <w:marTop w:val="0"/>
          <w:marBottom w:val="0"/>
          <w:divBdr>
            <w:top w:val="none" w:sz="0" w:space="0" w:color="auto"/>
            <w:left w:val="none" w:sz="0" w:space="0" w:color="auto"/>
            <w:bottom w:val="none" w:sz="0" w:space="0" w:color="auto"/>
            <w:right w:val="none" w:sz="0" w:space="0" w:color="auto"/>
          </w:divBdr>
        </w:div>
        <w:div w:id="1667436847">
          <w:marLeft w:val="480"/>
          <w:marRight w:val="0"/>
          <w:marTop w:val="0"/>
          <w:marBottom w:val="0"/>
          <w:divBdr>
            <w:top w:val="none" w:sz="0" w:space="0" w:color="auto"/>
            <w:left w:val="none" w:sz="0" w:space="0" w:color="auto"/>
            <w:bottom w:val="none" w:sz="0" w:space="0" w:color="auto"/>
            <w:right w:val="none" w:sz="0" w:space="0" w:color="auto"/>
          </w:divBdr>
        </w:div>
        <w:div w:id="1696468656">
          <w:marLeft w:val="480"/>
          <w:marRight w:val="0"/>
          <w:marTop w:val="0"/>
          <w:marBottom w:val="0"/>
          <w:divBdr>
            <w:top w:val="none" w:sz="0" w:space="0" w:color="auto"/>
            <w:left w:val="none" w:sz="0" w:space="0" w:color="auto"/>
            <w:bottom w:val="none" w:sz="0" w:space="0" w:color="auto"/>
            <w:right w:val="none" w:sz="0" w:space="0" w:color="auto"/>
          </w:divBdr>
        </w:div>
        <w:div w:id="1779639528">
          <w:marLeft w:val="480"/>
          <w:marRight w:val="0"/>
          <w:marTop w:val="0"/>
          <w:marBottom w:val="0"/>
          <w:divBdr>
            <w:top w:val="none" w:sz="0" w:space="0" w:color="auto"/>
            <w:left w:val="none" w:sz="0" w:space="0" w:color="auto"/>
            <w:bottom w:val="none" w:sz="0" w:space="0" w:color="auto"/>
            <w:right w:val="none" w:sz="0" w:space="0" w:color="auto"/>
          </w:divBdr>
        </w:div>
        <w:div w:id="1872497625">
          <w:marLeft w:val="480"/>
          <w:marRight w:val="0"/>
          <w:marTop w:val="0"/>
          <w:marBottom w:val="0"/>
          <w:divBdr>
            <w:top w:val="none" w:sz="0" w:space="0" w:color="auto"/>
            <w:left w:val="none" w:sz="0" w:space="0" w:color="auto"/>
            <w:bottom w:val="none" w:sz="0" w:space="0" w:color="auto"/>
            <w:right w:val="none" w:sz="0" w:space="0" w:color="auto"/>
          </w:divBdr>
        </w:div>
        <w:div w:id="2052730830">
          <w:marLeft w:val="480"/>
          <w:marRight w:val="0"/>
          <w:marTop w:val="0"/>
          <w:marBottom w:val="0"/>
          <w:divBdr>
            <w:top w:val="none" w:sz="0" w:space="0" w:color="auto"/>
            <w:left w:val="none" w:sz="0" w:space="0" w:color="auto"/>
            <w:bottom w:val="none" w:sz="0" w:space="0" w:color="auto"/>
            <w:right w:val="none" w:sz="0" w:space="0" w:color="auto"/>
          </w:divBdr>
        </w:div>
        <w:div w:id="2082556589">
          <w:marLeft w:val="480"/>
          <w:marRight w:val="0"/>
          <w:marTop w:val="0"/>
          <w:marBottom w:val="0"/>
          <w:divBdr>
            <w:top w:val="none" w:sz="0" w:space="0" w:color="auto"/>
            <w:left w:val="none" w:sz="0" w:space="0" w:color="auto"/>
            <w:bottom w:val="none" w:sz="0" w:space="0" w:color="auto"/>
            <w:right w:val="none" w:sz="0" w:space="0" w:color="auto"/>
          </w:divBdr>
        </w:div>
        <w:div w:id="2120366536">
          <w:marLeft w:val="480"/>
          <w:marRight w:val="0"/>
          <w:marTop w:val="0"/>
          <w:marBottom w:val="0"/>
          <w:divBdr>
            <w:top w:val="none" w:sz="0" w:space="0" w:color="auto"/>
            <w:left w:val="none" w:sz="0" w:space="0" w:color="auto"/>
            <w:bottom w:val="none" w:sz="0" w:space="0" w:color="auto"/>
            <w:right w:val="none" w:sz="0" w:space="0" w:color="auto"/>
          </w:divBdr>
        </w:div>
      </w:divsChild>
    </w:div>
    <w:div w:id="1623031574">
      <w:bodyDiv w:val="1"/>
      <w:marLeft w:val="0"/>
      <w:marRight w:val="0"/>
      <w:marTop w:val="0"/>
      <w:marBottom w:val="0"/>
      <w:divBdr>
        <w:top w:val="none" w:sz="0" w:space="0" w:color="auto"/>
        <w:left w:val="none" w:sz="0" w:space="0" w:color="auto"/>
        <w:bottom w:val="none" w:sz="0" w:space="0" w:color="auto"/>
        <w:right w:val="none" w:sz="0" w:space="0" w:color="auto"/>
      </w:divBdr>
    </w:div>
    <w:div w:id="1628701404">
      <w:bodyDiv w:val="1"/>
      <w:marLeft w:val="0"/>
      <w:marRight w:val="0"/>
      <w:marTop w:val="0"/>
      <w:marBottom w:val="0"/>
      <w:divBdr>
        <w:top w:val="none" w:sz="0" w:space="0" w:color="auto"/>
        <w:left w:val="none" w:sz="0" w:space="0" w:color="auto"/>
        <w:bottom w:val="none" w:sz="0" w:space="0" w:color="auto"/>
        <w:right w:val="none" w:sz="0" w:space="0" w:color="auto"/>
      </w:divBdr>
    </w:div>
    <w:div w:id="1633320542">
      <w:bodyDiv w:val="1"/>
      <w:marLeft w:val="0"/>
      <w:marRight w:val="0"/>
      <w:marTop w:val="0"/>
      <w:marBottom w:val="0"/>
      <w:divBdr>
        <w:top w:val="none" w:sz="0" w:space="0" w:color="auto"/>
        <w:left w:val="none" w:sz="0" w:space="0" w:color="auto"/>
        <w:bottom w:val="none" w:sz="0" w:space="0" w:color="auto"/>
        <w:right w:val="none" w:sz="0" w:space="0" w:color="auto"/>
      </w:divBdr>
    </w:div>
    <w:div w:id="1633636927">
      <w:bodyDiv w:val="1"/>
      <w:marLeft w:val="0"/>
      <w:marRight w:val="0"/>
      <w:marTop w:val="0"/>
      <w:marBottom w:val="0"/>
      <w:divBdr>
        <w:top w:val="none" w:sz="0" w:space="0" w:color="auto"/>
        <w:left w:val="none" w:sz="0" w:space="0" w:color="auto"/>
        <w:bottom w:val="none" w:sz="0" w:space="0" w:color="auto"/>
        <w:right w:val="none" w:sz="0" w:space="0" w:color="auto"/>
      </w:divBdr>
    </w:div>
    <w:div w:id="1633713507">
      <w:bodyDiv w:val="1"/>
      <w:marLeft w:val="0"/>
      <w:marRight w:val="0"/>
      <w:marTop w:val="0"/>
      <w:marBottom w:val="0"/>
      <w:divBdr>
        <w:top w:val="none" w:sz="0" w:space="0" w:color="auto"/>
        <w:left w:val="none" w:sz="0" w:space="0" w:color="auto"/>
        <w:bottom w:val="none" w:sz="0" w:space="0" w:color="auto"/>
        <w:right w:val="none" w:sz="0" w:space="0" w:color="auto"/>
      </w:divBdr>
      <w:divsChild>
        <w:div w:id="39089114">
          <w:marLeft w:val="480"/>
          <w:marRight w:val="0"/>
          <w:marTop w:val="0"/>
          <w:marBottom w:val="0"/>
          <w:divBdr>
            <w:top w:val="none" w:sz="0" w:space="0" w:color="auto"/>
            <w:left w:val="none" w:sz="0" w:space="0" w:color="auto"/>
            <w:bottom w:val="none" w:sz="0" w:space="0" w:color="auto"/>
            <w:right w:val="none" w:sz="0" w:space="0" w:color="auto"/>
          </w:divBdr>
        </w:div>
        <w:div w:id="63573902">
          <w:marLeft w:val="480"/>
          <w:marRight w:val="0"/>
          <w:marTop w:val="0"/>
          <w:marBottom w:val="0"/>
          <w:divBdr>
            <w:top w:val="none" w:sz="0" w:space="0" w:color="auto"/>
            <w:left w:val="none" w:sz="0" w:space="0" w:color="auto"/>
            <w:bottom w:val="none" w:sz="0" w:space="0" w:color="auto"/>
            <w:right w:val="none" w:sz="0" w:space="0" w:color="auto"/>
          </w:divBdr>
        </w:div>
        <w:div w:id="103042659">
          <w:marLeft w:val="480"/>
          <w:marRight w:val="0"/>
          <w:marTop w:val="0"/>
          <w:marBottom w:val="0"/>
          <w:divBdr>
            <w:top w:val="none" w:sz="0" w:space="0" w:color="auto"/>
            <w:left w:val="none" w:sz="0" w:space="0" w:color="auto"/>
            <w:bottom w:val="none" w:sz="0" w:space="0" w:color="auto"/>
            <w:right w:val="none" w:sz="0" w:space="0" w:color="auto"/>
          </w:divBdr>
        </w:div>
        <w:div w:id="118188059">
          <w:marLeft w:val="480"/>
          <w:marRight w:val="0"/>
          <w:marTop w:val="0"/>
          <w:marBottom w:val="0"/>
          <w:divBdr>
            <w:top w:val="none" w:sz="0" w:space="0" w:color="auto"/>
            <w:left w:val="none" w:sz="0" w:space="0" w:color="auto"/>
            <w:bottom w:val="none" w:sz="0" w:space="0" w:color="auto"/>
            <w:right w:val="none" w:sz="0" w:space="0" w:color="auto"/>
          </w:divBdr>
        </w:div>
        <w:div w:id="139618367">
          <w:marLeft w:val="480"/>
          <w:marRight w:val="0"/>
          <w:marTop w:val="0"/>
          <w:marBottom w:val="0"/>
          <w:divBdr>
            <w:top w:val="none" w:sz="0" w:space="0" w:color="auto"/>
            <w:left w:val="none" w:sz="0" w:space="0" w:color="auto"/>
            <w:bottom w:val="none" w:sz="0" w:space="0" w:color="auto"/>
            <w:right w:val="none" w:sz="0" w:space="0" w:color="auto"/>
          </w:divBdr>
        </w:div>
        <w:div w:id="191266610">
          <w:marLeft w:val="480"/>
          <w:marRight w:val="0"/>
          <w:marTop w:val="0"/>
          <w:marBottom w:val="0"/>
          <w:divBdr>
            <w:top w:val="none" w:sz="0" w:space="0" w:color="auto"/>
            <w:left w:val="none" w:sz="0" w:space="0" w:color="auto"/>
            <w:bottom w:val="none" w:sz="0" w:space="0" w:color="auto"/>
            <w:right w:val="none" w:sz="0" w:space="0" w:color="auto"/>
          </w:divBdr>
        </w:div>
        <w:div w:id="287443852">
          <w:marLeft w:val="480"/>
          <w:marRight w:val="0"/>
          <w:marTop w:val="0"/>
          <w:marBottom w:val="0"/>
          <w:divBdr>
            <w:top w:val="none" w:sz="0" w:space="0" w:color="auto"/>
            <w:left w:val="none" w:sz="0" w:space="0" w:color="auto"/>
            <w:bottom w:val="none" w:sz="0" w:space="0" w:color="auto"/>
            <w:right w:val="none" w:sz="0" w:space="0" w:color="auto"/>
          </w:divBdr>
        </w:div>
        <w:div w:id="310062326">
          <w:marLeft w:val="480"/>
          <w:marRight w:val="0"/>
          <w:marTop w:val="0"/>
          <w:marBottom w:val="0"/>
          <w:divBdr>
            <w:top w:val="none" w:sz="0" w:space="0" w:color="auto"/>
            <w:left w:val="none" w:sz="0" w:space="0" w:color="auto"/>
            <w:bottom w:val="none" w:sz="0" w:space="0" w:color="auto"/>
            <w:right w:val="none" w:sz="0" w:space="0" w:color="auto"/>
          </w:divBdr>
        </w:div>
        <w:div w:id="325282708">
          <w:marLeft w:val="480"/>
          <w:marRight w:val="0"/>
          <w:marTop w:val="0"/>
          <w:marBottom w:val="0"/>
          <w:divBdr>
            <w:top w:val="none" w:sz="0" w:space="0" w:color="auto"/>
            <w:left w:val="none" w:sz="0" w:space="0" w:color="auto"/>
            <w:bottom w:val="none" w:sz="0" w:space="0" w:color="auto"/>
            <w:right w:val="none" w:sz="0" w:space="0" w:color="auto"/>
          </w:divBdr>
        </w:div>
        <w:div w:id="462189251">
          <w:marLeft w:val="480"/>
          <w:marRight w:val="0"/>
          <w:marTop w:val="0"/>
          <w:marBottom w:val="0"/>
          <w:divBdr>
            <w:top w:val="none" w:sz="0" w:space="0" w:color="auto"/>
            <w:left w:val="none" w:sz="0" w:space="0" w:color="auto"/>
            <w:bottom w:val="none" w:sz="0" w:space="0" w:color="auto"/>
            <w:right w:val="none" w:sz="0" w:space="0" w:color="auto"/>
          </w:divBdr>
        </w:div>
        <w:div w:id="479466142">
          <w:marLeft w:val="480"/>
          <w:marRight w:val="0"/>
          <w:marTop w:val="0"/>
          <w:marBottom w:val="0"/>
          <w:divBdr>
            <w:top w:val="none" w:sz="0" w:space="0" w:color="auto"/>
            <w:left w:val="none" w:sz="0" w:space="0" w:color="auto"/>
            <w:bottom w:val="none" w:sz="0" w:space="0" w:color="auto"/>
            <w:right w:val="none" w:sz="0" w:space="0" w:color="auto"/>
          </w:divBdr>
        </w:div>
        <w:div w:id="524486251">
          <w:marLeft w:val="480"/>
          <w:marRight w:val="0"/>
          <w:marTop w:val="0"/>
          <w:marBottom w:val="0"/>
          <w:divBdr>
            <w:top w:val="none" w:sz="0" w:space="0" w:color="auto"/>
            <w:left w:val="none" w:sz="0" w:space="0" w:color="auto"/>
            <w:bottom w:val="none" w:sz="0" w:space="0" w:color="auto"/>
            <w:right w:val="none" w:sz="0" w:space="0" w:color="auto"/>
          </w:divBdr>
        </w:div>
        <w:div w:id="619192367">
          <w:marLeft w:val="480"/>
          <w:marRight w:val="0"/>
          <w:marTop w:val="0"/>
          <w:marBottom w:val="0"/>
          <w:divBdr>
            <w:top w:val="none" w:sz="0" w:space="0" w:color="auto"/>
            <w:left w:val="none" w:sz="0" w:space="0" w:color="auto"/>
            <w:bottom w:val="none" w:sz="0" w:space="0" w:color="auto"/>
            <w:right w:val="none" w:sz="0" w:space="0" w:color="auto"/>
          </w:divBdr>
        </w:div>
        <w:div w:id="691221195">
          <w:marLeft w:val="480"/>
          <w:marRight w:val="0"/>
          <w:marTop w:val="0"/>
          <w:marBottom w:val="0"/>
          <w:divBdr>
            <w:top w:val="none" w:sz="0" w:space="0" w:color="auto"/>
            <w:left w:val="none" w:sz="0" w:space="0" w:color="auto"/>
            <w:bottom w:val="none" w:sz="0" w:space="0" w:color="auto"/>
            <w:right w:val="none" w:sz="0" w:space="0" w:color="auto"/>
          </w:divBdr>
        </w:div>
        <w:div w:id="702100890">
          <w:marLeft w:val="480"/>
          <w:marRight w:val="0"/>
          <w:marTop w:val="0"/>
          <w:marBottom w:val="0"/>
          <w:divBdr>
            <w:top w:val="none" w:sz="0" w:space="0" w:color="auto"/>
            <w:left w:val="none" w:sz="0" w:space="0" w:color="auto"/>
            <w:bottom w:val="none" w:sz="0" w:space="0" w:color="auto"/>
            <w:right w:val="none" w:sz="0" w:space="0" w:color="auto"/>
          </w:divBdr>
        </w:div>
        <w:div w:id="704136815">
          <w:marLeft w:val="480"/>
          <w:marRight w:val="0"/>
          <w:marTop w:val="0"/>
          <w:marBottom w:val="0"/>
          <w:divBdr>
            <w:top w:val="none" w:sz="0" w:space="0" w:color="auto"/>
            <w:left w:val="none" w:sz="0" w:space="0" w:color="auto"/>
            <w:bottom w:val="none" w:sz="0" w:space="0" w:color="auto"/>
            <w:right w:val="none" w:sz="0" w:space="0" w:color="auto"/>
          </w:divBdr>
        </w:div>
        <w:div w:id="1038897946">
          <w:marLeft w:val="480"/>
          <w:marRight w:val="0"/>
          <w:marTop w:val="0"/>
          <w:marBottom w:val="0"/>
          <w:divBdr>
            <w:top w:val="none" w:sz="0" w:space="0" w:color="auto"/>
            <w:left w:val="none" w:sz="0" w:space="0" w:color="auto"/>
            <w:bottom w:val="none" w:sz="0" w:space="0" w:color="auto"/>
            <w:right w:val="none" w:sz="0" w:space="0" w:color="auto"/>
          </w:divBdr>
        </w:div>
        <w:div w:id="1066757573">
          <w:marLeft w:val="480"/>
          <w:marRight w:val="0"/>
          <w:marTop w:val="0"/>
          <w:marBottom w:val="0"/>
          <w:divBdr>
            <w:top w:val="none" w:sz="0" w:space="0" w:color="auto"/>
            <w:left w:val="none" w:sz="0" w:space="0" w:color="auto"/>
            <w:bottom w:val="none" w:sz="0" w:space="0" w:color="auto"/>
            <w:right w:val="none" w:sz="0" w:space="0" w:color="auto"/>
          </w:divBdr>
        </w:div>
        <w:div w:id="1083141217">
          <w:marLeft w:val="480"/>
          <w:marRight w:val="0"/>
          <w:marTop w:val="0"/>
          <w:marBottom w:val="0"/>
          <w:divBdr>
            <w:top w:val="none" w:sz="0" w:space="0" w:color="auto"/>
            <w:left w:val="none" w:sz="0" w:space="0" w:color="auto"/>
            <w:bottom w:val="none" w:sz="0" w:space="0" w:color="auto"/>
            <w:right w:val="none" w:sz="0" w:space="0" w:color="auto"/>
          </w:divBdr>
        </w:div>
        <w:div w:id="1128860190">
          <w:marLeft w:val="480"/>
          <w:marRight w:val="0"/>
          <w:marTop w:val="0"/>
          <w:marBottom w:val="0"/>
          <w:divBdr>
            <w:top w:val="none" w:sz="0" w:space="0" w:color="auto"/>
            <w:left w:val="none" w:sz="0" w:space="0" w:color="auto"/>
            <w:bottom w:val="none" w:sz="0" w:space="0" w:color="auto"/>
            <w:right w:val="none" w:sz="0" w:space="0" w:color="auto"/>
          </w:divBdr>
        </w:div>
        <w:div w:id="1151941684">
          <w:marLeft w:val="480"/>
          <w:marRight w:val="0"/>
          <w:marTop w:val="0"/>
          <w:marBottom w:val="0"/>
          <w:divBdr>
            <w:top w:val="none" w:sz="0" w:space="0" w:color="auto"/>
            <w:left w:val="none" w:sz="0" w:space="0" w:color="auto"/>
            <w:bottom w:val="none" w:sz="0" w:space="0" w:color="auto"/>
            <w:right w:val="none" w:sz="0" w:space="0" w:color="auto"/>
          </w:divBdr>
        </w:div>
        <w:div w:id="1373773754">
          <w:marLeft w:val="480"/>
          <w:marRight w:val="0"/>
          <w:marTop w:val="0"/>
          <w:marBottom w:val="0"/>
          <w:divBdr>
            <w:top w:val="none" w:sz="0" w:space="0" w:color="auto"/>
            <w:left w:val="none" w:sz="0" w:space="0" w:color="auto"/>
            <w:bottom w:val="none" w:sz="0" w:space="0" w:color="auto"/>
            <w:right w:val="none" w:sz="0" w:space="0" w:color="auto"/>
          </w:divBdr>
        </w:div>
        <w:div w:id="1592423941">
          <w:marLeft w:val="480"/>
          <w:marRight w:val="0"/>
          <w:marTop w:val="0"/>
          <w:marBottom w:val="0"/>
          <w:divBdr>
            <w:top w:val="none" w:sz="0" w:space="0" w:color="auto"/>
            <w:left w:val="none" w:sz="0" w:space="0" w:color="auto"/>
            <w:bottom w:val="none" w:sz="0" w:space="0" w:color="auto"/>
            <w:right w:val="none" w:sz="0" w:space="0" w:color="auto"/>
          </w:divBdr>
        </w:div>
        <w:div w:id="1643776794">
          <w:marLeft w:val="480"/>
          <w:marRight w:val="0"/>
          <w:marTop w:val="0"/>
          <w:marBottom w:val="0"/>
          <w:divBdr>
            <w:top w:val="none" w:sz="0" w:space="0" w:color="auto"/>
            <w:left w:val="none" w:sz="0" w:space="0" w:color="auto"/>
            <w:bottom w:val="none" w:sz="0" w:space="0" w:color="auto"/>
            <w:right w:val="none" w:sz="0" w:space="0" w:color="auto"/>
          </w:divBdr>
        </w:div>
        <w:div w:id="1670792071">
          <w:marLeft w:val="480"/>
          <w:marRight w:val="0"/>
          <w:marTop w:val="0"/>
          <w:marBottom w:val="0"/>
          <w:divBdr>
            <w:top w:val="none" w:sz="0" w:space="0" w:color="auto"/>
            <w:left w:val="none" w:sz="0" w:space="0" w:color="auto"/>
            <w:bottom w:val="none" w:sz="0" w:space="0" w:color="auto"/>
            <w:right w:val="none" w:sz="0" w:space="0" w:color="auto"/>
          </w:divBdr>
        </w:div>
        <w:div w:id="1755316336">
          <w:marLeft w:val="480"/>
          <w:marRight w:val="0"/>
          <w:marTop w:val="0"/>
          <w:marBottom w:val="0"/>
          <w:divBdr>
            <w:top w:val="none" w:sz="0" w:space="0" w:color="auto"/>
            <w:left w:val="none" w:sz="0" w:space="0" w:color="auto"/>
            <w:bottom w:val="none" w:sz="0" w:space="0" w:color="auto"/>
            <w:right w:val="none" w:sz="0" w:space="0" w:color="auto"/>
          </w:divBdr>
        </w:div>
        <w:div w:id="1813592541">
          <w:marLeft w:val="480"/>
          <w:marRight w:val="0"/>
          <w:marTop w:val="0"/>
          <w:marBottom w:val="0"/>
          <w:divBdr>
            <w:top w:val="none" w:sz="0" w:space="0" w:color="auto"/>
            <w:left w:val="none" w:sz="0" w:space="0" w:color="auto"/>
            <w:bottom w:val="none" w:sz="0" w:space="0" w:color="auto"/>
            <w:right w:val="none" w:sz="0" w:space="0" w:color="auto"/>
          </w:divBdr>
        </w:div>
        <w:div w:id="1901213874">
          <w:marLeft w:val="480"/>
          <w:marRight w:val="0"/>
          <w:marTop w:val="0"/>
          <w:marBottom w:val="0"/>
          <w:divBdr>
            <w:top w:val="none" w:sz="0" w:space="0" w:color="auto"/>
            <w:left w:val="none" w:sz="0" w:space="0" w:color="auto"/>
            <w:bottom w:val="none" w:sz="0" w:space="0" w:color="auto"/>
            <w:right w:val="none" w:sz="0" w:space="0" w:color="auto"/>
          </w:divBdr>
        </w:div>
      </w:divsChild>
    </w:div>
    <w:div w:id="1644233063">
      <w:bodyDiv w:val="1"/>
      <w:marLeft w:val="0"/>
      <w:marRight w:val="0"/>
      <w:marTop w:val="0"/>
      <w:marBottom w:val="0"/>
      <w:divBdr>
        <w:top w:val="none" w:sz="0" w:space="0" w:color="auto"/>
        <w:left w:val="none" w:sz="0" w:space="0" w:color="auto"/>
        <w:bottom w:val="none" w:sz="0" w:space="0" w:color="auto"/>
        <w:right w:val="none" w:sz="0" w:space="0" w:color="auto"/>
      </w:divBdr>
    </w:div>
    <w:div w:id="1647277478">
      <w:bodyDiv w:val="1"/>
      <w:marLeft w:val="0"/>
      <w:marRight w:val="0"/>
      <w:marTop w:val="0"/>
      <w:marBottom w:val="0"/>
      <w:divBdr>
        <w:top w:val="none" w:sz="0" w:space="0" w:color="auto"/>
        <w:left w:val="none" w:sz="0" w:space="0" w:color="auto"/>
        <w:bottom w:val="none" w:sz="0" w:space="0" w:color="auto"/>
        <w:right w:val="none" w:sz="0" w:space="0" w:color="auto"/>
      </w:divBdr>
    </w:div>
    <w:div w:id="1655446068">
      <w:bodyDiv w:val="1"/>
      <w:marLeft w:val="0"/>
      <w:marRight w:val="0"/>
      <w:marTop w:val="0"/>
      <w:marBottom w:val="0"/>
      <w:divBdr>
        <w:top w:val="none" w:sz="0" w:space="0" w:color="auto"/>
        <w:left w:val="none" w:sz="0" w:space="0" w:color="auto"/>
        <w:bottom w:val="none" w:sz="0" w:space="0" w:color="auto"/>
        <w:right w:val="none" w:sz="0" w:space="0" w:color="auto"/>
      </w:divBdr>
    </w:div>
    <w:div w:id="1657806820">
      <w:bodyDiv w:val="1"/>
      <w:marLeft w:val="0"/>
      <w:marRight w:val="0"/>
      <w:marTop w:val="0"/>
      <w:marBottom w:val="0"/>
      <w:divBdr>
        <w:top w:val="none" w:sz="0" w:space="0" w:color="auto"/>
        <w:left w:val="none" w:sz="0" w:space="0" w:color="auto"/>
        <w:bottom w:val="none" w:sz="0" w:space="0" w:color="auto"/>
        <w:right w:val="none" w:sz="0" w:space="0" w:color="auto"/>
      </w:divBdr>
      <w:divsChild>
        <w:div w:id="67895828">
          <w:marLeft w:val="480"/>
          <w:marRight w:val="0"/>
          <w:marTop w:val="0"/>
          <w:marBottom w:val="0"/>
          <w:divBdr>
            <w:top w:val="none" w:sz="0" w:space="0" w:color="auto"/>
            <w:left w:val="none" w:sz="0" w:space="0" w:color="auto"/>
            <w:bottom w:val="none" w:sz="0" w:space="0" w:color="auto"/>
            <w:right w:val="none" w:sz="0" w:space="0" w:color="auto"/>
          </w:divBdr>
        </w:div>
        <w:div w:id="105849852">
          <w:marLeft w:val="480"/>
          <w:marRight w:val="0"/>
          <w:marTop w:val="0"/>
          <w:marBottom w:val="0"/>
          <w:divBdr>
            <w:top w:val="none" w:sz="0" w:space="0" w:color="auto"/>
            <w:left w:val="none" w:sz="0" w:space="0" w:color="auto"/>
            <w:bottom w:val="none" w:sz="0" w:space="0" w:color="auto"/>
            <w:right w:val="none" w:sz="0" w:space="0" w:color="auto"/>
          </w:divBdr>
        </w:div>
        <w:div w:id="133378049">
          <w:marLeft w:val="480"/>
          <w:marRight w:val="0"/>
          <w:marTop w:val="0"/>
          <w:marBottom w:val="0"/>
          <w:divBdr>
            <w:top w:val="none" w:sz="0" w:space="0" w:color="auto"/>
            <w:left w:val="none" w:sz="0" w:space="0" w:color="auto"/>
            <w:bottom w:val="none" w:sz="0" w:space="0" w:color="auto"/>
            <w:right w:val="none" w:sz="0" w:space="0" w:color="auto"/>
          </w:divBdr>
        </w:div>
        <w:div w:id="178810724">
          <w:marLeft w:val="480"/>
          <w:marRight w:val="0"/>
          <w:marTop w:val="0"/>
          <w:marBottom w:val="0"/>
          <w:divBdr>
            <w:top w:val="none" w:sz="0" w:space="0" w:color="auto"/>
            <w:left w:val="none" w:sz="0" w:space="0" w:color="auto"/>
            <w:bottom w:val="none" w:sz="0" w:space="0" w:color="auto"/>
            <w:right w:val="none" w:sz="0" w:space="0" w:color="auto"/>
          </w:divBdr>
        </w:div>
        <w:div w:id="187530510">
          <w:marLeft w:val="480"/>
          <w:marRight w:val="0"/>
          <w:marTop w:val="0"/>
          <w:marBottom w:val="0"/>
          <w:divBdr>
            <w:top w:val="none" w:sz="0" w:space="0" w:color="auto"/>
            <w:left w:val="none" w:sz="0" w:space="0" w:color="auto"/>
            <w:bottom w:val="none" w:sz="0" w:space="0" w:color="auto"/>
            <w:right w:val="none" w:sz="0" w:space="0" w:color="auto"/>
          </w:divBdr>
        </w:div>
        <w:div w:id="212694628">
          <w:marLeft w:val="480"/>
          <w:marRight w:val="0"/>
          <w:marTop w:val="0"/>
          <w:marBottom w:val="0"/>
          <w:divBdr>
            <w:top w:val="none" w:sz="0" w:space="0" w:color="auto"/>
            <w:left w:val="none" w:sz="0" w:space="0" w:color="auto"/>
            <w:bottom w:val="none" w:sz="0" w:space="0" w:color="auto"/>
            <w:right w:val="none" w:sz="0" w:space="0" w:color="auto"/>
          </w:divBdr>
        </w:div>
        <w:div w:id="319970126">
          <w:marLeft w:val="480"/>
          <w:marRight w:val="0"/>
          <w:marTop w:val="0"/>
          <w:marBottom w:val="0"/>
          <w:divBdr>
            <w:top w:val="none" w:sz="0" w:space="0" w:color="auto"/>
            <w:left w:val="none" w:sz="0" w:space="0" w:color="auto"/>
            <w:bottom w:val="none" w:sz="0" w:space="0" w:color="auto"/>
            <w:right w:val="none" w:sz="0" w:space="0" w:color="auto"/>
          </w:divBdr>
        </w:div>
        <w:div w:id="333924114">
          <w:marLeft w:val="480"/>
          <w:marRight w:val="0"/>
          <w:marTop w:val="0"/>
          <w:marBottom w:val="0"/>
          <w:divBdr>
            <w:top w:val="none" w:sz="0" w:space="0" w:color="auto"/>
            <w:left w:val="none" w:sz="0" w:space="0" w:color="auto"/>
            <w:bottom w:val="none" w:sz="0" w:space="0" w:color="auto"/>
            <w:right w:val="none" w:sz="0" w:space="0" w:color="auto"/>
          </w:divBdr>
        </w:div>
        <w:div w:id="357704696">
          <w:marLeft w:val="480"/>
          <w:marRight w:val="0"/>
          <w:marTop w:val="0"/>
          <w:marBottom w:val="0"/>
          <w:divBdr>
            <w:top w:val="none" w:sz="0" w:space="0" w:color="auto"/>
            <w:left w:val="none" w:sz="0" w:space="0" w:color="auto"/>
            <w:bottom w:val="none" w:sz="0" w:space="0" w:color="auto"/>
            <w:right w:val="none" w:sz="0" w:space="0" w:color="auto"/>
          </w:divBdr>
        </w:div>
        <w:div w:id="525489054">
          <w:marLeft w:val="480"/>
          <w:marRight w:val="0"/>
          <w:marTop w:val="0"/>
          <w:marBottom w:val="0"/>
          <w:divBdr>
            <w:top w:val="none" w:sz="0" w:space="0" w:color="auto"/>
            <w:left w:val="none" w:sz="0" w:space="0" w:color="auto"/>
            <w:bottom w:val="none" w:sz="0" w:space="0" w:color="auto"/>
            <w:right w:val="none" w:sz="0" w:space="0" w:color="auto"/>
          </w:divBdr>
        </w:div>
        <w:div w:id="653022176">
          <w:marLeft w:val="480"/>
          <w:marRight w:val="0"/>
          <w:marTop w:val="0"/>
          <w:marBottom w:val="0"/>
          <w:divBdr>
            <w:top w:val="none" w:sz="0" w:space="0" w:color="auto"/>
            <w:left w:val="none" w:sz="0" w:space="0" w:color="auto"/>
            <w:bottom w:val="none" w:sz="0" w:space="0" w:color="auto"/>
            <w:right w:val="none" w:sz="0" w:space="0" w:color="auto"/>
          </w:divBdr>
        </w:div>
        <w:div w:id="703873741">
          <w:marLeft w:val="480"/>
          <w:marRight w:val="0"/>
          <w:marTop w:val="0"/>
          <w:marBottom w:val="0"/>
          <w:divBdr>
            <w:top w:val="none" w:sz="0" w:space="0" w:color="auto"/>
            <w:left w:val="none" w:sz="0" w:space="0" w:color="auto"/>
            <w:bottom w:val="none" w:sz="0" w:space="0" w:color="auto"/>
            <w:right w:val="none" w:sz="0" w:space="0" w:color="auto"/>
          </w:divBdr>
        </w:div>
        <w:div w:id="717778297">
          <w:marLeft w:val="480"/>
          <w:marRight w:val="0"/>
          <w:marTop w:val="0"/>
          <w:marBottom w:val="0"/>
          <w:divBdr>
            <w:top w:val="none" w:sz="0" w:space="0" w:color="auto"/>
            <w:left w:val="none" w:sz="0" w:space="0" w:color="auto"/>
            <w:bottom w:val="none" w:sz="0" w:space="0" w:color="auto"/>
            <w:right w:val="none" w:sz="0" w:space="0" w:color="auto"/>
          </w:divBdr>
        </w:div>
        <w:div w:id="779178650">
          <w:marLeft w:val="480"/>
          <w:marRight w:val="0"/>
          <w:marTop w:val="0"/>
          <w:marBottom w:val="0"/>
          <w:divBdr>
            <w:top w:val="none" w:sz="0" w:space="0" w:color="auto"/>
            <w:left w:val="none" w:sz="0" w:space="0" w:color="auto"/>
            <w:bottom w:val="none" w:sz="0" w:space="0" w:color="auto"/>
            <w:right w:val="none" w:sz="0" w:space="0" w:color="auto"/>
          </w:divBdr>
        </w:div>
        <w:div w:id="801188588">
          <w:marLeft w:val="480"/>
          <w:marRight w:val="0"/>
          <w:marTop w:val="0"/>
          <w:marBottom w:val="0"/>
          <w:divBdr>
            <w:top w:val="none" w:sz="0" w:space="0" w:color="auto"/>
            <w:left w:val="none" w:sz="0" w:space="0" w:color="auto"/>
            <w:bottom w:val="none" w:sz="0" w:space="0" w:color="auto"/>
            <w:right w:val="none" w:sz="0" w:space="0" w:color="auto"/>
          </w:divBdr>
        </w:div>
        <w:div w:id="879633349">
          <w:marLeft w:val="480"/>
          <w:marRight w:val="0"/>
          <w:marTop w:val="0"/>
          <w:marBottom w:val="0"/>
          <w:divBdr>
            <w:top w:val="none" w:sz="0" w:space="0" w:color="auto"/>
            <w:left w:val="none" w:sz="0" w:space="0" w:color="auto"/>
            <w:bottom w:val="none" w:sz="0" w:space="0" w:color="auto"/>
            <w:right w:val="none" w:sz="0" w:space="0" w:color="auto"/>
          </w:divBdr>
        </w:div>
        <w:div w:id="881676349">
          <w:marLeft w:val="480"/>
          <w:marRight w:val="0"/>
          <w:marTop w:val="0"/>
          <w:marBottom w:val="0"/>
          <w:divBdr>
            <w:top w:val="none" w:sz="0" w:space="0" w:color="auto"/>
            <w:left w:val="none" w:sz="0" w:space="0" w:color="auto"/>
            <w:bottom w:val="none" w:sz="0" w:space="0" w:color="auto"/>
            <w:right w:val="none" w:sz="0" w:space="0" w:color="auto"/>
          </w:divBdr>
        </w:div>
        <w:div w:id="916329063">
          <w:marLeft w:val="480"/>
          <w:marRight w:val="0"/>
          <w:marTop w:val="0"/>
          <w:marBottom w:val="0"/>
          <w:divBdr>
            <w:top w:val="none" w:sz="0" w:space="0" w:color="auto"/>
            <w:left w:val="none" w:sz="0" w:space="0" w:color="auto"/>
            <w:bottom w:val="none" w:sz="0" w:space="0" w:color="auto"/>
            <w:right w:val="none" w:sz="0" w:space="0" w:color="auto"/>
          </w:divBdr>
        </w:div>
        <w:div w:id="930237724">
          <w:marLeft w:val="480"/>
          <w:marRight w:val="0"/>
          <w:marTop w:val="0"/>
          <w:marBottom w:val="0"/>
          <w:divBdr>
            <w:top w:val="none" w:sz="0" w:space="0" w:color="auto"/>
            <w:left w:val="none" w:sz="0" w:space="0" w:color="auto"/>
            <w:bottom w:val="none" w:sz="0" w:space="0" w:color="auto"/>
            <w:right w:val="none" w:sz="0" w:space="0" w:color="auto"/>
          </w:divBdr>
        </w:div>
        <w:div w:id="1024328779">
          <w:marLeft w:val="480"/>
          <w:marRight w:val="0"/>
          <w:marTop w:val="0"/>
          <w:marBottom w:val="0"/>
          <w:divBdr>
            <w:top w:val="none" w:sz="0" w:space="0" w:color="auto"/>
            <w:left w:val="none" w:sz="0" w:space="0" w:color="auto"/>
            <w:bottom w:val="none" w:sz="0" w:space="0" w:color="auto"/>
            <w:right w:val="none" w:sz="0" w:space="0" w:color="auto"/>
          </w:divBdr>
        </w:div>
        <w:div w:id="1108233303">
          <w:marLeft w:val="480"/>
          <w:marRight w:val="0"/>
          <w:marTop w:val="0"/>
          <w:marBottom w:val="0"/>
          <w:divBdr>
            <w:top w:val="none" w:sz="0" w:space="0" w:color="auto"/>
            <w:left w:val="none" w:sz="0" w:space="0" w:color="auto"/>
            <w:bottom w:val="none" w:sz="0" w:space="0" w:color="auto"/>
            <w:right w:val="none" w:sz="0" w:space="0" w:color="auto"/>
          </w:divBdr>
        </w:div>
        <w:div w:id="1190027718">
          <w:marLeft w:val="480"/>
          <w:marRight w:val="0"/>
          <w:marTop w:val="0"/>
          <w:marBottom w:val="0"/>
          <w:divBdr>
            <w:top w:val="none" w:sz="0" w:space="0" w:color="auto"/>
            <w:left w:val="none" w:sz="0" w:space="0" w:color="auto"/>
            <w:bottom w:val="none" w:sz="0" w:space="0" w:color="auto"/>
            <w:right w:val="none" w:sz="0" w:space="0" w:color="auto"/>
          </w:divBdr>
        </w:div>
        <w:div w:id="1209419433">
          <w:marLeft w:val="480"/>
          <w:marRight w:val="0"/>
          <w:marTop w:val="0"/>
          <w:marBottom w:val="0"/>
          <w:divBdr>
            <w:top w:val="none" w:sz="0" w:space="0" w:color="auto"/>
            <w:left w:val="none" w:sz="0" w:space="0" w:color="auto"/>
            <w:bottom w:val="none" w:sz="0" w:space="0" w:color="auto"/>
            <w:right w:val="none" w:sz="0" w:space="0" w:color="auto"/>
          </w:divBdr>
        </w:div>
        <w:div w:id="1254436893">
          <w:marLeft w:val="480"/>
          <w:marRight w:val="0"/>
          <w:marTop w:val="0"/>
          <w:marBottom w:val="0"/>
          <w:divBdr>
            <w:top w:val="none" w:sz="0" w:space="0" w:color="auto"/>
            <w:left w:val="none" w:sz="0" w:space="0" w:color="auto"/>
            <w:bottom w:val="none" w:sz="0" w:space="0" w:color="auto"/>
            <w:right w:val="none" w:sz="0" w:space="0" w:color="auto"/>
          </w:divBdr>
        </w:div>
        <w:div w:id="1269317444">
          <w:marLeft w:val="480"/>
          <w:marRight w:val="0"/>
          <w:marTop w:val="0"/>
          <w:marBottom w:val="0"/>
          <w:divBdr>
            <w:top w:val="none" w:sz="0" w:space="0" w:color="auto"/>
            <w:left w:val="none" w:sz="0" w:space="0" w:color="auto"/>
            <w:bottom w:val="none" w:sz="0" w:space="0" w:color="auto"/>
            <w:right w:val="none" w:sz="0" w:space="0" w:color="auto"/>
          </w:divBdr>
        </w:div>
        <w:div w:id="1311788746">
          <w:marLeft w:val="480"/>
          <w:marRight w:val="0"/>
          <w:marTop w:val="0"/>
          <w:marBottom w:val="0"/>
          <w:divBdr>
            <w:top w:val="none" w:sz="0" w:space="0" w:color="auto"/>
            <w:left w:val="none" w:sz="0" w:space="0" w:color="auto"/>
            <w:bottom w:val="none" w:sz="0" w:space="0" w:color="auto"/>
            <w:right w:val="none" w:sz="0" w:space="0" w:color="auto"/>
          </w:divBdr>
        </w:div>
        <w:div w:id="1353648506">
          <w:marLeft w:val="480"/>
          <w:marRight w:val="0"/>
          <w:marTop w:val="0"/>
          <w:marBottom w:val="0"/>
          <w:divBdr>
            <w:top w:val="none" w:sz="0" w:space="0" w:color="auto"/>
            <w:left w:val="none" w:sz="0" w:space="0" w:color="auto"/>
            <w:bottom w:val="none" w:sz="0" w:space="0" w:color="auto"/>
            <w:right w:val="none" w:sz="0" w:space="0" w:color="auto"/>
          </w:divBdr>
        </w:div>
        <w:div w:id="1561205037">
          <w:marLeft w:val="480"/>
          <w:marRight w:val="0"/>
          <w:marTop w:val="0"/>
          <w:marBottom w:val="0"/>
          <w:divBdr>
            <w:top w:val="none" w:sz="0" w:space="0" w:color="auto"/>
            <w:left w:val="none" w:sz="0" w:space="0" w:color="auto"/>
            <w:bottom w:val="none" w:sz="0" w:space="0" w:color="auto"/>
            <w:right w:val="none" w:sz="0" w:space="0" w:color="auto"/>
          </w:divBdr>
        </w:div>
        <w:div w:id="1623998839">
          <w:marLeft w:val="480"/>
          <w:marRight w:val="0"/>
          <w:marTop w:val="0"/>
          <w:marBottom w:val="0"/>
          <w:divBdr>
            <w:top w:val="none" w:sz="0" w:space="0" w:color="auto"/>
            <w:left w:val="none" w:sz="0" w:space="0" w:color="auto"/>
            <w:bottom w:val="none" w:sz="0" w:space="0" w:color="auto"/>
            <w:right w:val="none" w:sz="0" w:space="0" w:color="auto"/>
          </w:divBdr>
        </w:div>
        <w:div w:id="1703675470">
          <w:marLeft w:val="480"/>
          <w:marRight w:val="0"/>
          <w:marTop w:val="0"/>
          <w:marBottom w:val="0"/>
          <w:divBdr>
            <w:top w:val="none" w:sz="0" w:space="0" w:color="auto"/>
            <w:left w:val="none" w:sz="0" w:space="0" w:color="auto"/>
            <w:bottom w:val="none" w:sz="0" w:space="0" w:color="auto"/>
            <w:right w:val="none" w:sz="0" w:space="0" w:color="auto"/>
          </w:divBdr>
        </w:div>
        <w:div w:id="1741366783">
          <w:marLeft w:val="480"/>
          <w:marRight w:val="0"/>
          <w:marTop w:val="0"/>
          <w:marBottom w:val="0"/>
          <w:divBdr>
            <w:top w:val="none" w:sz="0" w:space="0" w:color="auto"/>
            <w:left w:val="none" w:sz="0" w:space="0" w:color="auto"/>
            <w:bottom w:val="none" w:sz="0" w:space="0" w:color="auto"/>
            <w:right w:val="none" w:sz="0" w:space="0" w:color="auto"/>
          </w:divBdr>
        </w:div>
        <w:div w:id="1851141329">
          <w:marLeft w:val="480"/>
          <w:marRight w:val="0"/>
          <w:marTop w:val="0"/>
          <w:marBottom w:val="0"/>
          <w:divBdr>
            <w:top w:val="none" w:sz="0" w:space="0" w:color="auto"/>
            <w:left w:val="none" w:sz="0" w:space="0" w:color="auto"/>
            <w:bottom w:val="none" w:sz="0" w:space="0" w:color="auto"/>
            <w:right w:val="none" w:sz="0" w:space="0" w:color="auto"/>
          </w:divBdr>
        </w:div>
        <w:div w:id="1947348043">
          <w:marLeft w:val="480"/>
          <w:marRight w:val="0"/>
          <w:marTop w:val="0"/>
          <w:marBottom w:val="0"/>
          <w:divBdr>
            <w:top w:val="none" w:sz="0" w:space="0" w:color="auto"/>
            <w:left w:val="none" w:sz="0" w:space="0" w:color="auto"/>
            <w:bottom w:val="none" w:sz="0" w:space="0" w:color="auto"/>
            <w:right w:val="none" w:sz="0" w:space="0" w:color="auto"/>
          </w:divBdr>
        </w:div>
        <w:div w:id="1950502600">
          <w:marLeft w:val="480"/>
          <w:marRight w:val="0"/>
          <w:marTop w:val="0"/>
          <w:marBottom w:val="0"/>
          <w:divBdr>
            <w:top w:val="none" w:sz="0" w:space="0" w:color="auto"/>
            <w:left w:val="none" w:sz="0" w:space="0" w:color="auto"/>
            <w:bottom w:val="none" w:sz="0" w:space="0" w:color="auto"/>
            <w:right w:val="none" w:sz="0" w:space="0" w:color="auto"/>
          </w:divBdr>
        </w:div>
        <w:div w:id="1967156021">
          <w:marLeft w:val="480"/>
          <w:marRight w:val="0"/>
          <w:marTop w:val="0"/>
          <w:marBottom w:val="0"/>
          <w:divBdr>
            <w:top w:val="none" w:sz="0" w:space="0" w:color="auto"/>
            <w:left w:val="none" w:sz="0" w:space="0" w:color="auto"/>
            <w:bottom w:val="none" w:sz="0" w:space="0" w:color="auto"/>
            <w:right w:val="none" w:sz="0" w:space="0" w:color="auto"/>
          </w:divBdr>
        </w:div>
        <w:div w:id="2105228246">
          <w:marLeft w:val="480"/>
          <w:marRight w:val="0"/>
          <w:marTop w:val="0"/>
          <w:marBottom w:val="0"/>
          <w:divBdr>
            <w:top w:val="none" w:sz="0" w:space="0" w:color="auto"/>
            <w:left w:val="none" w:sz="0" w:space="0" w:color="auto"/>
            <w:bottom w:val="none" w:sz="0" w:space="0" w:color="auto"/>
            <w:right w:val="none" w:sz="0" w:space="0" w:color="auto"/>
          </w:divBdr>
        </w:div>
      </w:divsChild>
    </w:div>
    <w:div w:id="1658609405">
      <w:bodyDiv w:val="1"/>
      <w:marLeft w:val="0"/>
      <w:marRight w:val="0"/>
      <w:marTop w:val="0"/>
      <w:marBottom w:val="0"/>
      <w:divBdr>
        <w:top w:val="none" w:sz="0" w:space="0" w:color="auto"/>
        <w:left w:val="none" w:sz="0" w:space="0" w:color="auto"/>
        <w:bottom w:val="none" w:sz="0" w:space="0" w:color="auto"/>
        <w:right w:val="none" w:sz="0" w:space="0" w:color="auto"/>
      </w:divBdr>
    </w:div>
    <w:div w:id="1661543603">
      <w:bodyDiv w:val="1"/>
      <w:marLeft w:val="0"/>
      <w:marRight w:val="0"/>
      <w:marTop w:val="0"/>
      <w:marBottom w:val="0"/>
      <w:divBdr>
        <w:top w:val="none" w:sz="0" w:space="0" w:color="auto"/>
        <w:left w:val="none" w:sz="0" w:space="0" w:color="auto"/>
        <w:bottom w:val="none" w:sz="0" w:space="0" w:color="auto"/>
        <w:right w:val="none" w:sz="0" w:space="0" w:color="auto"/>
      </w:divBdr>
    </w:div>
    <w:div w:id="1664510659">
      <w:bodyDiv w:val="1"/>
      <w:marLeft w:val="0"/>
      <w:marRight w:val="0"/>
      <w:marTop w:val="0"/>
      <w:marBottom w:val="0"/>
      <w:divBdr>
        <w:top w:val="none" w:sz="0" w:space="0" w:color="auto"/>
        <w:left w:val="none" w:sz="0" w:space="0" w:color="auto"/>
        <w:bottom w:val="none" w:sz="0" w:space="0" w:color="auto"/>
        <w:right w:val="none" w:sz="0" w:space="0" w:color="auto"/>
      </w:divBdr>
    </w:div>
    <w:div w:id="1667199544">
      <w:bodyDiv w:val="1"/>
      <w:marLeft w:val="0"/>
      <w:marRight w:val="0"/>
      <w:marTop w:val="0"/>
      <w:marBottom w:val="0"/>
      <w:divBdr>
        <w:top w:val="none" w:sz="0" w:space="0" w:color="auto"/>
        <w:left w:val="none" w:sz="0" w:space="0" w:color="auto"/>
        <w:bottom w:val="none" w:sz="0" w:space="0" w:color="auto"/>
        <w:right w:val="none" w:sz="0" w:space="0" w:color="auto"/>
      </w:divBdr>
    </w:div>
    <w:div w:id="1671057638">
      <w:bodyDiv w:val="1"/>
      <w:marLeft w:val="0"/>
      <w:marRight w:val="0"/>
      <w:marTop w:val="0"/>
      <w:marBottom w:val="0"/>
      <w:divBdr>
        <w:top w:val="none" w:sz="0" w:space="0" w:color="auto"/>
        <w:left w:val="none" w:sz="0" w:space="0" w:color="auto"/>
        <w:bottom w:val="none" w:sz="0" w:space="0" w:color="auto"/>
        <w:right w:val="none" w:sz="0" w:space="0" w:color="auto"/>
      </w:divBdr>
    </w:div>
    <w:div w:id="1677003414">
      <w:bodyDiv w:val="1"/>
      <w:marLeft w:val="0"/>
      <w:marRight w:val="0"/>
      <w:marTop w:val="0"/>
      <w:marBottom w:val="0"/>
      <w:divBdr>
        <w:top w:val="none" w:sz="0" w:space="0" w:color="auto"/>
        <w:left w:val="none" w:sz="0" w:space="0" w:color="auto"/>
        <w:bottom w:val="none" w:sz="0" w:space="0" w:color="auto"/>
        <w:right w:val="none" w:sz="0" w:space="0" w:color="auto"/>
      </w:divBdr>
    </w:div>
    <w:div w:id="1682199591">
      <w:bodyDiv w:val="1"/>
      <w:marLeft w:val="0"/>
      <w:marRight w:val="0"/>
      <w:marTop w:val="0"/>
      <w:marBottom w:val="0"/>
      <w:divBdr>
        <w:top w:val="none" w:sz="0" w:space="0" w:color="auto"/>
        <w:left w:val="none" w:sz="0" w:space="0" w:color="auto"/>
        <w:bottom w:val="none" w:sz="0" w:space="0" w:color="auto"/>
        <w:right w:val="none" w:sz="0" w:space="0" w:color="auto"/>
      </w:divBdr>
    </w:div>
    <w:div w:id="1688209477">
      <w:bodyDiv w:val="1"/>
      <w:marLeft w:val="0"/>
      <w:marRight w:val="0"/>
      <w:marTop w:val="0"/>
      <w:marBottom w:val="0"/>
      <w:divBdr>
        <w:top w:val="none" w:sz="0" w:space="0" w:color="auto"/>
        <w:left w:val="none" w:sz="0" w:space="0" w:color="auto"/>
        <w:bottom w:val="none" w:sz="0" w:space="0" w:color="auto"/>
        <w:right w:val="none" w:sz="0" w:space="0" w:color="auto"/>
      </w:divBdr>
      <w:divsChild>
        <w:div w:id="39525395">
          <w:marLeft w:val="480"/>
          <w:marRight w:val="0"/>
          <w:marTop w:val="0"/>
          <w:marBottom w:val="0"/>
          <w:divBdr>
            <w:top w:val="none" w:sz="0" w:space="0" w:color="auto"/>
            <w:left w:val="none" w:sz="0" w:space="0" w:color="auto"/>
            <w:bottom w:val="none" w:sz="0" w:space="0" w:color="auto"/>
            <w:right w:val="none" w:sz="0" w:space="0" w:color="auto"/>
          </w:divBdr>
        </w:div>
        <w:div w:id="231234504">
          <w:marLeft w:val="480"/>
          <w:marRight w:val="0"/>
          <w:marTop w:val="0"/>
          <w:marBottom w:val="0"/>
          <w:divBdr>
            <w:top w:val="none" w:sz="0" w:space="0" w:color="auto"/>
            <w:left w:val="none" w:sz="0" w:space="0" w:color="auto"/>
            <w:bottom w:val="none" w:sz="0" w:space="0" w:color="auto"/>
            <w:right w:val="none" w:sz="0" w:space="0" w:color="auto"/>
          </w:divBdr>
        </w:div>
        <w:div w:id="263416001">
          <w:marLeft w:val="480"/>
          <w:marRight w:val="0"/>
          <w:marTop w:val="0"/>
          <w:marBottom w:val="0"/>
          <w:divBdr>
            <w:top w:val="none" w:sz="0" w:space="0" w:color="auto"/>
            <w:left w:val="none" w:sz="0" w:space="0" w:color="auto"/>
            <w:bottom w:val="none" w:sz="0" w:space="0" w:color="auto"/>
            <w:right w:val="none" w:sz="0" w:space="0" w:color="auto"/>
          </w:divBdr>
        </w:div>
        <w:div w:id="340544113">
          <w:marLeft w:val="480"/>
          <w:marRight w:val="0"/>
          <w:marTop w:val="0"/>
          <w:marBottom w:val="0"/>
          <w:divBdr>
            <w:top w:val="none" w:sz="0" w:space="0" w:color="auto"/>
            <w:left w:val="none" w:sz="0" w:space="0" w:color="auto"/>
            <w:bottom w:val="none" w:sz="0" w:space="0" w:color="auto"/>
            <w:right w:val="none" w:sz="0" w:space="0" w:color="auto"/>
          </w:divBdr>
        </w:div>
        <w:div w:id="344209124">
          <w:marLeft w:val="480"/>
          <w:marRight w:val="0"/>
          <w:marTop w:val="0"/>
          <w:marBottom w:val="0"/>
          <w:divBdr>
            <w:top w:val="none" w:sz="0" w:space="0" w:color="auto"/>
            <w:left w:val="none" w:sz="0" w:space="0" w:color="auto"/>
            <w:bottom w:val="none" w:sz="0" w:space="0" w:color="auto"/>
            <w:right w:val="none" w:sz="0" w:space="0" w:color="auto"/>
          </w:divBdr>
        </w:div>
        <w:div w:id="360086493">
          <w:marLeft w:val="480"/>
          <w:marRight w:val="0"/>
          <w:marTop w:val="0"/>
          <w:marBottom w:val="0"/>
          <w:divBdr>
            <w:top w:val="none" w:sz="0" w:space="0" w:color="auto"/>
            <w:left w:val="none" w:sz="0" w:space="0" w:color="auto"/>
            <w:bottom w:val="none" w:sz="0" w:space="0" w:color="auto"/>
            <w:right w:val="none" w:sz="0" w:space="0" w:color="auto"/>
          </w:divBdr>
        </w:div>
        <w:div w:id="445269215">
          <w:marLeft w:val="480"/>
          <w:marRight w:val="0"/>
          <w:marTop w:val="0"/>
          <w:marBottom w:val="0"/>
          <w:divBdr>
            <w:top w:val="none" w:sz="0" w:space="0" w:color="auto"/>
            <w:left w:val="none" w:sz="0" w:space="0" w:color="auto"/>
            <w:bottom w:val="none" w:sz="0" w:space="0" w:color="auto"/>
            <w:right w:val="none" w:sz="0" w:space="0" w:color="auto"/>
          </w:divBdr>
        </w:div>
        <w:div w:id="446900358">
          <w:marLeft w:val="480"/>
          <w:marRight w:val="0"/>
          <w:marTop w:val="0"/>
          <w:marBottom w:val="0"/>
          <w:divBdr>
            <w:top w:val="none" w:sz="0" w:space="0" w:color="auto"/>
            <w:left w:val="none" w:sz="0" w:space="0" w:color="auto"/>
            <w:bottom w:val="none" w:sz="0" w:space="0" w:color="auto"/>
            <w:right w:val="none" w:sz="0" w:space="0" w:color="auto"/>
          </w:divBdr>
        </w:div>
        <w:div w:id="477259678">
          <w:marLeft w:val="480"/>
          <w:marRight w:val="0"/>
          <w:marTop w:val="0"/>
          <w:marBottom w:val="0"/>
          <w:divBdr>
            <w:top w:val="none" w:sz="0" w:space="0" w:color="auto"/>
            <w:left w:val="none" w:sz="0" w:space="0" w:color="auto"/>
            <w:bottom w:val="none" w:sz="0" w:space="0" w:color="auto"/>
            <w:right w:val="none" w:sz="0" w:space="0" w:color="auto"/>
          </w:divBdr>
        </w:div>
        <w:div w:id="504170494">
          <w:marLeft w:val="480"/>
          <w:marRight w:val="0"/>
          <w:marTop w:val="0"/>
          <w:marBottom w:val="0"/>
          <w:divBdr>
            <w:top w:val="none" w:sz="0" w:space="0" w:color="auto"/>
            <w:left w:val="none" w:sz="0" w:space="0" w:color="auto"/>
            <w:bottom w:val="none" w:sz="0" w:space="0" w:color="auto"/>
            <w:right w:val="none" w:sz="0" w:space="0" w:color="auto"/>
          </w:divBdr>
        </w:div>
        <w:div w:id="515652965">
          <w:marLeft w:val="480"/>
          <w:marRight w:val="0"/>
          <w:marTop w:val="0"/>
          <w:marBottom w:val="0"/>
          <w:divBdr>
            <w:top w:val="none" w:sz="0" w:space="0" w:color="auto"/>
            <w:left w:val="none" w:sz="0" w:space="0" w:color="auto"/>
            <w:bottom w:val="none" w:sz="0" w:space="0" w:color="auto"/>
            <w:right w:val="none" w:sz="0" w:space="0" w:color="auto"/>
          </w:divBdr>
        </w:div>
        <w:div w:id="555749658">
          <w:marLeft w:val="480"/>
          <w:marRight w:val="0"/>
          <w:marTop w:val="0"/>
          <w:marBottom w:val="0"/>
          <w:divBdr>
            <w:top w:val="none" w:sz="0" w:space="0" w:color="auto"/>
            <w:left w:val="none" w:sz="0" w:space="0" w:color="auto"/>
            <w:bottom w:val="none" w:sz="0" w:space="0" w:color="auto"/>
            <w:right w:val="none" w:sz="0" w:space="0" w:color="auto"/>
          </w:divBdr>
        </w:div>
        <w:div w:id="692269436">
          <w:marLeft w:val="480"/>
          <w:marRight w:val="0"/>
          <w:marTop w:val="0"/>
          <w:marBottom w:val="0"/>
          <w:divBdr>
            <w:top w:val="none" w:sz="0" w:space="0" w:color="auto"/>
            <w:left w:val="none" w:sz="0" w:space="0" w:color="auto"/>
            <w:bottom w:val="none" w:sz="0" w:space="0" w:color="auto"/>
            <w:right w:val="none" w:sz="0" w:space="0" w:color="auto"/>
          </w:divBdr>
        </w:div>
        <w:div w:id="736588453">
          <w:marLeft w:val="480"/>
          <w:marRight w:val="0"/>
          <w:marTop w:val="0"/>
          <w:marBottom w:val="0"/>
          <w:divBdr>
            <w:top w:val="none" w:sz="0" w:space="0" w:color="auto"/>
            <w:left w:val="none" w:sz="0" w:space="0" w:color="auto"/>
            <w:bottom w:val="none" w:sz="0" w:space="0" w:color="auto"/>
            <w:right w:val="none" w:sz="0" w:space="0" w:color="auto"/>
          </w:divBdr>
        </w:div>
        <w:div w:id="778337827">
          <w:marLeft w:val="480"/>
          <w:marRight w:val="0"/>
          <w:marTop w:val="0"/>
          <w:marBottom w:val="0"/>
          <w:divBdr>
            <w:top w:val="none" w:sz="0" w:space="0" w:color="auto"/>
            <w:left w:val="none" w:sz="0" w:space="0" w:color="auto"/>
            <w:bottom w:val="none" w:sz="0" w:space="0" w:color="auto"/>
            <w:right w:val="none" w:sz="0" w:space="0" w:color="auto"/>
          </w:divBdr>
        </w:div>
        <w:div w:id="895820003">
          <w:marLeft w:val="480"/>
          <w:marRight w:val="0"/>
          <w:marTop w:val="0"/>
          <w:marBottom w:val="0"/>
          <w:divBdr>
            <w:top w:val="none" w:sz="0" w:space="0" w:color="auto"/>
            <w:left w:val="none" w:sz="0" w:space="0" w:color="auto"/>
            <w:bottom w:val="none" w:sz="0" w:space="0" w:color="auto"/>
            <w:right w:val="none" w:sz="0" w:space="0" w:color="auto"/>
          </w:divBdr>
        </w:div>
        <w:div w:id="912395023">
          <w:marLeft w:val="480"/>
          <w:marRight w:val="0"/>
          <w:marTop w:val="0"/>
          <w:marBottom w:val="0"/>
          <w:divBdr>
            <w:top w:val="none" w:sz="0" w:space="0" w:color="auto"/>
            <w:left w:val="none" w:sz="0" w:space="0" w:color="auto"/>
            <w:bottom w:val="none" w:sz="0" w:space="0" w:color="auto"/>
            <w:right w:val="none" w:sz="0" w:space="0" w:color="auto"/>
          </w:divBdr>
        </w:div>
        <w:div w:id="987855638">
          <w:marLeft w:val="480"/>
          <w:marRight w:val="0"/>
          <w:marTop w:val="0"/>
          <w:marBottom w:val="0"/>
          <w:divBdr>
            <w:top w:val="none" w:sz="0" w:space="0" w:color="auto"/>
            <w:left w:val="none" w:sz="0" w:space="0" w:color="auto"/>
            <w:bottom w:val="none" w:sz="0" w:space="0" w:color="auto"/>
            <w:right w:val="none" w:sz="0" w:space="0" w:color="auto"/>
          </w:divBdr>
        </w:div>
        <w:div w:id="1080564911">
          <w:marLeft w:val="480"/>
          <w:marRight w:val="0"/>
          <w:marTop w:val="0"/>
          <w:marBottom w:val="0"/>
          <w:divBdr>
            <w:top w:val="none" w:sz="0" w:space="0" w:color="auto"/>
            <w:left w:val="none" w:sz="0" w:space="0" w:color="auto"/>
            <w:bottom w:val="none" w:sz="0" w:space="0" w:color="auto"/>
            <w:right w:val="none" w:sz="0" w:space="0" w:color="auto"/>
          </w:divBdr>
        </w:div>
        <w:div w:id="1215892912">
          <w:marLeft w:val="480"/>
          <w:marRight w:val="0"/>
          <w:marTop w:val="0"/>
          <w:marBottom w:val="0"/>
          <w:divBdr>
            <w:top w:val="none" w:sz="0" w:space="0" w:color="auto"/>
            <w:left w:val="none" w:sz="0" w:space="0" w:color="auto"/>
            <w:bottom w:val="none" w:sz="0" w:space="0" w:color="auto"/>
            <w:right w:val="none" w:sz="0" w:space="0" w:color="auto"/>
          </w:divBdr>
        </w:div>
        <w:div w:id="1370564388">
          <w:marLeft w:val="480"/>
          <w:marRight w:val="0"/>
          <w:marTop w:val="0"/>
          <w:marBottom w:val="0"/>
          <w:divBdr>
            <w:top w:val="none" w:sz="0" w:space="0" w:color="auto"/>
            <w:left w:val="none" w:sz="0" w:space="0" w:color="auto"/>
            <w:bottom w:val="none" w:sz="0" w:space="0" w:color="auto"/>
            <w:right w:val="none" w:sz="0" w:space="0" w:color="auto"/>
          </w:divBdr>
        </w:div>
        <w:div w:id="1414475918">
          <w:marLeft w:val="480"/>
          <w:marRight w:val="0"/>
          <w:marTop w:val="0"/>
          <w:marBottom w:val="0"/>
          <w:divBdr>
            <w:top w:val="none" w:sz="0" w:space="0" w:color="auto"/>
            <w:left w:val="none" w:sz="0" w:space="0" w:color="auto"/>
            <w:bottom w:val="none" w:sz="0" w:space="0" w:color="auto"/>
            <w:right w:val="none" w:sz="0" w:space="0" w:color="auto"/>
          </w:divBdr>
        </w:div>
        <w:div w:id="1427076339">
          <w:marLeft w:val="480"/>
          <w:marRight w:val="0"/>
          <w:marTop w:val="0"/>
          <w:marBottom w:val="0"/>
          <w:divBdr>
            <w:top w:val="none" w:sz="0" w:space="0" w:color="auto"/>
            <w:left w:val="none" w:sz="0" w:space="0" w:color="auto"/>
            <w:bottom w:val="none" w:sz="0" w:space="0" w:color="auto"/>
            <w:right w:val="none" w:sz="0" w:space="0" w:color="auto"/>
          </w:divBdr>
        </w:div>
        <w:div w:id="1567717076">
          <w:marLeft w:val="480"/>
          <w:marRight w:val="0"/>
          <w:marTop w:val="0"/>
          <w:marBottom w:val="0"/>
          <w:divBdr>
            <w:top w:val="none" w:sz="0" w:space="0" w:color="auto"/>
            <w:left w:val="none" w:sz="0" w:space="0" w:color="auto"/>
            <w:bottom w:val="none" w:sz="0" w:space="0" w:color="auto"/>
            <w:right w:val="none" w:sz="0" w:space="0" w:color="auto"/>
          </w:divBdr>
        </w:div>
        <w:div w:id="1807115059">
          <w:marLeft w:val="480"/>
          <w:marRight w:val="0"/>
          <w:marTop w:val="0"/>
          <w:marBottom w:val="0"/>
          <w:divBdr>
            <w:top w:val="none" w:sz="0" w:space="0" w:color="auto"/>
            <w:left w:val="none" w:sz="0" w:space="0" w:color="auto"/>
            <w:bottom w:val="none" w:sz="0" w:space="0" w:color="auto"/>
            <w:right w:val="none" w:sz="0" w:space="0" w:color="auto"/>
          </w:divBdr>
        </w:div>
        <w:div w:id="1844971934">
          <w:marLeft w:val="480"/>
          <w:marRight w:val="0"/>
          <w:marTop w:val="0"/>
          <w:marBottom w:val="0"/>
          <w:divBdr>
            <w:top w:val="none" w:sz="0" w:space="0" w:color="auto"/>
            <w:left w:val="none" w:sz="0" w:space="0" w:color="auto"/>
            <w:bottom w:val="none" w:sz="0" w:space="0" w:color="auto"/>
            <w:right w:val="none" w:sz="0" w:space="0" w:color="auto"/>
          </w:divBdr>
        </w:div>
        <w:div w:id="1860502648">
          <w:marLeft w:val="480"/>
          <w:marRight w:val="0"/>
          <w:marTop w:val="0"/>
          <w:marBottom w:val="0"/>
          <w:divBdr>
            <w:top w:val="none" w:sz="0" w:space="0" w:color="auto"/>
            <w:left w:val="none" w:sz="0" w:space="0" w:color="auto"/>
            <w:bottom w:val="none" w:sz="0" w:space="0" w:color="auto"/>
            <w:right w:val="none" w:sz="0" w:space="0" w:color="auto"/>
          </w:divBdr>
        </w:div>
        <w:div w:id="1873228444">
          <w:marLeft w:val="480"/>
          <w:marRight w:val="0"/>
          <w:marTop w:val="0"/>
          <w:marBottom w:val="0"/>
          <w:divBdr>
            <w:top w:val="none" w:sz="0" w:space="0" w:color="auto"/>
            <w:left w:val="none" w:sz="0" w:space="0" w:color="auto"/>
            <w:bottom w:val="none" w:sz="0" w:space="0" w:color="auto"/>
            <w:right w:val="none" w:sz="0" w:space="0" w:color="auto"/>
          </w:divBdr>
        </w:div>
        <w:div w:id="1915356131">
          <w:marLeft w:val="480"/>
          <w:marRight w:val="0"/>
          <w:marTop w:val="0"/>
          <w:marBottom w:val="0"/>
          <w:divBdr>
            <w:top w:val="none" w:sz="0" w:space="0" w:color="auto"/>
            <w:left w:val="none" w:sz="0" w:space="0" w:color="auto"/>
            <w:bottom w:val="none" w:sz="0" w:space="0" w:color="auto"/>
            <w:right w:val="none" w:sz="0" w:space="0" w:color="auto"/>
          </w:divBdr>
        </w:div>
        <w:div w:id="1980762708">
          <w:marLeft w:val="480"/>
          <w:marRight w:val="0"/>
          <w:marTop w:val="0"/>
          <w:marBottom w:val="0"/>
          <w:divBdr>
            <w:top w:val="none" w:sz="0" w:space="0" w:color="auto"/>
            <w:left w:val="none" w:sz="0" w:space="0" w:color="auto"/>
            <w:bottom w:val="none" w:sz="0" w:space="0" w:color="auto"/>
            <w:right w:val="none" w:sz="0" w:space="0" w:color="auto"/>
          </w:divBdr>
        </w:div>
        <w:div w:id="2132743012">
          <w:marLeft w:val="480"/>
          <w:marRight w:val="0"/>
          <w:marTop w:val="0"/>
          <w:marBottom w:val="0"/>
          <w:divBdr>
            <w:top w:val="none" w:sz="0" w:space="0" w:color="auto"/>
            <w:left w:val="none" w:sz="0" w:space="0" w:color="auto"/>
            <w:bottom w:val="none" w:sz="0" w:space="0" w:color="auto"/>
            <w:right w:val="none" w:sz="0" w:space="0" w:color="auto"/>
          </w:divBdr>
        </w:div>
      </w:divsChild>
    </w:div>
    <w:div w:id="1693876066">
      <w:bodyDiv w:val="1"/>
      <w:marLeft w:val="0"/>
      <w:marRight w:val="0"/>
      <w:marTop w:val="0"/>
      <w:marBottom w:val="0"/>
      <w:divBdr>
        <w:top w:val="none" w:sz="0" w:space="0" w:color="auto"/>
        <w:left w:val="none" w:sz="0" w:space="0" w:color="auto"/>
        <w:bottom w:val="none" w:sz="0" w:space="0" w:color="auto"/>
        <w:right w:val="none" w:sz="0" w:space="0" w:color="auto"/>
      </w:divBdr>
      <w:divsChild>
        <w:div w:id="90781838">
          <w:marLeft w:val="480"/>
          <w:marRight w:val="0"/>
          <w:marTop w:val="0"/>
          <w:marBottom w:val="0"/>
          <w:divBdr>
            <w:top w:val="none" w:sz="0" w:space="0" w:color="auto"/>
            <w:left w:val="none" w:sz="0" w:space="0" w:color="auto"/>
            <w:bottom w:val="none" w:sz="0" w:space="0" w:color="auto"/>
            <w:right w:val="none" w:sz="0" w:space="0" w:color="auto"/>
          </w:divBdr>
        </w:div>
        <w:div w:id="171915609">
          <w:marLeft w:val="480"/>
          <w:marRight w:val="0"/>
          <w:marTop w:val="0"/>
          <w:marBottom w:val="0"/>
          <w:divBdr>
            <w:top w:val="none" w:sz="0" w:space="0" w:color="auto"/>
            <w:left w:val="none" w:sz="0" w:space="0" w:color="auto"/>
            <w:bottom w:val="none" w:sz="0" w:space="0" w:color="auto"/>
            <w:right w:val="none" w:sz="0" w:space="0" w:color="auto"/>
          </w:divBdr>
        </w:div>
        <w:div w:id="314725425">
          <w:marLeft w:val="480"/>
          <w:marRight w:val="0"/>
          <w:marTop w:val="0"/>
          <w:marBottom w:val="0"/>
          <w:divBdr>
            <w:top w:val="none" w:sz="0" w:space="0" w:color="auto"/>
            <w:left w:val="none" w:sz="0" w:space="0" w:color="auto"/>
            <w:bottom w:val="none" w:sz="0" w:space="0" w:color="auto"/>
            <w:right w:val="none" w:sz="0" w:space="0" w:color="auto"/>
          </w:divBdr>
        </w:div>
        <w:div w:id="350961526">
          <w:marLeft w:val="480"/>
          <w:marRight w:val="0"/>
          <w:marTop w:val="0"/>
          <w:marBottom w:val="0"/>
          <w:divBdr>
            <w:top w:val="none" w:sz="0" w:space="0" w:color="auto"/>
            <w:left w:val="none" w:sz="0" w:space="0" w:color="auto"/>
            <w:bottom w:val="none" w:sz="0" w:space="0" w:color="auto"/>
            <w:right w:val="none" w:sz="0" w:space="0" w:color="auto"/>
          </w:divBdr>
        </w:div>
        <w:div w:id="477770486">
          <w:marLeft w:val="480"/>
          <w:marRight w:val="0"/>
          <w:marTop w:val="0"/>
          <w:marBottom w:val="0"/>
          <w:divBdr>
            <w:top w:val="none" w:sz="0" w:space="0" w:color="auto"/>
            <w:left w:val="none" w:sz="0" w:space="0" w:color="auto"/>
            <w:bottom w:val="none" w:sz="0" w:space="0" w:color="auto"/>
            <w:right w:val="none" w:sz="0" w:space="0" w:color="auto"/>
          </w:divBdr>
        </w:div>
        <w:div w:id="503396488">
          <w:marLeft w:val="480"/>
          <w:marRight w:val="0"/>
          <w:marTop w:val="0"/>
          <w:marBottom w:val="0"/>
          <w:divBdr>
            <w:top w:val="none" w:sz="0" w:space="0" w:color="auto"/>
            <w:left w:val="none" w:sz="0" w:space="0" w:color="auto"/>
            <w:bottom w:val="none" w:sz="0" w:space="0" w:color="auto"/>
            <w:right w:val="none" w:sz="0" w:space="0" w:color="auto"/>
          </w:divBdr>
        </w:div>
        <w:div w:id="511067569">
          <w:marLeft w:val="480"/>
          <w:marRight w:val="0"/>
          <w:marTop w:val="0"/>
          <w:marBottom w:val="0"/>
          <w:divBdr>
            <w:top w:val="none" w:sz="0" w:space="0" w:color="auto"/>
            <w:left w:val="none" w:sz="0" w:space="0" w:color="auto"/>
            <w:bottom w:val="none" w:sz="0" w:space="0" w:color="auto"/>
            <w:right w:val="none" w:sz="0" w:space="0" w:color="auto"/>
          </w:divBdr>
        </w:div>
        <w:div w:id="545797370">
          <w:marLeft w:val="480"/>
          <w:marRight w:val="0"/>
          <w:marTop w:val="0"/>
          <w:marBottom w:val="0"/>
          <w:divBdr>
            <w:top w:val="none" w:sz="0" w:space="0" w:color="auto"/>
            <w:left w:val="none" w:sz="0" w:space="0" w:color="auto"/>
            <w:bottom w:val="none" w:sz="0" w:space="0" w:color="auto"/>
            <w:right w:val="none" w:sz="0" w:space="0" w:color="auto"/>
          </w:divBdr>
        </w:div>
        <w:div w:id="693193403">
          <w:marLeft w:val="480"/>
          <w:marRight w:val="0"/>
          <w:marTop w:val="0"/>
          <w:marBottom w:val="0"/>
          <w:divBdr>
            <w:top w:val="none" w:sz="0" w:space="0" w:color="auto"/>
            <w:left w:val="none" w:sz="0" w:space="0" w:color="auto"/>
            <w:bottom w:val="none" w:sz="0" w:space="0" w:color="auto"/>
            <w:right w:val="none" w:sz="0" w:space="0" w:color="auto"/>
          </w:divBdr>
        </w:div>
        <w:div w:id="920069296">
          <w:marLeft w:val="480"/>
          <w:marRight w:val="0"/>
          <w:marTop w:val="0"/>
          <w:marBottom w:val="0"/>
          <w:divBdr>
            <w:top w:val="none" w:sz="0" w:space="0" w:color="auto"/>
            <w:left w:val="none" w:sz="0" w:space="0" w:color="auto"/>
            <w:bottom w:val="none" w:sz="0" w:space="0" w:color="auto"/>
            <w:right w:val="none" w:sz="0" w:space="0" w:color="auto"/>
          </w:divBdr>
        </w:div>
        <w:div w:id="951937758">
          <w:marLeft w:val="480"/>
          <w:marRight w:val="0"/>
          <w:marTop w:val="0"/>
          <w:marBottom w:val="0"/>
          <w:divBdr>
            <w:top w:val="none" w:sz="0" w:space="0" w:color="auto"/>
            <w:left w:val="none" w:sz="0" w:space="0" w:color="auto"/>
            <w:bottom w:val="none" w:sz="0" w:space="0" w:color="auto"/>
            <w:right w:val="none" w:sz="0" w:space="0" w:color="auto"/>
          </w:divBdr>
        </w:div>
        <w:div w:id="956641015">
          <w:marLeft w:val="480"/>
          <w:marRight w:val="0"/>
          <w:marTop w:val="0"/>
          <w:marBottom w:val="0"/>
          <w:divBdr>
            <w:top w:val="none" w:sz="0" w:space="0" w:color="auto"/>
            <w:left w:val="none" w:sz="0" w:space="0" w:color="auto"/>
            <w:bottom w:val="none" w:sz="0" w:space="0" w:color="auto"/>
            <w:right w:val="none" w:sz="0" w:space="0" w:color="auto"/>
          </w:divBdr>
        </w:div>
        <w:div w:id="1064984530">
          <w:marLeft w:val="480"/>
          <w:marRight w:val="0"/>
          <w:marTop w:val="0"/>
          <w:marBottom w:val="0"/>
          <w:divBdr>
            <w:top w:val="none" w:sz="0" w:space="0" w:color="auto"/>
            <w:left w:val="none" w:sz="0" w:space="0" w:color="auto"/>
            <w:bottom w:val="none" w:sz="0" w:space="0" w:color="auto"/>
            <w:right w:val="none" w:sz="0" w:space="0" w:color="auto"/>
          </w:divBdr>
        </w:div>
        <w:div w:id="1196233955">
          <w:marLeft w:val="480"/>
          <w:marRight w:val="0"/>
          <w:marTop w:val="0"/>
          <w:marBottom w:val="0"/>
          <w:divBdr>
            <w:top w:val="none" w:sz="0" w:space="0" w:color="auto"/>
            <w:left w:val="none" w:sz="0" w:space="0" w:color="auto"/>
            <w:bottom w:val="none" w:sz="0" w:space="0" w:color="auto"/>
            <w:right w:val="none" w:sz="0" w:space="0" w:color="auto"/>
          </w:divBdr>
        </w:div>
        <w:div w:id="1253584532">
          <w:marLeft w:val="480"/>
          <w:marRight w:val="0"/>
          <w:marTop w:val="0"/>
          <w:marBottom w:val="0"/>
          <w:divBdr>
            <w:top w:val="none" w:sz="0" w:space="0" w:color="auto"/>
            <w:left w:val="none" w:sz="0" w:space="0" w:color="auto"/>
            <w:bottom w:val="none" w:sz="0" w:space="0" w:color="auto"/>
            <w:right w:val="none" w:sz="0" w:space="0" w:color="auto"/>
          </w:divBdr>
        </w:div>
        <w:div w:id="1260024178">
          <w:marLeft w:val="480"/>
          <w:marRight w:val="0"/>
          <w:marTop w:val="0"/>
          <w:marBottom w:val="0"/>
          <w:divBdr>
            <w:top w:val="none" w:sz="0" w:space="0" w:color="auto"/>
            <w:left w:val="none" w:sz="0" w:space="0" w:color="auto"/>
            <w:bottom w:val="none" w:sz="0" w:space="0" w:color="auto"/>
            <w:right w:val="none" w:sz="0" w:space="0" w:color="auto"/>
          </w:divBdr>
        </w:div>
        <w:div w:id="1262059031">
          <w:marLeft w:val="480"/>
          <w:marRight w:val="0"/>
          <w:marTop w:val="0"/>
          <w:marBottom w:val="0"/>
          <w:divBdr>
            <w:top w:val="none" w:sz="0" w:space="0" w:color="auto"/>
            <w:left w:val="none" w:sz="0" w:space="0" w:color="auto"/>
            <w:bottom w:val="none" w:sz="0" w:space="0" w:color="auto"/>
            <w:right w:val="none" w:sz="0" w:space="0" w:color="auto"/>
          </w:divBdr>
        </w:div>
        <w:div w:id="1368989844">
          <w:marLeft w:val="480"/>
          <w:marRight w:val="0"/>
          <w:marTop w:val="0"/>
          <w:marBottom w:val="0"/>
          <w:divBdr>
            <w:top w:val="none" w:sz="0" w:space="0" w:color="auto"/>
            <w:left w:val="none" w:sz="0" w:space="0" w:color="auto"/>
            <w:bottom w:val="none" w:sz="0" w:space="0" w:color="auto"/>
            <w:right w:val="none" w:sz="0" w:space="0" w:color="auto"/>
          </w:divBdr>
        </w:div>
        <w:div w:id="1372071076">
          <w:marLeft w:val="480"/>
          <w:marRight w:val="0"/>
          <w:marTop w:val="0"/>
          <w:marBottom w:val="0"/>
          <w:divBdr>
            <w:top w:val="none" w:sz="0" w:space="0" w:color="auto"/>
            <w:left w:val="none" w:sz="0" w:space="0" w:color="auto"/>
            <w:bottom w:val="none" w:sz="0" w:space="0" w:color="auto"/>
            <w:right w:val="none" w:sz="0" w:space="0" w:color="auto"/>
          </w:divBdr>
        </w:div>
        <w:div w:id="1405645479">
          <w:marLeft w:val="480"/>
          <w:marRight w:val="0"/>
          <w:marTop w:val="0"/>
          <w:marBottom w:val="0"/>
          <w:divBdr>
            <w:top w:val="none" w:sz="0" w:space="0" w:color="auto"/>
            <w:left w:val="none" w:sz="0" w:space="0" w:color="auto"/>
            <w:bottom w:val="none" w:sz="0" w:space="0" w:color="auto"/>
            <w:right w:val="none" w:sz="0" w:space="0" w:color="auto"/>
          </w:divBdr>
        </w:div>
        <w:div w:id="1431268536">
          <w:marLeft w:val="480"/>
          <w:marRight w:val="0"/>
          <w:marTop w:val="0"/>
          <w:marBottom w:val="0"/>
          <w:divBdr>
            <w:top w:val="none" w:sz="0" w:space="0" w:color="auto"/>
            <w:left w:val="none" w:sz="0" w:space="0" w:color="auto"/>
            <w:bottom w:val="none" w:sz="0" w:space="0" w:color="auto"/>
            <w:right w:val="none" w:sz="0" w:space="0" w:color="auto"/>
          </w:divBdr>
        </w:div>
        <w:div w:id="1552114900">
          <w:marLeft w:val="480"/>
          <w:marRight w:val="0"/>
          <w:marTop w:val="0"/>
          <w:marBottom w:val="0"/>
          <w:divBdr>
            <w:top w:val="none" w:sz="0" w:space="0" w:color="auto"/>
            <w:left w:val="none" w:sz="0" w:space="0" w:color="auto"/>
            <w:bottom w:val="none" w:sz="0" w:space="0" w:color="auto"/>
            <w:right w:val="none" w:sz="0" w:space="0" w:color="auto"/>
          </w:divBdr>
        </w:div>
        <w:div w:id="1699089616">
          <w:marLeft w:val="480"/>
          <w:marRight w:val="0"/>
          <w:marTop w:val="0"/>
          <w:marBottom w:val="0"/>
          <w:divBdr>
            <w:top w:val="none" w:sz="0" w:space="0" w:color="auto"/>
            <w:left w:val="none" w:sz="0" w:space="0" w:color="auto"/>
            <w:bottom w:val="none" w:sz="0" w:space="0" w:color="auto"/>
            <w:right w:val="none" w:sz="0" w:space="0" w:color="auto"/>
          </w:divBdr>
        </w:div>
        <w:div w:id="1737900022">
          <w:marLeft w:val="480"/>
          <w:marRight w:val="0"/>
          <w:marTop w:val="0"/>
          <w:marBottom w:val="0"/>
          <w:divBdr>
            <w:top w:val="none" w:sz="0" w:space="0" w:color="auto"/>
            <w:left w:val="none" w:sz="0" w:space="0" w:color="auto"/>
            <w:bottom w:val="none" w:sz="0" w:space="0" w:color="auto"/>
            <w:right w:val="none" w:sz="0" w:space="0" w:color="auto"/>
          </w:divBdr>
        </w:div>
        <w:div w:id="1810660881">
          <w:marLeft w:val="480"/>
          <w:marRight w:val="0"/>
          <w:marTop w:val="0"/>
          <w:marBottom w:val="0"/>
          <w:divBdr>
            <w:top w:val="none" w:sz="0" w:space="0" w:color="auto"/>
            <w:left w:val="none" w:sz="0" w:space="0" w:color="auto"/>
            <w:bottom w:val="none" w:sz="0" w:space="0" w:color="auto"/>
            <w:right w:val="none" w:sz="0" w:space="0" w:color="auto"/>
          </w:divBdr>
        </w:div>
        <w:div w:id="1852379510">
          <w:marLeft w:val="480"/>
          <w:marRight w:val="0"/>
          <w:marTop w:val="0"/>
          <w:marBottom w:val="0"/>
          <w:divBdr>
            <w:top w:val="none" w:sz="0" w:space="0" w:color="auto"/>
            <w:left w:val="none" w:sz="0" w:space="0" w:color="auto"/>
            <w:bottom w:val="none" w:sz="0" w:space="0" w:color="auto"/>
            <w:right w:val="none" w:sz="0" w:space="0" w:color="auto"/>
          </w:divBdr>
        </w:div>
        <w:div w:id="1922257107">
          <w:marLeft w:val="480"/>
          <w:marRight w:val="0"/>
          <w:marTop w:val="0"/>
          <w:marBottom w:val="0"/>
          <w:divBdr>
            <w:top w:val="none" w:sz="0" w:space="0" w:color="auto"/>
            <w:left w:val="none" w:sz="0" w:space="0" w:color="auto"/>
            <w:bottom w:val="none" w:sz="0" w:space="0" w:color="auto"/>
            <w:right w:val="none" w:sz="0" w:space="0" w:color="auto"/>
          </w:divBdr>
        </w:div>
        <w:div w:id="1942761789">
          <w:marLeft w:val="480"/>
          <w:marRight w:val="0"/>
          <w:marTop w:val="0"/>
          <w:marBottom w:val="0"/>
          <w:divBdr>
            <w:top w:val="none" w:sz="0" w:space="0" w:color="auto"/>
            <w:left w:val="none" w:sz="0" w:space="0" w:color="auto"/>
            <w:bottom w:val="none" w:sz="0" w:space="0" w:color="auto"/>
            <w:right w:val="none" w:sz="0" w:space="0" w:color="auto"/>
          </w:divBdr>
        </w:div>
        <w:div w:id="1951278955">
          <w:marLeft w:val="480"/>
          <w:marRight w:val="0"/>
          <w:marTop w:val="0"/>
          <w:marBottom w:val="0"/>
          <w:divBdr>
            <w:top w:val="none" w:sz="0" w:space="0" w:color="auto"/>
            <w:left w:val="none" w:sz="0" w:space="0" w:color="auto"/>
            <w:bottom w:val="none" w:sz="0" w:space="0" w:color="auto"/>
            <w:right w:val="none" w:sz="0" w:space="0" w:color="auto"/>
          </w:divBdr>
        </w:div>
      </w:divsChild>
    </w:div>
    <w:div w:id="1695809927">
      <w:bodyDiv w:val="1"/>
      <w:marLeft w:val="0"/>
      <w:marRight w:val="0"/>
      <w:marTop w:val="0"/>
      <w:marBottom w:val="0"/>
      <w:divBdr>
        <w:top w:val="none" w:sz="0" w:space="0" w:color="auto"/>
        <w:left w:val="none" w:sz="0" w:space="0" w:color="auto"/>
        <w:bottom w:val="none" w:sz="0" w:space="0" w:color="auto"/>
        <w:right w:val="none" w:sz="0" w:space="0" w:color="auto"/>
      </w:divBdr>
    </w:div>
    <w:div w:id="1700664761">
      <w:bodyDiv w:val="1"/>
      <w:marLeft w:val="0"/>
      <w:marRight w:val="0"/>
      <w:marTop w:val="0"/>
      <w:marBottom w:val="0"/>
      <w:divBdr>
        <w:top w:val="none" w:sz="0" w:space="0" w:color="auto"/>
        <w:left w:val="none" w:sz="0" w:space="0" w:color="auto"/>
        <w:bottom w:val="none" w:sz="0" w:space="0" w:color="auto"/>
        <w:right w:val="none" w:sz="0" w:space="0" w:color="auto"/>
      </w:divBdr>
    </w:div>
    <w:div w:id="1705934408">
      <w:bodyDiv w:val="1"/>
      <w:marLeft w:val="0"/>
      <w:marRight w:val="0"/>
      <w:marTop w:val="0"/>
      <w:marBottom w:val="0"/>
      <w:divBdr>
        <w:top w:val="none" w:sz="0" w:space="0" w:color="auto"/>
        <w:left w:val="none" w:sz="0" w:space="0" w:color="auto"/>
        <w:bottom w:val="none" w:sz="0" w:space="0" w:color="auto"/>
        <w:right w:val="none" w:sz="0" w:space="0" w:color="auto"/>
      </w:divBdr>
      <w:divsChild>
        <w:div w:id="5258634">
          <w:marLeft w:val="480"/>
          <w:marRight w:val="0"/>
          <w:marTop w:val="0"/>
          <w:marBottom w:val="0"/>
          <w:divBdr>
            <w:top w:val="none" w:sz="0" w:space="0" w:color="auto"/>
            <w:left w:val="none" w:sz="0" w:space="0" w:color="auto"/>
            <w:bottom w:val="none" w:sz="0" w:space="0" w:color="auto"/>
            <w:right w:val="none" w:sz="0" w:space="0" w:color="auto"/>
          </w:divBdr>
        </w:div>
        <w:div w:id="123429890">
          <w:marLeft w:val="480"/>
          <w:marRight w:val="0"/>
          <w:marTop w:val="0"/>
          <w:marBottom w:val="0"/>
          <w:divBdr>
            <w:top w:val="none" w:sz="0" w:space="0" w:color="auto"/>
            <w:left w:val="none" w:sz="0" w:space="0" w:color="auto"/>
            <w:bottom w:val="none" w:sz="0" w:space="0" w:color="auto"/>
            <w:right w:val="none" w:sz="0" w:space="0" w:color="auto"/>
          </w:divBdr>
        </w:div>
        <w:div w:id="167912748">
          <w:marLeft w:val="480"/>
          <w:marRight w:val="0"/>
          <w:marTop w:val="0"/>
          <w:marBottom w:val="0"/>
          <w:divBdr>
            <w:top w:val="none" w:sz="0" w:space="0" w:color="auto"/>
            <w:left w:val="none" w:sz="0" w:space="0" w:color="auto"/>
            <w:bottom w:val="none" w:sz="0" w:space="0" w:color="auto"/>
            <w:right w:val="none" w:sz="0" w:space="0" w:color="auto"/>
          </w:divBdr>
        </w:div>
        <w:div w:id="199368356">
          <w:marLeft w:val="480"/>
          <w:marRight w:val="0"/>
          <w:marTop w:val="0"/>
          <w:marBottom w:val="0"/>
          <w:divBdr>
            <w:top w:val="none" w:sz="0" w:space="0" w:color="auto"/>
            <w:left w:val="none" w:sz="0" w:space="0" w:color="auto"/>
            <w:bottom w:val="none" w:sz="0" w:space="0" w:color="auto"/>
            <w:right w:val="none" w:sz="0" w:space="0" w:color="auto"/>
          </w:divBdr>
        </w:div>
        <w:div w:id="214007190">
          <w:marLeft w:val="480"/>
          <w:marRight w:val="0"/>
          <w:marTop w:val="0"/>
          <w:marBottom w:val="0"/>
          <w:divBdr>
            <w:top w:val="none" w:sz="0" w:space="0" w:color="auto"/>
            <w:left w:val="none" w:sz="0" w:space="0" w:color="auto"/>
            <w:bottom w:val="none" w:sz="0" w:space="0" w:color="auto"/>
            <w:right w:val="none" w:sz="0" w:space="0" w:color="auto"/>
          </w:divBdr>
        </w:div>
        <w:div w:id="280721240">
          <w:marLeft w:val="480"/>
          <w:marRight w:val="0"/>
          <w:marTop w:val="0"/>
          <w:marBottom w:val="0"/>
          <w:divBdr>
            <w:top w:val="none" w:sz="0" w:space="0" w:color="auto"/>
            <w:left w:val="none" w:sz="0" w:space="0" w:color="auto"/>
            <w:bottom w:val="none" w:sz="0" w:space="0" w:color="auto"/>
            <w:right w:val="none" w:sz="0" w:space="0" w:color="auto"/>
          </w:divBdr>
        </w:div>
        <w:div w:id="322316166">
          <w:marLeft w:val="480"/>
          <w:marRight w:val="0"/>
          <w:marTop w:val="0"/>
          <w:marBottom w:val="0"/>
          <w:divBdr>
            <w:top w:val="none" w:sz="0" w:space="0" w:color="auto"/>
            <w:left w:val="none" w:sz="0" w:space="0" w:color="auto"/>
            <w:bottom w:val="none" w:sz="0" w:space="0" w:color="auto"/>
            <w:right w:val="none" w:sz="0" w:space="0" w:color="auto"/>
          </w:divBdr>
        </w:div>
        <w:div w:id="366609847">
          <w:marLeft w:val="480"/>
          <w:marRight w:val="0"/>
          <w:marTop w:val="0"/>
          <w:marBottom w:val="0"/>
          <w:divBdr>
            <w:top w:val="none" w:sz="0" w:space="0" w:color="auto"/>
            <w:left w:val="none" w:sz="0" w:space="0" w:color="auto"/>
            <w:bottom w:val="none" w:sz="0" w:space="0" w:color="auto"/>
            <w:right w:val="none" w:sz="0" w:space="0" w:color="auto"/>
          </w:divBdr>
        </w:div>
        <w:div w:id="410272879">
          <w:marLeft w:val="480"/>
          <w:marRight w:val="0"/>
          <w:marTop w:val="0"/>
          <w:marBottom w:val="0"/>
          <w:divBdr>
            <w:top w:val="none" w:sz="0" w:space="0" w:color="auto"/>
            <w:left w:val="none" w:sz="0" w:space="0" w:color="auto"/>
            <w:bottom w:val="none" w:sz="0" w:space="0" w:color="auto"/>
            <w:right w:val="none" w:sz="0" w:space="0" w:color="auto"/>
          </w:divBdr>
        </w:div>
        <w:div w:id="525099522">
          <w:marLeft w:val="480"/>
          <w:marRight w:val="0"/>
          <w:marTop w:val="0"/>
          <w:marBottom w:val="0"/>
          <w:divBdr>
            <w:top w:val="none" w:sz="0" w:space="0" w:color="auto"/>
            <w:left w:val="none" w:sz="0" w:space="0" w:color="auto"/>
            <w:bottom w:val="none" w:sz="0" w:space="0" w:color="auto"/>
            <w:right w:val="none" w:sz="0" w:space="0" w:color="auto"/>
          </w:divBdr>
        </w:div>
        <w:div w:id="643703119">
          <w:marLeft w:val="480"/>
          <w:marRight w:val="0"/>
          <w:marTop w:val="0"/>
          <w:marBottom w:val="0"/>
          <w:divBdr>
            <w:top w:val="none" w:sz="0" w:space="0" w:color="auto"/>
            <w:left w:val="none" w:sz="0" w:space="0" w:color="auto"/>
            <w:bottom w:val="none" w:sz="0" w:space="0" w:color="auto"/>
            <w:right w:val="none" w:sz="0" w:space="0" w:color="auto"/>
          </w:divBdr>
        </w:div>
        <w:div w:id="646279756">
          <w:marLeft w:val="480"/>
          <w:marRight w:val="0"/>
          <w:marTop w:val="0"/>
          <w:marBottom w:val="0"/>
          <w:divBdr>
            <w:top w:val="none" w:sz="0" w:space="0" w:color="auto"/>
            <w:left w:val="none" w:sz="0" w:space="0" w:color="auto"/>
            <w:bottom w:val="none" w:sz="0" w:space="0" w:color="auto"/>
            <w:right w:val="none" w:sz="0" w:space="0" w:color="auto"/>
          </w:divBdr>
        </w:div>
        <w:div w:id="890112812">
          <w:marLeft w:val="480"/>
          <w:marRight w:val="0"/>
          <w:marTop w:val="0"/>
          <w:marBottom w:val="0"/>
          <w:divBdr>
            <w:top w:val="none" w:sz="0" w:space="0" w:color="auto"/>
            <w:left w:val="none" w:sz="0" w:space="0" w:color="auto"/>
            <w:bottom w:val="none" w:sz="0" w:space="0" w:color="auto"/>
            <w:right w:val="none" w:sz="0" w:space="0" w:color="auto"/>
          </w:divBdr>
        </w:div>
        <w:div w:id="913465638">
          <w:marLeft w:val="480"/>
          <w:marRight w:val="0"/>
          <w:marTop w:val="0"/>
          <w:marBottom w:val="0"/>
          <w:divBdr>
            <w:top w:val="none" w:sz="0" w:space="0" w:color="auto"/>
            <w:left w:val="none" w:sz="0" w:space="0" w:color="auto"/>
            <w:bottom w:val="none" w:sz="0" w:space="0" w:color="auto"/>
            <w:right w:val="none" w:sz="0" w:space="0" w:color="auto"/>
          </w:divBdr>
        </w:div>
        <w:div w:id="1050106465">
          <w:marLeft w:val="480"/>
          <w:marRight w:val="0"/>
          <w:marTop w:val="0"/>
          <w:marBottom w:val="0"/>
          <w:divBdr>
            <w:top w:val="none" w:sz="0" w:space="0" w:color="auto"/>
            <w:left w:val="none" w:sz="0" w:space="0" w:color="auto"/>
            <w:bottom w:val="none" w:sz="0" w:space="0" w:color="auto"/>
            <w:right w:val="none" w:sz="0" w:space="0" w:color="auto"/>
          </w:divBdr>
        </w:div>
        <w:div w:id="1069765008">
          <w:marLeft w:val="480"/>
          <w:marRight w:val="0"/>
          <w:marTop w:val="0"/>
          <w:marBottom w:val="0"/>
          <w:divBdr>
            <w:top w:val="none" w:sz="0" w:space="0" w:color="auto"/>
            <w:left w:val="none" w:sz="0" w:space="0" w:color="auto"/>
            <w:bottom w:val="none" w:sz="0" w:space="0" w:color="auto"/>
            <w:right w:val="none" w:sz="0" w:space="0" w:color="auto"/>
          </w:divBdr>
        </w:div>
        <w:div w:id="1115755002">
          <w:marLeft w:val="480"/>
          <w:marRight w:val="0"/>
          <w:marTop w:val="0"/>
          <w:marBottom w:val="0"/>
          <w:divBdr>
            <w:top w:val="none" w:sz="0" w:space="0" w:color="auto"/>
            <w:left w:val="none" w:sz="0" w:space="0" w:color="auto"/>
            <w:bottom w:val="none" w:sz="0" w:space="0" w:color="auto"/>
            <w:right w:val="none" w:sz="0" w:space="0" w:color="auto"/>
          </w:divBdr>
        </w:div>
        <w:div w:id="1165167146">
          <w:marLeft w:val="480"/>
          <w:marRight w:val="0"/>
          <w:marTop w:val="0"/>
          <w:marBottom w:val="0"/>
          <w:divBdr>
            <w:top w:val="none" w:sz="0" w:space="0" w:color="auto"/>
            <w:left w:val="none" w:sz="0" w:space="0" w:color="auto"/>
            <w:bottom w:val="none" w:sz="0" w:space="0" w:color="auto"/>
            <w:right w:val="none" w:sz="0" w:space="0" w:color="auto"/>
          </w:divBdr>
        </w:div>
        <w:div w:id="1187712590">
          <w:marLeft w:val="480"/>
          <w:marRight w:val="0"/>
          <w:marTop w:val="0"/>
          <w:marBottom w:val="0"/>
          <w:divBdr>
            <w:top w:val="none" w:sz="0" w:space="0" w:color="auto"/>
            <w:left w:val="none" w:sz="0" w:space="0" w:color="auto"/>
            <w:bottom w:val="none" w:sz="0" w:space="0" w:color="auto"/>
            <w:right w:val="none" w:sz="0" w:space="0" w:color="auto"/>
          </w:divBdr>
        </w:div>
        <w:div w:id="1212037187">
          <w:marLeft w:val="480"/>
          <w:marRight w:val="0"/>
          <w:marTop w:val="0"/>
          <w:marBottom w:val="0"/>
          <w:divBdr>
            <w:top w:val="none" w:sz="0" w:space="0" w:color="auto"/>
            <w:left w:val="none" w:sz="0" w:space="0" w:color="auto"/>
            <w:bottom w:val="none" w:sz="0" w:space="0" w:color="auto"/>
            <w:right w:val="none" w:sz="0" w:space="0" w:color="auto"/>
          </w:divBdr>
        </w:div>
        <w:div w:id="1226143003">
          <w:marLeft w:val="480"/>
          <w:marRight w:val="0"/>
          <w:marTop w:val="0"/>
          <w:marBottom w:val="0"/>
          <w:divBdr>
            <w:top w:val="none" w:sz="0" w:space="0" w:color="auto"/>
            <w:left w:val="none" w:sz="0" w:space="0" w:color="auto"/>
            <w:bottom w:val="none" w:sz="0" w:space="0" w:color="auto"/>
            <w:right w:val="none" w:sz="0" w:space="0" w:color="auto"/>
          </w:divBdr>
        </w:div>
        <w:div w:id="1291401166">
          <w:marLeft w:val="480"/>
          <w:marRight w:val="0"/>
          <w:marTop w:val="0"/>
          <w:marBottom w:val="0"/>
          <w:divBdr>
            <w:top w:val="none" w:sz="0" w:space="0" w:color="auto"/>
            <w:left w:val="none" w:sz="0" w:space="0" w:color="auto"/>
            <w:bottom w:val="none" w:sz="0" w:space="0" w:color="auto"/>
            <w:right w:val="none" w:sz="0" w:space="0" w:color="auto"/>
          </w:divBdr>
        </w:div>
        <w:div w:id="1333606732">
          <w:marLeft w:val="480"/>
          <w:marRight w:val="0"/>
          <w:marTop w:val="0"/>
          <w:marBottom w:val="0"/>
          <w:divBdr>
            <w:top w:val="none" w:sz="0" w:space="0" w:color="auto"/>
            <w:left w:val="none" w:sz="0" w:space="0" w:color="auto"/>
            <w:bottom w:val="none" w:sz="0" w:space="0" w:color="auto"/>
            <w:right w:val="none" w:sz="0" w:space="0" w:color="auto"/>
          </w:divBdr>
        </w:div>
        <w:div w:id="1457139684">
          <w:marLeft w:val="480"/>
          <w:marRight w:val="0"/>
          <w:marTop w:val="0"/>
          <w:marBottom w:val="0"/>
          <w:divBdr>
            <w:top w:val="none" w:sz="0" w:space="0" w:color="auto"/>
            <w:left w:val="none" w:sz="0" w:space="0" w:color="auto"/>
            <w:bottom w:val="none" w:sz="0" w:space="0" w:color="auto"/>
            <w:right w:val="none" w:sz="0" w:space="0" w:color="auto"/>
          </w:divBdr>
        </w:div>
        <w:div w:id="1515612184">
          <w:marLeft w:val="480"/>
          <w:marRight w:val="0"/>
          <w:marTop w:val="0"/>
          <w:marBottom w:val="0"/>
          <w:divBdr>
            <w:top w:val="none" w:sz="0" w:space="0" w:color="auto"/>
            <w:left w:val="none" w:sz="0" w:space="0" w:color="auto"/>
            <w:bottom w:val="none" w:sz="0" w:space="0" w:color="auto"/>
            <w:right w:val="none" w:sz="0" w:space="0" w:color="auto"/>
          </w:divBdr>
        </w:div>
        <w:div w:id="1782646785">
          <w:marLeft w:val="480"/>
          <w:marRight w:val="0"/>
          <w:marTop w:val="0"/>
          <w:marBottom w:val="0"/>
          <w:divBdr>
            <w:top w:val="none" w:sz="0" w:space="0" w:color="auto"/>
            <w:left w:val="none" w:sz="0" w:space="0" w:color="auto"/>
            <w:bottom w:val="none" w:sz="0" w:space="0" w:color="auto"/>
            <w:right w:val="none" w:sz="0" w:space="0" w:color="auto"/>
          </w:divBdr>
        </w:div>
        <w:div w:id="1784494848">
          <w:marLeft w:val="480"/>
          <w:marRight w:val="0"/>
          <w:marTop w:val="0"/>
          <w:marBottom w:val="0"/>
          <w:divBdr>
            <w:top w:val="none" w:sz="0" w:space="0" w:color="auto"/>
            <w:left w:val="none" w:sz="0" w:space="0" w:color="auto"/>
            <w:bottom w:val="none" w:sz="0" w:space="0" w:color="auto"/>
            <w:right w:val="none" w:sz="0" w:space="0" w:color="auto"/>
          </w:divBdr>
        </w:div>
        <w:div w:id="1791588337">
          <w:marLeft w:val="480"/>
          <w:marRight w:val="0"/>
          <w:marTop w:val="0"/>
          <w:marBottom w:val="0"/>
          <w:divBdr>
            <w:top w:val="none" w:sz="0" w:space="0" w:color="auto"/>
            <w:left w:val="none" w:sz="0" w:space="0" w:color="auto"/>
            <w:bottom w:val="none" w:sz="0" w:space="0" w:color="auto"/>
            <w:right w:val="none" w:sz="0" w:space="0" w:color="auto"/>
          </w:divBdr>
        </w:div>
        <w:div w:id="1852639693">
          <w:marLeft w:val="480"/>
          <w:marRight w:val="0"/>
          <w:marTop w:val="0"/>
          <w:marBottom w:val="0"/>
          <w:divBdr>
            <w:top w:val="none" w:sz="0" w:space="0" w:color="auto"/>
            <w:left w:val="none" w:sz="0" w:space="0" w:color="auto"/>
            <w:bottom w:val="none" w:sz="0" w:space="0" w:color="auto"/>
            <w:right w:val="none" w:sz="0" w:space="0" w:color="auto"/>
          </w:divBdr>
        </w:div>
        <w:div w:id="1918204181">
          <w:marLeft w:val="480"/>
          <w:marRight w:val="0"/>
          <w:marTop w:val="0"/>
          <w:marBottom w:val="0"/>
          <w:divBdr>
            <w:top w:val="none" w:sz="0" w:space="0" w:color="auto"/>
            <w:left w:val="none" w:sz="0" w:space="0" w:color="auto"/>
            <w:bottom w:val="none" w:sz="0" w:space="0" w:color="auto"/>
            <w:right w:val="none" w:sz="0" w:space="0" w:color="auto"/>
          </w:divBdr>
        </w:div>
        <w:div w:id="1981373787">
          <w:marLeft w:val="480"/>
          <w:marRight w:val="0"/>
          <w:marTop w:val="0"/>
          <w:marBottom w:val="0"/>
          <w:divBdr>
            <w:top w:val="none" w:sz="0" w:space="0" w:color="auto"/>
            <w:left w:val="none" w:sz="0" w:space="0" w:color="auto"/>
            <w:bottom w:val="none" w:sz="0" w:space="0" w:color="auto"/>
            <w:right w:val="none" w:sz="0" w:space="0" w:color="auto"/>
          </w:divBdr>
        </w:div>
      </w:divsChild>
    </w:div>
    <w:div w:id="1707172379">
      <w:bodyDiv w:val="1"/>
      <w:marLeft w:val="0"/>
      <w:marRight w:val="0"/>
      <w:marTop w:val="0"/>
      <w:marBottom w:val="0"/>
      <w:divBdr>
        <w:top w:val="none" w:sz="0" w:space="0" w:color="auto"/>
        <w:left w:val="none" w:sz="0" w:space="0" w:color="auto"/>
        <w:bottom w:val="none" w:sz="0" w:space="0" w:color="auto"/>
        <w:right w:val="none" w:sz="0" w:space="0" w:color="auto"/>
      </w:divBdr>
    </w:div>
    <w:div w:id="1716076360">
      <w:bodyDiv w:val="1"/>
      <w:marLeft w:val="0"/>
      <w:marRight w:val="0"/>
      <w:marTop w:val="0"/>
      <w:marBottom w:val="0"/>
      <w:divBdr>
        <w:top w:val="none" w:sz="0" w:space="0" w:color="auto"/>
        <w:left w:val="none" w:sz="0" w:space="0" w:color="auto"/>
        <w:bottom w:val="none" w:sz="0" w:space="0" w:color="auto"/>
        <w:right w:val="none" w:sz="0" w:space="0" w:color="auto"/>
      </w:divBdr>
      <w:divsChild>
        <w:div w:id="104345675">
          <w:marLeft w:val="480"/>
          <w:marRight w:val="0"/>
          <w:marTop w:val="0"/>
          <w:marBottom w:val="0"/>
          <w:divBdr>
            <w:top w:val="none" w:sz="0" w:space="0" w:color="auto"/>
            <w:left w:val="none" w:sz="0" w:space="0" w:color="auto"/>
            <w:bottom w:val="none" w:sz="0" w:space="0" w:color="auto"/>
            <w:right w:val="none" w:sz="0" w:space="0" w:color="auto"/>
          </w:divBdr>
        </w:div>
        <w:div w:id="153302213">
          <w:marLeft w:val="480"/>
          <w:marRight w:val="0"/>
          <w:marTop w:val="0"/>
          <w:marBottom w:val="0"/>
          <w:divBdr>
            <w:top w:val="none" w:sz="0" w:space="0" w:color="auto"/>
            <w:left w:val="none" w:sz="0" w:space="0" w:color="auto"/>
            <w:bottom w:val="none" w:sz="0" w:space="0" w:color="auto"/>
            <w:right w:val="none" w:sz="0" w:space="0" w:color="auto"/>
          </w:divBdr>
        </w:div>
        <w:div w:id="186457023">
          <w:marLeft w:val="480"/>
          <w:marRight w:val="0"/>
          <w:marTop w:val="0"/>
          <w:marBottom w:val="0"/>
          <w:divBdr>
            <w:top w:val="none" w:sz="0" w:space="0" w:color="auto"/>
            <w:left w:val="none" w:sz="0" w:space="0" w:color="auto"/>
            <w:bottom w:val="none" w:sz="0" w:space="0" w:color="auto"/>
            <w:right w:val="none" w:sz="0" w:space="0" w:color="auto"/>
          </w:divBdr>
        </w:div>
        <w:div w:id="315300271">
          <w:marLeft w:val="480"/>
          <w:marRight w:val="0"/>
          <w:marTop w:val="0"/>
          <w:marBottom w:val="0"/>
          <w:divBdr>
            <w:top w:val="none" w:sz="0" w:space="0" w:color="auto"/>
            <w:left w:val="none" w:sz="0" w:space="0" w:color="auto"/>
            <w:bottom w:val="none" w:sz="0" w:space="0" w:color="auto"/>
            <w:right w:val="none" w:sz="0" w:space="0" w:color="auto"/>
          </w:divBdr>
        </w:div>
        <w:div w:id="341931917">
          <w:marLeft w:val="480"/>
          <w:marRight w:val="0"/>
          <w:marTop w:val="0"/>
          <w:marBottom w:val="0"/>
          <w:divBdr>
            <w:top w:val="none" w:sz="0" w:space="0" w:color="auto"/>
            <w:left w:val="none" w:sz="0" w:space="0" w:color="auto"/>
            <w:bottom w:val="none" w:sz="0" w:space="0" w:color="auto"/>
            <w:right w:val="none" w:sz="0" w:space="0" w:color="auto"/>
          </w:divBdr>
        </w:div>
        <w:div w:id="367145849">
          <w:marLeft w:val="480"/>
          <w:marRight w:val="0"/>
          <w:marTop w:val="0"/>
          <w:marBottom w:val="0"/>
          <w:divBdr>
            <w:top w:val="none" w:sz="0" w:space="0" w:color="auto"/>
            <w:left w:val="none" w:sz="0" w:space="0" w:color="auto"/>
            <w:bottom w:val="none" w:sz="0" w:space="0" w:color="auto"/>
            <w:right w:val="none" w:sz="0" w:space="0" w:color="auto"/>
          </w:divBdr>
        </w:div>
        <w:div w:id="466626151">
          <w:marLeft w:val="480"/>
          <w:marRight w:val="0"/>
          <w:marTop w:val="0"/>
          <w:marBottom w:val="0"/>
          <w:divBdr>
            <w:top w:val="none" w:sz="0" w:space="0" w:color="auto"/>
            <w:left w:val="none" w:sz="0" w:space="0" w:color="auto"/>
            <w:bottom w:val="none" w:sz="0" w:space="0" w:color="auto"/>
            <w:right w:val="none" w:sz="0" w:space="0" w:color="auto"/>
          </w:divBdr>
        </w:div>
        <w:div w:id="576134085">
          <w:marLeft w:val="480"/>
          <w:marRight w:val="0"/>
          <w:marTop w:val="0"/>
          <w:marBottom w:val="0"/>
          <w:divBdr>
            <w:top w:val="none" w:sz="0" w:space="0" w:color="auto"/>
            <w:left w:val="none" w:sz="0" w:space="0" w:color="auto"/>
            <w:bottom w:val="none" w:sz="0" w:space="0" w:color="auto"/>
            <w:right w:val="none" w:sz="0" w:space="0" w:color="auto"/>
          </w:divBdr>
        </w:div>
        <w:div w:id="619528553">
          <w:marLeft w:val="480"/>
          <w:marRight w:val="0"/>
          <w:marTop w:val="0"/>
          <w:marBottom w:val="0"/>
          <w:divBdr>
            <w:top w:val="none" w:sz="0" w:space="0" w:color="auto"/>
            <w:left w:val="none" w:sz="0" w:space="0" w:color="auto"/>
            <w:bottom w:val="none" w:sz="0" w:space="0" w:color="auto"/>
            <w:right w:val="none" w:sz="0" w:space="0" w:color="auto"/>
          </w:divBdr>
        </w:div>
        <w:div w:id="678314530">
          <w:marLeft w:val="480"/>
          <w:marRight w:val="0"/>
          <w:marTop w:val="0"/>
          <w:marBottom w:val="0"/>
          <w:divBdr>
            <w:top w:val="none" w:sz="0" w:space="0" w:color="auto"/>
            <w:left w:val="none" w:sz="0" w:space="0" w:color="auto"/>
            <w:bottom w:val="none" w:sz="0" w:space="0" w:color="auto"/>
            <w:right w:val="none" w:sz="0" w:space="0" w:color="auto"/>
          </w:divBdr>
        </w:div>
        <w:div w:id="685792224">
          <w:marLeft w:val="480"/>
          <w:marRight w:val="0"/>
          <w:marTop w:val="0"/>
          <w:marBottom w:val="0"/>
          <w:divBdr>
            <w:top w:val="none" w:sz="0" w:space="0" w:color="auto"/>
            <w:left w:val="none" w:sz="0" w:space="0" w:color="auto"/>
            <w:bottom w:val="none" w:sz="0" w:space="0" w:color="auto"/>
            <w:right w:val="none" w:sz="0" w:space="0" w:color="auto"/>
          </w:divBdr>
        </w:div>
        <w:div w:id="691230100">
          <w:marLeft w:val="480"/>
          <w:marRight w:val="0"/>
          <w:marTop w:val="0"/>
          <w:marBottom w:val="0"/>
          <w:divBdr>
            <w:top w:val="none" w:sz="0" w:space="0" w:color="auto"/>
            <w:left w:val="none" w:sz="0" w:space="0" w:color="auto"/>
            <w:bottom w:val="none" w:sz="0" w:space="0" w:color="auto"/>
            <w:right w:val="none" w:sz="0" w:space="0" w:color="auto"/>
          </w:divBdr>
        </w:div>
        <w:div w:id="899634501">
          <w:marLeft w:val="480"/>
          <w:marRight w:val="0"/>
          <w:marTop w:val="0"/>
          <w:marBottom w:val="0"/>
          <w:divBdr>
            <w:top w:val="none" w:sz="0" w:space="0" w:color="auto"/>
            <w:left w:val="none" w:sz="0" w:space="0" w:color="auto"/>
            <w:bottom w:val="none" w:sz="0" w:space="0" w:color="auto"/>
            <w:right w:val="none" w:sz="0" w:space="0" w:color="auto"/>
          </w:divBdr>
        </w:div>
        <w:div w:id="905722408">
          <w:marLeft w:val="480"/>
          <w:marRight w:val="0"/>
          <w:marTop w:val="0"/>
          <w:marBottom w:val="0"/>
          <w:divBdr>
            <w:top w:val="none" w:sz="0" w:space="0" w:color="auto"/>
            <w:left w:val="none" w:sz="0" w:space="0" w:color="auto"/>
            <w:bottom w:val="none" w:sz="0" w:space="0" w:color="auto"/>
            <w:right w:val="none" w:sz="0" w:space="0" w:color="auto"/>
          </w:divBdr>
        </w:div>
        <w:div w:id="920260437">
          <w:marLeft w:val="480"/>
          <w:marRight w:val="0"/>
          <w:marTop w:val="0"/>
          <w:marBottom w:val="0"/>
          <w:divBdr>
            <w:top w:val="none" w:sz="0" w:space="0" w:color="auto"/>
            <w:left w:val="none" w:sz="0" w:space="0" w:color="auto"/>
            <w:bottom w:val="none" w:sz="0" w:space="0" w:color="auto"/>
            <w:right w:val="none" w:sz="0" w:space="0" w:color="auto"/>
          </w:divBdr>
        </w:div>
        <w:div w:id="954099064">
          <w:marLeft w:val="480"/>
          <w:marRight w:val="0"/>
          <w:marTop w:val="0"/>
          <w:marBottom w:val="0"/>
          <w:divBdr>
            <w:top w:val="none" w:sz="0" w:space="0" w:color="auto"/>
            <w:left w:val="none" w:sz="0" w:space="0" w:color="auto"/>
            <w:bottom w:val="none" w:sz="0" w:space="0" w:color="auto"/>
            <w:right w:val="none" w:sz="0" w:space="0" w:color="auto"/>
          </w:divBdr>
        </w:div>
        <w:div w:id="1031032755">
          <w:marLeft w:val="480"/>
          <w:marRight w:val="0"/>
          <w:marTop w:val="0"/>
          <w:marBottom w:val="0"/>
          <w:divBdr>
            <w:top w:val="none" w:sz="0" w:space="0" w:color="auto"/>
            <w:left w:val="none" w:sz="0" w:space="0" w:color="auto"/>
            <w:bottom w:val="none" w:sz="0" w:space="0" w:color="auto"/>
            <w:right w:val="none" w:sz="0" w:space="0" w:color="auto"/>
          </w:divBdr>
        </w:div>
        <w:div w:id="1062944745">
          <w:marLeft w:val="480"/>
          <w:marRight w:val="0"/>
          <w:marTop w:val="0"/>
          <w:marBottom w:val="0"/>
          <w:divBdr>
            <w:top w:val="none" w:sz="0" w:space="0" w:color="auto"/>
            <w:left w:val="none" w:sz="0" w:space="0" w:color="auto"/>
            <w:bottom w:val="none" w:sz="0" w:space="0" w:color="auto"/>
            <w:right w:val="none" w:sz="0" w:space="0" w:color="auto"/>
          </w:divBdr>
        </w:div>
        <w:div w:id="1079979791">
          <w:marLeft w:val="480"/>
          <w:marRight w:val="0"/>
          <w:marTop w:val="0"/>
          <w:marBottom w:val="0"/>
          <w:divBdr>
            <w:top w:val="none" w:sz="0" w:space="0" w:color="auto"/>
            <w:left w:val="none" w:sz="0" w:space="0" w:color="auto"/>
            <w:bottom w:val="none" w:sz="0" w:space="0" w:color="auto"/>
            <w:right w:val="none" w:sz="0" w:space="0" w:color="auto"/>
          </w:divBdr>
        </w:div>
        <w:div w:id="1098990697">
          <w:marLeft w:val="480"/>
          <w:marRight w:val="0"/>
          <w:marTop w:val="0"/>
          <w:marBottom w:val="0"/>
          <w:divBdr>
            <w:top w:val="none" w:sz="0" w:space="0" w:color="auto"/>
            <w:left w:val="none" w:sz="0" w:space="0" w:color="auto"/>
            <w:bottom w:val="none" w:sz="0" w:space="0" w:color="auto"/>
            <w:right w:val="none" w:sz="0" w:space="0" w:color="auto"/>
          </w:divBdr>
        </w:div>
        <w:div w:id="1105729720">
          <w:marLeft w:val="480"/>
          <w:marRight w:val="0"/>
          <w:marTop w:val="0"/>
          <w:marBottom w:val="0"/>
          <w:divBdr>
            <w:top w:val="none" w:sz="0" w:space="0" w:color="auto"/>
            <w:left w:val="none" w:sz="0" w:space="0" w:color="auto"/>
            <w:bottom w:val="none" w:sz="0" w:space="0" w:color="auto"/>
            <w:right w:val="none" w:sz="0" w:space="0" w:color="auto"/>
          </w:divBdr>
        </w:div>
        <w:div w:id="1148126795">
          <w:marLeft w:val="480"/>
          <w:marRight w:val="0"/>
          <w:marTop w:val="0"/>
          <w:marBottom w:val="0"/>
          <w:divBdr>
            <w:top w:val="none" w:sz="0" w:space="0" w:color="auto"/>
            <w:left w:val="none" w:sz="0" w:space="0" w:color="auto"/>
            <w:bottom w:val="none" w:sz="0" w:space="0" w:color="auto"/>
            <w:right w:val="none" w:sz="0" w:space="0" w:color="auto"/>
          </w:divBdr>
        </w:div>
        <w:div w:id="1164586761">
          <w:marLeft w:val="480"/>
          <w:marRight w:val="0"/>
          <w:marTop w:val="0"/>
          <w:marBottom w:val="0"/>
          <w:divBdr>
            <w:top w:val="none" w:sz="0" w:space="0" w:color="auto"/>
            <w:left w:val="none" w:sz="0" w:space="0" w:color="auto"/>
            <w:bottom w:val="none" w:sz="0" w:space="0" w:color="auto"/>
            <w:right w:val="none" w:sz="0" w:space="0" w:color="auto"/>
          </w:divBdr>
        </w:div>
        <w:div w:id="1167987563">
          <w:marLeft w:val="480"/>
          <w:marRight w:val="0"/>
          <w:marTop w:val="0"/>
          <w:marBottom w:val="0"/>
          <w:divBdr>
            <w:top w:val="none" w:sz="0" w:space="0" w:color="auto"/>
            <w:left w:val="none" w:sz="0" w:space="0" w:color="auto"/>
            <w:bottom w:val="none" w:sz="0" w:space="0" w:color="auto"/>
            <w:right w:val="none" w:sz="0" w:space="0" w:color="auto"/>
          </w:divBdr>
        </w:div>
        <w:div w:id="1228766798">
          <w:marLeft w:val="480"/>
          <w:marRight w:val="0"/>
          <w:marTop w:val="0"/>
          <w:marBottom w:val="0"/>
          <w:divBdr>
            <w:top w:val="none" w:sz="0" w:space="0" w:color="auto"/>
            <w:left w:val="none" w:sz="0" w:space="0" w:color="auto"/>
            <w:bottom w:val="none" w:sz="0" w:space="0" w:color="auto"/>
            <w:right w:val="none" w:sz="0" w:space="0" w:color="auto"/>
          </w:divBdr>
        </w:div>
        <w:div w:id="1252197130">
          <w:marLeft w:val="480"/>
          <w:marRight w:val="0"/>
          <w:marTop w:val="0"/>
          <w:marBottom w:val="0"/>
          <w:divBdr>
            <w:top w:val="none" w:sz="0" w:space="0" w:color="auto"/>
            <w:left w:val="none" w:sz="0" w:space="0" w:color="auto"/>
            <w:bottom w:val="none" w:sz="0" w:space="0" w:color="auto"/>
            <w:right w:val="none" w:sz="0" w:space="0" w:color="auto"/>
          </w:divBdr>
        </w:div>
        <w:div w:id="1293707837">
          <w:marLeft w:val="480"/>
          <w:marRight w:val="0"/>
          <w:marTop w:val="0"/>
          <w:marBottom w:val="0"/>
          <w:divBdr>
            <w:top w:val="none" w:sz="0" w:space="0" w:color="auto"/>
            <w:left w:val="none" w:sz="0" w:space="0" w:color="auto"/>
            <w:bottom w:val="none" w:sz="0" w:space="0" w:color="auto"/>
            <w:right w:val="none" w:sz="0" w:space="0" w:color="auto"/>
          </w:divBdr>
        </w:div>
        <w:div w:id="1434328173">
          <w:marLeft w:val="480"/>
          <w:marRight w:val="0"/>
          <w:marTop w:val="0"/>
          <w:marBottom w:val="0"/>
          <w:divBdr>
            <w:top w:val="none" w:sz="0" w:space="0" w:color="auto"/>
            <w:left w:val="none" w:sz="0" w:space="0" w:color="auto"/>
            <w:bottom w:val="none" w:sz="0" w:space="0" w:color="auto"/>
            <w:right w:val="none" w:sz="0" w:space="0" w:color="auto"/>
          </w:divBdr>
        </w:div>
        <w:div w:id="1461263511">
          <w:marLeft w:val="480"/>
          <w:marRight w:val="0"/>
          <w:marTop w:val="0"/>
          <w:marBottom w:val="0"/>
          <w:divBdr>
            <w:top w:val="none" w:sz="0" w:space="0" w:color="auto"/>
            <w:left w:val="none" w:sz="0" w:space="0" w:color="auto"/>
            <w:bottom w:val="none" w:sz="0" w:space="0" w:color="auto"/>
            <w:right w:val="none" w:sz="0" w:space="0" w:color="auto"/>
          </w:divBdr>
        </w:div>
        <w:div w:id="1522671150">
          <w:marLeft w:val="480"/>
          <w:marRight w:val="0"/>
          <w:marTop w:val="0"/>
          <w:marBottom w:val="0"/>
          <w:divBdr>
            <w:top w:val="none" w:sz="0" w:space="0" w:color="auto"/>
            <w:left w:val="none" w:sz="0" w:space="0" w:color="auto"/>
            <w:bottom w:val="none" w:sz="0" w:space="0" w:color="auto"/>
            <w:right w:val="none" w:sz="0" w:space="0" w:color="auto"/>
          </w:divBdr>
        </w:div>
        <w:div w:id="1602763660">
          <w:marLeft w:val="480"/>
          <w:marRight w:val="0"/>
          <w:marTop w:val="0"/>
          <w:marBottom w:val="0"/>
          <w:divBdr>
            <w:top w:val="none" w:sz="0" w:space="0" w:color="auto"/>
            <w:left w:val="none" w:sz="0" w:space="0" w:color="auto"/>
            <w:bottom w:val="none" w:sz="0" w:space="0" w:color="auto"/>
            <w:right w:val="none" w:sz="0" w:space="0" w:color="auto"/>
          </w:divBdr>
        </w:div>
        <w:div w:id="1638366838">
          <w:marLeft w:val="480"/>
          <w:marRight w:val="0"/>
          <w:marTop w:val="0"/>
          <w:marBottom w:val="0"/>
          <w:divBdr>
            <w:top w:val="none" w:sz="0" w:space="0" w:color="auto"/>
            <w:left w:val="none" w:sz="0" w:space="0" w:color="auto"/>
            <w:bottom w:val="none" w:sz="0" w:space="0" w:color="auto"/>
            <w:right w:val="none" w:sz="0" w:space="0" w:color="auto"/>
          </w:divBdr>
        </w:div>
        <w:div w:id="1644383484">
          <w:marLeft w:val="480"/>
          <w:marRight w:val="0"/>
          <w:marTop w:val="0"/>
          <w:marBottom w:val="0"/>
          <w:divBdr>
            <w:top w:val="none" w:sz="0" w:space="0" w:color="auto"/>
            <w:left w:val="none" w:sz="0" w:space="0" w:color="auto"/>
            <w:bottom w:val="none" w:sz="0" w:space="0" w:color="auto"/>
            <w:right w:val="none" w:sz="0" w:space="0" w:color="auto"/>
          </w:divBdr>
        </w:div>
        <w:div w:id="1739278370">
          <w:marLeft w:val="480"/>
          <w:marRight w:val="0"/>
          <w:marTop w:val="0"/>
          <w:marBottom w:val="0"/>
          <w:divBdr>
            <w:top w:val="none" w:sz="0" w:space="0" w:color="auto"/>
            <w:left w:val="none" w:sz="0" w:space="0" w:color="auto"/>
            <w:bottom w:val="none" w:sz="0" w:space="0" w:color="auto"/>
            <w:right w:val="none" w:sz="0" w:space="0" w:color="auto"/>
          </w:divBdr>
        </w:div>
        <w:div w:id="1927418346">
          <w:marLeft w:val="480"/>
          <w:marRight w:val="0"/>
          <w:marTop w:val="0"/>
          <w:marBottom w:val="0"/>
          <w:divBdr>
            <w:top w:val="none" w:sz="0" w:space="0" w:color="auto"/>
            <w:left w:val="none" w:sz="0" w:space="0" w:color="auto"/>
            <w:bottom w:val="none" w:sz="0" w:space="0" w:color="auto"/>
            <w:right w:val="none" w:sz="0" w:space="0" w:color="auto"/>
          </w:divBdr>
        </w:div>
        <w:div w:id="2104647319">
          <w:marLeft w:val="480"/>
          <w:marRight w:val="0"/>
          <w:marTop w:val="0"/>
          <w:marBottom w:val="0"/>
          <w:divBdr>
            <w:top w:val="none" w:sz="0" w:space="0" w:color="auto"/>
            <w:left w:val="none" w:sz="0" w:space="0" w:color="auto"/>
            <w:bottom w:val="none" w:sz="0" w:space="0" w:color="auto"/>
            <w:right w:val="none" w:sz="0" w:space="0" w:color="auto"/>
          </w:divBdr>
        </w:div>
      </w:divsChild>
    </w:div>
    <w:div w:id="1722361740">
      <w:bodyDiv w:val="1"/>
      <w:marLeft w:val="0"/>
      <w:marRight w:val="0"/>
      <w:marTop w:val="0"/>
      <w:marBottom w:val="0"/>
      <w:divBdr>
        <w:top w:val="none" w:sz="0" w:space="0" w:color="auto"/>
        <w:left w:val="none" w:sz="0" w:space="0" w:color="auto"/>
        <w:bottom w:val="none" w:sz="0" w:space="0" w:color="auto"/>
        <w:right w:val="none" w:sz="0" w:space="0" w:color="auto"/>
      </w:divBdr>
      <w:divsChild>
        <w:div w:id="4598763">
          <w:marLeft w:val="480"/>
          <w:marRight w:val="0"/>
          <w:marTop w:val="0"/>
          <w:marBottom w:val="0"/>
          <w:divBdr>
            <w:top w:val="none" w:sz="0" w:space="0" w:color="auto"/>
            <w:left w:val="none" w:sz="0" w:space="0" w:color="auto"/>
            <w:bottom w:val="none" w:sz="0" w:space="0" w:color="auto"/>
            <w:right w:val="none" w:sz="0" w:space="0" w:color="auto"/>
          </w:divBdr>
        </w:div>
        <w:div w:id="18749652">
          <w:marLeft w:val="480"/>
          <w:marRight w:val="0"/>
          <w:marTop w:val="0"/>
          <w:marBottom w:val="0"/>
          <w:divBdr>
            <w:top w:val="none" w:sz="0" w:space="0" w:color="auto"/>
            <w:left w:val="none" w:sz="0" w:space="0" w:color="auto"/>
            <w:bottom w:val="none" w:sz="0" w:space="0" w:color="auto"/>
            <w:right w:val="none" w:sz="0" w:space="0" w:color="auto"/>
          </w:divBdr>
        </w:div>
        <w:div w:id="24327441">
          <w:marLeft w:val="480"/>
          <w:marRight w:val="0"/>
          <w:marTop w:val="0"/>
          <w:marBottom w:val="0"/>
          <w:divBdr>
            <w:top w:val="none" w:sz="0" w:space="0" w:color="auto"/>
            <w:left w:val="none" w:sz="0" w:space="0" w:color="auto"/>
            <w:bottom w:val="none" w:sz="0" w:space="0" w:color="auto"/>
            <w:right w:val="none" w:sz="0" w:space="0" w:color="auto"/>
          </w:divBdr>
        </w:div>
        <w:div w:id="30041165">
          <w:marLeft w:val="480"/>
          <w:marRight w:val="0"/>
          <w:marTop w:val="0"/>
          <w:marBottom w:val="0"/>
          <w:divBdr>
            <w:top w:val="none" w:sz="0" w:space="0" w:color="auto"/>
            <w:left w:val="none" w:sz="0" w:space="0" w:color="auto"/>
            <w:bottom w:val="none" w:sz="0" w:space="0" w:color="auto"/>
            <w:right w:val="none" w:sz="0" w:space="0" w:color="auto"/>
          </w:divBdr>
        </w:div>
        <w:div w:id="129446786">
          <w:marLeft w:val="480"/>
          <w:marRight w:val="0"/>
          <w:marTop w:val="0"/>
          <w:marBottom w:val="0"/>
          <w:divBdr>
            <w:top w:val="none" w:sz="0" w:space="0" w:color="auto"/>
            <w:left w:val="none" w:sz="0" w:space="0" w:color="auto"/>
            <w:bottom w:val="none" w:sz="0" w:space="0" w:color="auto"/>
            <w:right w:val="none" w:sz="0" w:space="0" w:color="auto"/>
          </w:divBdr>
        </w:div>
        <w:div w:id="149516710">
          <w:marLeft w:val="480"/>
          <w:marRight w:val="0"/>
          <w:marTop w:val="0"/>
          <w:marBottom w:val="0"/>
          <w:divBdr>
            <w:top w:val="none" w:sz="0" w:space="0" w:color="auto"/>
            <w:left w:val="none" w:sz="0" w:space="0" w:color="auto"/>
            <w:bottom w:val="none" w:sz="0" w:space="0" w:color="auto"/>
            <w:right w:val="none" w:sz="0" w:space="0" w:color="auto"/>
          </w:divBdr>
        </w:div>
        <w:div w:id="173107523">
          <w:marLeft w:val="480"/>
          <w:marRight w:val="0"/>
          <w:marTop w:val="0"/>
          <w:marBottom w:val="0"/>
          <w:divBdr>
            <w:top w:val="none" w:sz="0" w:space="0" w:color="auto"/>
            <w:left w:val="none" w:sz="0" w:space="0" w:color="auto"/>
            <w:bottom w:val="none" w:sz="0" w:space="0" w:color="auto"/>
            <w:right w:val="none" w:sz="0" w:space="0" w:color="auto"/>
          </w:divBdr>
        </w:div>
        <w:div w:id="255747182">
          <w:marLeft w:val="480"/>
          <w:marRight w:val="0"/>
          <w:marTop w:val="0"/>
          <w:marBottom w:val="0"/>
          <w:divBdr>
            <w:top w:val="none" w:sz="0" w:space="0" w:color="auto"/>
            <w:left w:val="none" w:sz="0" w:space="0" w:color="auto"/>
            <w:bottom w:val="none" w:sz="0" w:space="0" w:color="auto"/>
            <w:right w:val="none" w:sz="0" w:space="0" w:color="auto"/>
          </w:divBdr>
        </w:div>
        <w:div w:id="352461081">
          <w:marLeft w:val="480"/>
          <w:marRight w:val="0"/>
          <w:marTop w:val="0"/>
          <w:marBottom w:val="0"/>
          <w:divBdr>
            <w:top w:val="none" w:sz="0" w:space="0" w:color="auto"/>
            <w:left w:val="none" w:sz="0" w:space="0" w:color="auto"/>
            <w:bottom w:val="none" w:sz="0" w:space="0" w:color="auto"/>
            <w:right w:val="none" w:sz="0" w:space="0" w:color="auto"/>
          </w:divBdr>
        </w:div>
        <w:div w:id="352614597">
          <w:marLeft w:val="480"/>
          <w:marRight w:val="0"/>
          <w:marTop w:val="0"/>
          <w:marBottom w:val="0"/>
          <w:divBdr>
            <w:top w:val="none" w:sz="0" w:space="0" w:color="auto"/>
            <w:left w:val="none" w:sz="0" w:space="0" w:color="auto"/>
            <w:bottom w:val="none" w:sz="0" w:space="0" w:color="auto"/>
            <w:right w:val="none" w:sz="0" w:space="0" w:color="auto"/>
          </w:divBdr>
        </w:div>
        <w:div w:id="428503263">
          <w:marLeft w:val="480"/>
          <w:marRight w:val="0"/>
          <w:marTop w:val="0"/>
          <w:marBottom w:val="0"/>
          <w:divBdr>
            <w:top w:val="none" w:sz="0" w:space="0" w:color="auto"/>
            <w:left w:val="none" w:sz="0" w:space="0" w:color="auto"/>
            <w:bottom w:val="none" w:sz="0" w:space="0" w:color="auto"/>
            <w:right w:val="none" w:sz="0" w:space="0" w:color="auto"/>
          </w:divBdr>
        </w:div>
        <w:div w:id="683435378">
          <w:marLeft w:val="480"/>
          <w:marRight w:val="0"/>
          <w:marTop w:val="0"/>
          <w:marBottom w:val="0"/>
          <w:divBdr>
            <w:top w:val="none" w:sz="0" w:space="0" w:color="auto"/>
            <w:left w:val="none" w:sz="0" w:space="0" w:color="auto"/>
            <w:bottom w:val="none" w:sz="0" w:space="0" w:color="auto"/>
            <w:right w:val="none" w:sz="0" w:space="0" w:color="auto"/>
          </w:divBdr>
        </w:div>
        <w:div w:id="701977625">
          <w:marLeft w:val="480"/>
          <w:marRight w:val="0"/>
          <w:marTop w:val="0"/>
          <w:marBottom w:val="0"/>
          <w:divBdr>
            <w:top w:val="none" w:sz="0" w:space="0" w:color="auto"/>
            <w:left w:val="none" w:sz="0" w:space="0" w:color="auto"/>
            <w:bottom w:val="none" w:sz="0" w:space="0" w:color="auto"/>
            <w:right w:val="none" w:sz="0" w:space="0" w:color="auto"/>
          </w:divBdr>
        </w:div>
        <w:div w:id="725833321">
          <w:marLeft w:val="480"/>
          <w:marRight w:val="0"/>
          <w:marTop w:val="0"/>
          <w:marBottom w:val="0"/>
          <w:divBdr>
            <w:top w:val="none" w:sz="0" w:space="0" w:color="auto"/>
            <w:left w:val="none" w:sz="0" w:space="0" w:color="auto"/>
            <w:bottom w:val="none" w:sz="0" w:space="0" w:color="auto"/>
            <w:right w:val="none" w:sz="0" w:space="0" w:color="auto"/>
          </w:divBdr>
        </w:div>
        <w:div w:id="776216761">
          <w:marLeft w:val="480"/>
          <w:marRight w:val="0"/>
          <w:marTop w:val="0"/>
          <w:marBottom w:val="0"/>
          <w:divBdr>
            <w:top w:val="none" w:sz="0" w:space="0" w:color="auto"/>
            <w:left w:val="none" w:sz="0" w:space="0" w:color="auto"/>
            <w:bottom w:val="none" w:sz="0" w:space="0" w:color="auto"/>
            <w:right w:val="none" w:sz="0" w:space="0" w:color="auto"/>
          </w:divBdr>
        </w:div>
        <w:div w:id="997877155">
          <w:marLeft w:val="480"/>
          <w:marRight w:val="0"/>
          <w:marTop w:val="0"/>
          <w:marBottom w:val="0"/>
          <w:divBdr>
            <w:top w:val="none" w:sz="0" w:space="0" w:color="auto"/>
            <w:left w:val="none" w:sz="0" w:space="0" w:color="auto"/>
            <w:bottom w:val="none" w:sz="0" w:space="0" w:color="auto"/>
            <w:right w:val="none" w:sz="0" w:space="0" w:color="auto"/>
          </w:divBdr>
        </w:div>
        <w:div w:id="1027872625">
          <w:marLeft w:val="480"/>
          <w:marRight w:val="0"/>
          <w:marTop w:val="0"/>
          <w:marBottom w:val="0"/>
          <w:divBdr>
            <w:top w:val="none" w:sz="0" w:space="0" w:color="auto"/>
            <w:left w:val="none" w:sz="0" w:space="0" w:color="auto"/>
            <w:bottom w:val="none" w:sz="0" w:space="0" w:color="auto"/>
            <w:right w:val="none" w:sz="0" w:space="0" w:color="auto"/>
          </w:divBdr>
        </w:div>
        <w:div w:id="1091900058">
          <w:marLeft w:val="480"/>
          <w:marRight w:val="0"/>
          <w:marTop w:val="0"/>
          <w:marBottom w:val="0"/>
          <w:divBdr>
            <w:top w:val="none" w:sz="0" w:space="0" w:color="auto"/>
            <w:left w:val="none" w:sz="0" w:space="0" w:color="auto"/>
            <w:bottom w:val="none" w:sz="0" w:space="0" w:color="auto"/>
            <w:right w:val="none" w:sz="0" w:space="0" w:color="auto"/>
          </w:divBdr>
        </w:div>
        <w:div w:id="1135296691">
          <w:marLeft w:val="480"/>
          <w:marRight w:val="0"/>
          <w:marTop w:val="0"/>
          <w:marBottom w:val="0"/>
          <w:divBdr>
            <w:top w:val="none" w:sz="0" w:space="0" w:color="auto"/>
            <w:left w:val="none" w:sz="0" w:space="0" w:color="auto"/>
            <w:bottom w:val="none" w:sz="0" w:space="0" w:color="auto"/>
            <w:right w:val="none" w:sz="0" w:space="0" w:color="auto"/>
          </w:divBdr>
        </w:div>
        <w:div w:id="1177504278">
          <w:marLeft w:val="480"/>
          <w:marRight w:val="0"/>
          <w:marTop w:val="0"/>
          <w:marBottom w:val="0"/>
          <w:divBdr>
            <w:top w:val="none" w:sz="0" w:space="0" w:color="auto"/>
            <w:left w:val="none" w:sz="0" w:space="0" w:color="auto"/>
            <w:bottom w:val="none" w:sz="0" w:space="0" w:color="auto"/>
            <w:right w:val="none" w:sz="0" w:space="0" w:color="auto"/>
          </w:divBdr>
        </w:div>
        <w:div w:id="1353146868">
          <w:marLeft w:val="480"/>
          <w:marRight w:val="0"/>
          <w:marTop w:val="0"/>
          <w:marBottom w:val="0"/>
          <w:divBdr>
            <w:top w:val="none" w:sz="0" w:space="0" w:color="auto"/>
            <w:left w:val="none" w:sz="0" w:space="0" w:color="auto"/>
            <w:bottom w:val="none" w:sz="0" w:space="0" w:color="auto"/>
            <w:right w:val="none" w:sz="0" w:space="0" w:color="auto"/>
          </w:divBdr>
        </w:div>
        <w:div w:id="1398015934">
          <w:marLeft w:val="480"/>
          <w:marRight w:val="0"/>
          <w:marTop w:val="0"/>
          <w:marBottom w:val="0"/>
          <w:divBdr>
            <w:top w:val="none" w:sz="0" w:space="0" w:color="auto"/>
            <w:left w:val="none" w:sz="0" w:space="0" w:color="auto"/>
            <w:bottom w:val="none" w:sz="0" w:space="0" w:color="auto"/>
            <w:right w:val="none" w:sz="0" w:space="0" w:color="auto"/>
          </w:divBdr>
        </w:div>
        <w:div w:id="1584529433">
          <w:marLeft w:val="480"/>
          <w:marRight w:val="0"/>
          <w:marTop w:val="0"/>
          <w:marBottom w:val="0"/>
          <w:divBdr>
            <w:top w:val="none" w:sz="0" w:space="0" w:color="auto"/>
            <w:left w:val="none" w:sz="0" w:space="0" w:color="auto"/>
            <w:bottom w:val="none" w:sz="0" w:space="0" w:color="auto"/>
            <w:right w:val="none" w:sz="0" w:space="0" w:color="auto"/>
          </w:divBdr>
        </w:div>
        <w:div w:id="1602182020">
          <w:marLeft w:val="480"/>
          <w:marRight w:val="0"/>
          <w:marTop w:val="0"/>
          <w:marBottom w:val="0"/>
          <w:divBdr>
            <w:top w:val="none" w:sz="0" w:space="0" w:color="auto"/>
            <w:left w:val="none" w:sz="0" w:space="0" w:color="auto"/>
            <w:bottom w:val="none" w:sz="0" w:space="0" w:color="auto"/>
            <w:right w:val="none" w:sz="0" w:space="0" w:color="auto"/>
          </w:divBdr>
        </w:div>
        <w:div w:id="1751463977">
          <w:marLeft w:val="480"/>
          <w:marRight w:val="0"/>
          <w:marTop w:val="0"/>
          <w:marBottom w:val="0"/>
          <w:divBdr>
            <w:top w:val="none" w:sz="0" w:space="0" w:color="auto"/>
            <w:left w:val="none" w:sz="0" w:space="0" w:color="auto"/>
            <w:bottom w:val="none" w:sz="0" w:space="0" w:color="auto"/>
            <w:right w:val="none" w:sz="0" w:space="0" w:color="auto"/>
          </w:divBdr>
        </w:div>
        <w:div w:id="1881085440">
          <w:marLeft w:val="480"/>
          <w:marRight w:val="0"/>
          <w:marTop w:val="0"/>
          <w:marBottom w:val="0"/>
          <w:divBdr>
            <w:top w:val="none" w:sz="0" w:space="0" w:color="auto"/>
            <w:left w:val="none" w:sz="0" w:space="0" w:color="auto"/>
            <w:bottom w:val="none" w:sz="0" w:space="0" w:color="auto"/>
            <w:right w:val="none" w:sz="0" w:space="0" w:color="auto"/>
          </w:divBdr>
        </w:div>
        <w:div w:id="1932466415">
          <w:marLeft w:val="480"/>
          <w:marRight w:val="0"/>
          <w:marTop w:val="0"/>
          <w:marBottom w:val="0"/>
          <w:divBdr>
            <w:top w:val="none" w:sz="0" w:space="0" w:color="auto"/>
            <w:left w:val="none" w:sz="0" w:space="0" w:color="auto"/>
            <w:bottom w:val="none" w:sz="0" w:space="0" w:color="auto"/>
            <w:right w:val="none" w:sz="0" w:space="0" w:color="auto"/>
          </w:divBdr>
        </w:div>
        <w:div w:id="1959529358">
          <w:marLeft w:val="480"/>
          <w:marRight w:val="0"/>
          <w:marTop w:val="0"/>
          <w:marBottom w:val="0"/>
          <w:divBdr>
            <w:top w:val="none" w:sz="0" w:space="0" w:color="auto"/>
            <w:left w:val="none" w:sz="0" w:space="0" w:color="auto"/>
            <w:bottom w:val="none" w:sz="0" w:space="0" w:color="auto"/>
            <w:right w:val="none" w:sz="0" w:space="0" w:color="auto"/>
          </w:divBdr>
        </w:div>
        <w:div w:id="2079859416">
          <w:marLeft w:val="480"/>
          <w:marRight w:val="0"/>
          <w:marTop w:val="0"/>
          <w:marBottom w:val="0"/>
          <w:divBdr>
            <w:top w:val="none" w:sz="0" w:space="0" w:color="auto"/>
            <w:left w:val="none" w:sz="0" w:space="0" w:color="auto"/>
            <w:bottom w:val="none" w:sz="0" w:space="0" w:color="auto"/>
            <w:right w:val="none" w:sz="0" w:space="0" w:color="auto"/>
          </w:divBdr>
        </w:div>
      </w:divsChild>
    </w:div>
    <w:div w:id="1734428812">
      <w:bodyDiv w:val="1"/>
      <w:marLeft w:val="0"/>
      <w:marRight w:val="0"/>
      <w:marTop w:val="0"/>
      <w:marBottom w:val="0"/>
      <w:divBdr>
        <w:top w:val="none" w:sz="0" w:space="0" w:color="auto"/>
        <w:left w:val="none" w:sz="0" w:space="0" w:color="auto"/>
        <w:bottom w:val="none" w:sz="0" w:space="0" w:color="auto"/>
        <w:right w:val="none" w:sz="0" w:space="0" w:color="auto"/>
      </w:divBdr>
    </w:div>
    <w:div w:id="1734499397">
      <w:bodyDiv w:val="1"/>
      <w:marLeft w:val="0"/>
      <w:marRight w:val="0"/>
      <w:marTop w:val="0"/>
      <w:marBottom w:val="0"/>
      <w:divBdr>
        <w:top w:val="none" w:sz="0" w:space="0" w:color="auto"/>
        <w:left w:val="none" w:sz="0" w:space="0" w:color="auto"/>
        <w:bottom w:val="none" w:sz="0" w:space="0" w:color="auto"/>
        <w:right w:val="none" w:sz="0" w:space="0" w:color="auto"/>
      </w:divBdr>
      <w:divsChild>
        <w:div w:id="7828311">
          <w:marLeft w:val="640"/>
          <w:marRight w:val="0"/>
          <w:marTop w:val="0"/>
          <w:marBottom w:val="0"/>
          <w:divBdr>
            <w:top w:val="none" w:sz="0" w:space="0" w:color="auto"/>
            <w:left w:val="none" w:sz="0" w:space="0" w:color="auto"/>
            <w:bottom w:val="none" w:sz="0" w:space="0" w:color="auto"/>
            <w:right w:val="none" w:sz="0" w:space="0" w:color="auto"/>
          </w:divBdr>
        </w:div>
        <w:div w:id="16082168">
          <w:marLeft w:val="640"/>
          <w:marRight w:val="0"/>
          <w:marTop w:val="0"/>
          <w:marBottom w:val="0"/>
          <w:divBdr>
            <w:top w:val="none" w:sz="0" w:space="0" w:color="auto"/>
            <w:left w:val="none" w:sz="0" w:space="0" w:color="auto"/>
            <w:bottom w:val="none" w:sz="0" w:space="0" w:color="auto"/>
            <w:right w:val="none" w:sz="0" w:space="0" w:color="auto"/>
          </w:divBdr>
        </w:div>
        <w:div w:id="28455032">
          <w:marLeft w:val="640"/>
          <w:marRight w:val="0"/>
          <w:marTop w:val="0"/>
          <w:marBottom w:val="0"/>
          <w:divBdr>
            <w:top w:val="none" w:sz="0" w:space="0" w:color="auto"/>
            <w:left w:val="none" w:sz="0" w:space="0" w:color="auto"/>
            <w:bottom w:val="none" w:sz="0" w:space="0" w:color="auto"/>
            <w:right w:val="none" w:sz="0" w:space="0" w:color="auto"/>
          </w:divBdr>
        </w:div>
        <w:div w:id="93329301">
          <w:marLeft w:val="640"/>
          <w:marRight w:val="0"/>
          <w:marTop w:val="0"/>
          <w:marBottom w:val="0"/>
          <w:divBdr>
            <w:top w:val="none" w:sz="0" w:space="0" w:color="auto"/>
            <w:left w:val="none" w:sz="0" w:space="0" w:color="auto"/>
            <w:bottom w:val="none" w:sz="0" w:space="0" w:color="auto"/>
            <w:right w:val="none" w:sz="0" w:space="0" w:color="auto"/>
          </w:divBdr>
        </w:div>
        <w:div w:id="138574392">
          <w:marLeft w:val="640"/>
          <w:marRight w:val="0"/>
          <w:marTop w:val="0"/>
          <w:marBottom w:val="0"/>
          <w:divBdr>
            <w:top w:val="none" w:sz="0" w:space="0" w:color="auto"/>
            <w:left w:val="none" w:sz="0" w:space="0" w:color="auto"/>
            <w:bottom w:val="none" w:sz="0" w:space="0" w:color="auto"/>
            <w:right w:val="none" w:sz="0" w:space="0" w:color="auto"/>
          </w:divBdr>
        </w:div>
        <w:div w:id="144859412">
          <w:marLeft w:val="640"/>
          <w:marRight w:val="0"/>
          <w:marTop w:val="0"/>
          <w:marBottom w:val="0"/>
          <w:divBdr>
            <w:top w:val="none" w:sz="0" w:space="0" w:color="auto"/>
            <w:left w:val="none" w:sz="0" w:space="0" w:color="auto"/>
            <w:bottom w:val="none" w:sz="0" w:space="0" w:color="auto"/>
            <w:right w:val="none" w:sz="0" w:space="0" w:color="auto"/>
          </w:divBdr>
        </w:div>
        <w:div w:id="156968939">
          <w:marLeft w:val="640"/>
          <w:marRight w:val="0"/>
          <w:marTop w:val="0"/>
          <w:marBottom w:val="0"/>
          <w:divBdr>
            <w:top w:val="none" w:sz="0" w:space="0" w:color="auto"/>
            <w:left w:val="none" w:sz="0" w:space="0" w:color="auto"/>
            <w:bottom w:val="none" w:sz="0" w:space="0" w:color="auto"/>
            <w:right w:val="none" w:sz="0" w:space="0" w:color="auto"/>
          </w:divBdr>
        </w:div>
        <w:div w:id="160239106">
          <w:marLeft w:val="640"/>
          <w:marRight w:val="0"/>
          <w:marTop w:val="0"/>
          <w:marBottom w:val="0"/>
          <w:divBdr>
            <w:top w:val="none" w:sz="0" w:space="0" w:color="auto"/>
            <w:left w:val="none" w:sz="0" w:space="0" w:color="auto"/>
            <w:bottom w:val="none" w:sz="0" w:space="0" w:color="auto"/>
            <w:right w:val="none" w:sz="0" w:space="0" w:color="auto"/>
          </w:divBdr>
        </w:div>
        <w:div w:id="227763824">
          <w:marLeft w:val="640"/>
          <w:marRight w:val="0"/>
          <w:marTop w:val="0"/>
          <w:marBottom w:val="0"/>
          <w:divBdr>
            <w:top w:val="none" w:sz="0" w:space="0" w:color="auto"/>
            <w:left w:val="none" w:sz="0" w:space="0" w:color="auto"/>
            <w:bottom w:val="none" w:sz="0" w:space="0" w:color="auto"/>
            <w:right w:val="none" w:sz="0" w:space="0" w:color="auto"/>
          </w:divBdr>
        </w:div>
        <w:div w:id="289437093">
          <w:marLeft w:val="640"/>
          <w:marRight w:val="0"/>
          <w:marTop w:val="0"/>
          <w:marBottom w:val="0"/>
          <w:divBdr>
            <w:top w:val="none" w:sz="0" w:space="0" w:color="auto"/>
            <w:left w:val="none" w:sz="0" w:space="0" w:color="auto"/>
            <w:bottom w:val="none" w:sz="0" w:space="0" w:color="auto"/>
            <w:right w:val="none" w:sz="0" w:space="0" w:color="auto"/>
          </w:divBdr>
        </w:div>
        <w:div w:id="294944503">
          <w:marLeft w:val="640"/>
          <w:marRight w:val="0"/>
          <w:marTop w:val="0"/>
          <w:marBottom w:val="0"/>
          <w:divBdr>
            <w:top w:val="none" w:sz="0" w:space="0" w:color="auto"/>
            <w:left w:val="none" w:sz="0" w:space="0" w:color="auto"/>
            <w:bottom w:val="none" w:sz="0" w:space="0" w:color="auto"/>
            <w:right w:val="none" w:sz="0" w:space="0" w:color="auto"/>
          </w:divBdr>
        </w:div>
        <w:div w:id="386875278">
          <w:marLeft w:val="640"/>
          <w:marRight w:val="0"/>
          <w:marTop w:val="0"/>
          <w:marBottom w:val="0"/>
          <w:divBdr>
            <w:top w:val="none" w:sz="0" w:space="0" w:color="auto"/>
            <w:left w:val="none" w:sz="0" w:space="0" w:color="auto"/>
            <w:bottom w:val="none" w:sz="0" w:space="0" w:color="auto"/>
            <w:right w:val="none" w:sz="0" w:space="0" w:color="auto"/>
          </w:divBdr>
        </w:div>
        <w:div w:id="480196087">
          <w:marLeft w:val="640"/>
          <w:marRight w:val="0"/>
          <w:marTop w:val="0"/>
          <w:marBottom w:val="0"/>
          <w:divBdr>
            <w:top w:val="none" w:sz="0" w:space="0" w:color="auto"/>
            <w:left w:val="none" w:sz="0" w:space="0" w:color="auto"/>
            <w:bottom w:val="none" w:sz="0" w:space="0" w:color="auto"/>
            <w:right w:val="none" w:sz="0" w:space="0" w:color="auto"/>
          </w:divBdr>
        </w:div>
        <w:div w:id="508910102">
          <w:marLeft w:val="640"/>
          <w:marRight w:val="0"/>
          <w:marTop w:val="0"/>
          <w:marBottom w:val="0"/>
          <w:divBdr>
            <w:top w:val="none" w:sz="0" w:space="0" w:color="auto"/>
            <w:left w:val="none" w:sz="0" w:space="0" w:color="auto"/>
            <w:bottom w:val="none" w:sz="0" w:space="0" w:color="auto"/>
            <w:right w:val="none" w:sz="0" w:space="0" w:color="auto"/>
          </w:divBdr>
        </w:div>
        <w:div w:id="633371225">
          <w:marLeft w:val="640"/>
          <w:marRight w:val="0"/>
          <w:marTop w:val="0"/>
          <w:marBottom w:val="0"/>
          <w:divBdr>
            <w:top w:val="none" w:sz="0" w:space="0" w:color="auto"/>
            <w:left w:val="none" w:sz="0" w:space="0" w:color="auto"/>
            <w:bottom w:val="none" w:sz="0" w:space="0" w:color="auto"/>
            <w:right w:val="none" w:sz="0" w:space="0" w:color="auto"/>
          </w:divBdr>
        </w:div>
        <w:div w:id="642320287">
          <w:marLeft w:val="640"/>
          <w:marRight w:val="0"/>
          <w:marTop w:val="0"/>
          <w:marBottom w:val="0"/>
          <w:divBdr>
            <w:top w:val="none" w:sz="0" w:space="0" w:color="auto"/>
            <w:left w:val="none" w:sz="0" w:space="0" w:color="auto"/>
            <w:bottom w:val="none" w:sz="0" w:space="0" w:color="auto"/>
            <w:right w:val="none" w:sz="0" w:space="0" w:color="auto"/>
          </w:divBdr>
        </w:div>
        <w:div w:id="656571908">
          <w:marLeft w:val="640"/>
          <w:marRight w:val="0"/>
          <w:marTop w:val="0"/>
          <w:marBottom w:val="0"/>
          <w:divBdr>
            <w:top w:val="none" w:sz="0" w:space="0" w:color="auto"/>
            <w:left w:val="none" w:sz="0" w:space="0" w:color="auto"/>
            <w:bottom w:val="none" w:sz="0" w:space="0" w:color="auto"/>
            <w:right w:val="none" w:sz="0" w:space="0" w:color="auto"/>
          </w:divBdr>
        </w:div>
        <w:div w:id="746338755">
          <w:marLeft w:val="640"/>
          <w:marRight w:val="0"/>
          <w:marTop w:val="0"/>
          <w:marBottom w:val="0"/>
          <w:divBdr>
            <w:top w:val="none" w:sz="0" w:space="0" w:color="auto"/>
            <w:left w:val="none" w:sz="0" w:space="0" w:color="auto"/>
            <w:bottom w:val="none" w:sz="0" w:space="0" w:color="auto"/>
            <w:right w:val="none" w:sz="0" w:space="0" w:color="auto"/>
          </w:divBdr>
        </w:div>
        <w:div w:id="955058894">
          <w:marLeft w:val="640"/>
          <w:marRight w:val="0"/>
          <w:marTop w:val="0"/>
          <w:marBottom w:val="0"/>
          <w:divBdr>
            <w:top w:val="none" w:sz="0" w:space="0" w:color="auto"/>
            <w:left w:val="none" w:sz="0" w:space="0" w:color="auto"/>
            <w:bottom w:val="none" w:sz="0" w:space="0" w:color="auto"/>
            <w:right w:val="none" w:sz="0" w:space="0" w:color="auto"/>
          </w:divBdr>
        </w:div>
        <w:div w:id="1163086244">
          <w:marLeft w:val="640"/>
          <w:marRight w:val="0"/>
          <w:marTop w:val="0"/>
          <w:marBottom w:val="0"/>
          <w:divBdr>
            <w:top w:val="none" w:sz="0" w:space="0" w:color="auto"/>
            <w:left w:val="none" w:sz="0" w:space="0" w:color="auto"/>
            <w:bottom w:val="none" w:sz="0" w:space="0" w:color="auto"/>
            <w:right w:val="none" w:sz="0" w:space="0" w:color="auto"/>
          </w:divBdr>
        </w:div>
        <w:div w:id="1173450883">
          <w:marLeft w:val="640"/>
          <w:marRight w:val="0"/>
          <w:marTop w:val="0"/>
          <w:marBottom w:val="0"/>
          <w:divBdr>
            <w:top w:val="none" w:sz="0" w:space="0" w:color="auto"/>
            <w:left w:val="none" w:sz="0" w:space="0" w:color="auto"/>
            <w:bottom w:val="none" w:sz="0" w:space="0" w:color="auto"/>
            <w:right w:val="none" w:sz="0" w:space="0" w:color="auto"/>
          </w:divBdr>
        </w:div>
        <w:div w:id="1264802452">
          <w:marLeft w:val="640"/>
          <w:marRight w:val="0"/>
          <w:marTop w:val="0"/>
          <w:marBottom w:val="0"/>
          <w:divBdr>
            <w:top w:val="none" w:sz="0" w:space="0" w:color="auto"/>
            <w:left w:val="none" w:sz="0" w:space="0" w:color="auto"/>
            <w:bottom w:val="none" w:sz="0" w:space="0" w:color="auto"/>
            <w:right w:val="none" w:sz="0" w:space="0" w:color="auto"/>
          </w:divBdr>
        </w:div>
        <w:div w:id="1327398686">
          <w:marLeft w:val="640"/>
          <w:marRight w:val="0"/>
          <w:marTop w:val="0"/>
          <w:marBottom w:val="0"/>
          <w:divBdr>
            <w:top w:val="none" w:sz="0" w:space="0" w:color="auto"/>
            <w:left w:val="none" w:sz="0" w:space="0" w:color="auto"/>
            <w:bottom w:val="none" w:sz="0" w:space="0" w:color="auto"/>
            <w:right w:val="none" w:sz="0" w:space="0" w:color="auto"/>
          </w:divBdr>
        </w:div>
        <w:div w:id="1335718864">
          <w:marLeft w:val="640"/>
          <w:marRight w:val="0"/>
          <w:marTop w:val="0"/>
          <w:marBottom w:val="0"/>
          <w:divBdr>
            <w:top w:val="none" w:sz="0" w:space="0" w:color="auto"/>
            <w:left w:val="none" w:sz="0" w:space="0" w:color="auto"/>
            <w:bottom w:val="none" w:sz="0" w:space="0" w:color="auto"/>
            <w:right w:val="none" w:sz="0" w:space="0" w:color="auto"/>
          </w:divBdr>
        </w:div>
        <w:div w:id="1363553527">
          <w:marLeft w:val="640"/>
          <w:marRight w:val="0"/>
          <w:marTop w:val="0"/>
          <w:marBottom w:val="0"/>
          <w:divBdr>
            <w:top w:val="none" w:sz="0" w:space="0" w:color="auto"/>
            <w:left w:val="none" w:sz="0" w:space="0" w:color="auto"/>
            <w:bottom w:val="none" w:sz="0" w:space="0" w:color="auto"/>
            <w:right w:val="none" w:sz="0" w:space="0" w:color="auto"/>
          </w:divBdr>
        </w:div>
        <w:div w:id="1457983939">
          <w:marLeft w:val="640"/>
          <w:marRight w:val="0"/>
          <w:marTop w:val="0"/>
          <w:marBottom w:val="0"/>
          <w:divBdr>
            <w:top w:val="none" w:sz="0" w:space="0" w:color="auto"/>
            <w:left w:val="none" w:sz="0" w:space="0" w:color="auto"/>
            <w:bottom w:val="none" w:sz="0" w:space="0" w:color="auto"/>
            <w:right w:val="none" w:sz="0" w:space="0" w:color="auto"/>
          </w:divBdr>
        </w:div>
        <w:div w:id="1490173604">
          <w:marLeft w:val="640"/>
          <w:marRight w:val="0"/>
          <w:marTop w:val="0"/>
          <w:marBottom w:val="0"/>
          <w:divBdr>
            <w:top w:val="none" w:sz="0" w:space="0" w:color="auto"/>
            <w:left w:val="none" w:sz="0" w:space="0" w:color="auto"/>
            <w:bottom w:val="none" w:sz="0" w:space="0" w:color="auto"/>
            <w:right w:val="none" w:sz="0" w:space="0" w:color="auto"/>
          </w:divBdr>
        </w:div>
        <w:div w:id="1538853232">
          <w:marLeft w:val="640"/>
          <w:marRight w:val="0"/>
          <w:marTop w:val="0"/>
          <w:marBottom w:val="0"/>
          <w:divBdr>
            <w:top w:val="none" w:sz="0" w:space="0" w:color="auto"/>
            <w:left w:val="none" w:sz="0" w:space="0" w:color="auto"/>
            <w:bottom w:val="none" w:sz="0" w:space="0" w:color="auto"/>
            <w:right w:val="none" w:sz="0" w:space="0" w:color="auto"/>
          </w:divBdr>
        </w:div>
        <w:div w:id="1560437322">
          <w:marLeft w:val="640"/>
          <w:marRight w:val="0"/>
          <w:marTop w:val="0"/>
          <w:marBottom w:val="0"/>
          <w:divBdr>
            <w:top w:val="none" w:sz="0" w:space="0" w:color="auto"/>
            <w:left w:val="none" w:sz="0" w:space="0" w:color="auto"/>
            <w:bottom w:val="none" w:sz="0" w:space="0" w:color="auto"/>
            <w:right w:val="none" w:sz="0" w:space="0" w:color="auto"/>
          </w:divBdr>
        </w:div>
        <w:div w:id="1651323269">
          <w:marLeft w:val="640"/>
          <w:marRight w:val="0"/>
          <w:marTop w:val="0"/>
          <w:marBottom w:val="0"/>
          <w:divBdr>
            <w:top w:val="none" w:sz="0" w:space="0" w:color="auto"/>
            <w:left w:val="none" w:sz="0" w:space="0" w:color="auto"/>
            <w:bottom w:val="none" w:sz="0" w:space="0" w:color="auto"/>
            <w:right w:val="none" w:sz="0" w:space="0" w:color="auto"/>
          </w:divBdr>
        </w:div>
        <w:div w:id="1748960428">
          <w:marLeft w:val="640"/>
          <w:marRight w:val="0"/>
          <w:marTop w:val="0"/>
          <w:marBottom w:val="0"/>
          <w:divBdr>
            <w:top w:val="none" w:sz="0" w:space="0" w:color="auto"/>
            <w:left w:val="none" w:sz="0" w:space="0" w:color="auto"/>
            <w:bottom w:val="none" w:sz="0" w:space="0" w:color="auto"/>
            <w:right w:val="none" w:sz="0" w:space="0" w:color="auto"/>
          </w:divBdr>
        </w:div>
        <w:div w:id="1812090108">
          <w:marLeft w:val="640"/>
          <w:marRight w:val="0"/>
          <w:marTop w:val="0"/>
          <w:marBottom w:val="0"/>
          <w:divBdr>
            <w:top w:val="none" w:sz="0" w:space="0" w:color="auto"/>
            <w:left w:val="none" w:sz="0" w:space="0" w:color="auto"/>
            <w:bottom w:val="none" w:sz="0" w:space="0" w:color="auto"/>
            <w:right w:val="none" w:sz="0" w:space="0" w:color="auto"/>
          </w:divBdr>
        </w:div>
        <w:div w:id="1897742474">
          <w:marLeft w:val="640"/>
          <w:marRight w:val="0"/>
          <w:marTop w:val="0"/>
          <w:marBottom w:val="0"/>
          <w:divBdr>
            <w:top w:val="none" w:sz="0" w:space="0" w:color="auto"/>
            <w:left w:val="none" w:sz="0" w:space="0" w:color="auto"/>
            <w:bottom w:val="none" w:sz="0" w:space="0" w:color="auto"/>
            <w:right w:val="none" w:sz="0" w:space="0" w:color="auto"/>
          </w:divBdr>
        </w:div>
        <w:div w:id="1944142573">
          <w:marLeft w:val="640"/>
          <w:marRight w:val="0"/>
          <w:marTop w:val="0"/>
          <w:marBottom w:val="0"/>
          <w:divBdr>
            <w:top w:val="none" w:sz="0" w:space="0" w:color="auto"/>
            <w:left w:val="none" w:sz="0" w:space="0" w:color="auto"/>
            <w:bottom w:val="none" w:sz="0" w:space="0" w:color="auto"/>
            <w:right w:val="none" w:sz="0" w:space="0" w:color="auto"/>
          </w:divBdr>
        </w:div>
        <w:div w:id="2034913401">
          <w:marLeft w:val="640"/>
          <w:marRight w:val="0"/>
          <w:marTop w:val="0"/>
          <w:marBottom w:val="0"/>
          <w:divBdr>
            <w:top w:val="none" w:sz="0" w:space="0" w:color="auto"/>
            <w:left w:val="none" w:sz="0" w:space="0" w:color="auto"/>
            <w:bottom w:val="none" w:sz="0" w:space="0" w:color="auto"/>
            <w:right w:val="none" w:sz="0" w:space="0" w:color="auto"/>
          </w:divBdr>
        </w:div>
        <w:div w:id="2041666814">
          <w:marLeft w:val="640"/>
          <w:marRight w:val="0"/>
          <w:marTop w:val="0"/>
          <w:marBottom w:val="0"/>
          <w:divBdr>
            <w:top w:val="none" w:sz="0" w:space="0" w:color="auto"/>
            <w:left w:val="none" w:sz="0" w:space="0" w:color="auto"/>
            <w:bottom w:val="none" w:sz="0" w:space="0" w:color="auto"/>
            <w:right w:val="none" w:sz="0" w:space="0" w:color="auto"/>
          </w:divBdr>
        </w:div>
        <w:div w:id="2144615851">
          <w:marLeft w:val="640"/>
          <w:marRight w:val="0"/>
          <w:marTop w:val="0"/>
          <w:marBottom w:val="0"/>
          <w:divBdr>
            <w:top w:val="none" w:sz="0" w:space="0" w:color="auto"/>
            <w:left w:val="none" w:sz="0" w:space="0" w:color="auto"/>
            <w:bottom w:val="none" w:sz="0" w:space="0" w:color="auto"/>
            <w:right w:val="none" w:sz="0" w:space="0" w:color="auto"/>
          </w:divBdr>
        </w:div>
      </w:divsChild>
    </w:div>
    <w:div w:id="1743943279">
      <w:bodyDiv w:val="1"/>
      <w:marLeft w:val="0"/>
      <w:marRight w:val="0"/>
      <w:marTop w:val="0"/>
      <w:marBottom w:val="0"/>
      <w:divBdr>
        <w:top w:val="none" w:sz="0" w:space="0" w:color="auto"/>
        <w:left w:val="none" w:sz="0" w:space="0" w:color="auto"/>
        <w:bottom w:val="none" w:sz="0" w:space="0" w:color="auto"/>
        <w:right w:val="none" w:sz="0" w:space="0" w:color="auto"/>
      </w:divBdr>
    </w:div>
    <w:div w:id="1747997067">
      <w:bodyDiv w:val="1"/>
      <w:marLeft w:val="0"/>
      <w:marRight w:val="0"/>
      <w:marTop w:val="0"/>
      <w:marBottom w:val="0"/>
      <w:divBdr>
        <w:top w:val="none" w:sz="0" w:space="0" w:color="auto"/>
        <w:left w:val="none" w:sz="0" w:space="0" w:color="auto"/>
        <w:bottom w:val="none" w:sz="0" w:space="0" w:color="auto"/>
        <w:right w:val="none" w:sz="0" w:space="0" w:color="auto"/>
      </w:divBdr>
    </w:div>
    <w:div w:id="1749813903">
      <w:bodyDiv w:val="1"/>
      <w:marLeft w:val="0"/>
      <w:marRight w:val="0"/>
      <w:marTop w:val="0"/>
      <w:marBottom w:val="0"/>
      <w:divBdr>
        <w:top w:val="none" w:sz="0" w:space="0" w:color="auto"/>
        <w:left w:val="none" w:sz="0" w:space="0" w:color="auto"/>
        <w:bottom w:val="none" w:sz="0" w:space="0" w:color="auto"/>
        <w:right w:val="none" w:sz="0" w:space="0" w:color="auto"/>
      </w:divBdr>
    </w:div>
    <w:div w:id="1751384996">
      <w:bodyDiv w:val="1"/>
      <w:marLeft w:val="0"/>
      <w:marRight w:val="0"/>
      <w:marTop w:val="0"/>
      <w:marBottom w:val="0"/>
      <w:divBdr>
        <w:top w:val="none" w:sz="0" w:space="0" w:color="auto"/>
        <w:left w:val="none" w:sz="0" w:space="0" w:color="auto"/>
        <w:bottom w:val="none" w:sz="0" w:space="0" w:color="auto"/>
        <w:right w:val="none" w:sz="0" w:space="0" w:color="auto"/>
      </w:divBdr>
    </w:div>
    <w:div w:id="1753433090">
      <w:bodyDiv w:val="1"/>
      <w:marLeft w:val="0"/>
      <w:marRight w:val="0"/>
      <w:marTop w:val="0"/>
      <w:marBottom w:val="0"/>
      <w:divBdr>
        <w:top w:val="none" w:sz="0" w:space="0" w:color="auto"/>
        <w:left w:val="none" w:sz="0" w:space="0" w:color="auto"/>
        <w:bottom w:val="none" w:sz="0" w:space="0" w:color="auto"/>
        <w:right w:val="none" w:sz="0" w:space="0" w:color="auto"/>
      </w:divBdr>
      <w:divsChild>
        <w:div w:id="96105373">
          <w:marLeft w:val="480"/>
          <w:marRight w:val="0"/>
          <w:marTop w:val="0"/>
          <w:marBottom w:val="0"/>
          <w:divBdr>
            <w:top w:val="none" w:sz="0" w:space="0" w:color="auto"/>
            <w:left w:val="none" w:sz="0" w:space="0" w:color="auto"/>
            <w:bottom w:val="none" w:sz="0" w:space="0" w:color="auto"/>
            <w:right w:val="none" w:sz="0" w:space="0" w:color="auto"/>
          </w:divBdr>
        </w:div>
        <w:div w:id="102188593">
          <w:marLeft w:val="480"/>
          <w:marRight w:val="0"/>
          <w:marTop w:val="0"/>
          <w:marBottom w:val="0"/>
          <w:divBdr>
            <w:top w:val="none" w:sz="0" w:space="0" w:color="auto"/>
            <w:left w:val="none" w:sz="0" w:space="0" w:color="auto"/>
            <w:bottom w:val="none" w:sz="0" w:space="0" w:color="auto"/>
            <w:right w:val="none" w:sz="0" w:space="0" w:color="auto"/>
          </w:divBdr>
        </w:div>
        <w:div w:id="131289528">
          <w:marLeft w:val="480"/>
          <w:marRight w:val="0"/>
          <w:marTop w:val="0"/>
          <w:marBottom w:val="0"/>
          <w:divBdr>
            <w:top w:val="none" w:sz="0" w:space="0" w:color="auto"/>
            <w:left w:val="none" w:sz="0" w:space="0" w:color="auto"/>
            <w:bottom w:val="none" w:sz="0" w:space="0" w:color="auto"/>
            <w:right w:val="none" w:sz="0" w:space="0" w:color="auto"/>
          </w:divBdr>
        </w:div>
        <w:div w:id="236979393">
          <w:marLeft w:val="480"/>
          <w:marRight w:val="0"/>
          <w:marTop w:val="0"/>
          <w:marBottom w:val="0"/>
          <w:divBdr>
            <w:top w:val="none" w:sz="0" w:space="0" w:color="auto"/>
            <w:left w:val="none" w:sz="0" w:space="0" w:color="auto"/>
            <w:bottom w:val="none" w:sz="0" w:space="0" w:color="auto"/>
            <w:right w:val="none" w:sz="0" w:space="0" w:color="auto"/>
          </w:divBdr>
        </w:div>
        <w:div w:id="320693346">
          <w:marLeft w:val="480"/>
          <w:marRight w:val="0"/>
          <w:marTop w:val="0"/>
          <w:marBottom w:val="0"/>
          <w:divBdr>
            <w:top w:val="none" w:sz="0" w:space="0" w:color="auto"/>
            <w:left w:val="none" w:sz="0" w:space="0" w:color="auto"/>
            <w:bottom w:val="none" w:sz="0" w:space="0" w:color="auto"/>
            <w:right w:val="none" w:sz="0" w:space="0" w:color="auto"/>
          </w:divBdr>
        </w:div>
        <w:div w:id="328870862">
          <w:marLeft w:val="480"/>
          <w:marRight w:val="0"/>
          <w:marTop w:val="0"/>
          <w:marBottom w:val="0"/>
          <w:divBdr>
            <w:top w:val="none" w:sz="0" w:space="0" w:color="auto"/>
            <w:left w:val="none" w:sz="0" w:space="0" w:color="auto"/>
            <w:bottom w:val="none" w:sz="0" w:space="0" w:color="auto"/>
            <w:right w:val="none" w:sz="0" w:space="0" w:color="auto"/>
          </w:divBdr>
        </w:div>
        <w:div w:id="351300021">
          <w:marLeft w:val="480"/>
          <w:marRight w:val="0"/>
          <w:marTop w:val="0"/>
          <w:marBottom w:val="0"/>
          <w:divBdr>
            <w:top w:val="none" w:sz="0" w:space="0" w:color="auto"/>
            <w:left w:val="none" w:sz="0" w:space="0" w:color="auto"/>
            <w:bottom w:val="none" w:sz="0" w:space="0" w:color="auto"/>
            <w:right w:val="none" w:sz="0" w:space="0" w:color="auto"/>
          </w:divBdr>
        </w:div>
        <w:div w:id="442918002">
          <w:marLeft w:val="480"/>
          <w:marRight w:val="0"/>
          <w:marTop w:val="0"/>
          <w:marBottom w:val="0"/>
          <w:divBdr>
            <w:top w:val="none" w:sz="0" w:space="0" w:color="auto"/>
            <w:left w:val="none" w:sz="0" w:space="0" w:color="auto"/>
            <w:bottom w:val="none" w:sz="0" w:space="0" w:color="auto"/>
            <w:right w:val="none" w:sz="0" w:space="0" w:color="auto"/>
          </w:divBdr>
        </w:div>
        <w:div w:id="472522035">
          <w:marLeft w:val="480"/>
          <w:marRight w:val="0"/>
          <w:marTop w:val="0"/>
          <w:marBottom w:val="0"/>
          <w:divBdr>
            <w:top w:val="none" w:sz="0" w:space="0" w:color="auto"/>
            <w:left w:val="none" w:sz="0" w:space="0" w:color="auto"/>
            <w:bottom w:val="none" w:sz="0" w:space="0" w:color="auto"/>
            <w:right w:val="none" w:sz="0" w:space="0" w:color="auto"/>
          </w:divBdr>
        </w:div>
        <w:div w:id="476731492">
          <w:marLeft w:val="480"/>
          <w:marRight w:val="0"/>
          <w:marTop w:val="0"/>
          <w:marBottom w:val="0"/>
          <w:divBdr>
            <w:top w:val="none" w:sz="0" w:space="0" w:color="auto"/>
            <w:left w:val="none" w:sz="0" w:space="0" w:color="auto"/>
            <w:bottom w:val="none" w:sz="0" w:space="0" w:color="auto"/>
            <w:right w:val="none" w:sz="0" w:space="0" w:color="auto"/>
          </w:divBdr>
        </w:div>
        <w:div w:id="541328084">
          <w:marLeft w:val="480"/>
          <w:marRight w:val="0"/>
          <w:marTop w:val="0"/>
          <w:marBottom w:val="0"/>
          <w:divBdr>
            <w:top w:val="none" w:sz="0" w:space="0" w:color="auto"/>
            <w:left w:val="none" w:sz="0" w:space="0" w:color="auto"/>
            <w:bottom w:val="none" w:sz="0" w:space="0" w:color="auto"/>
            <w:right w:val="none" w:sz="0" w:space="0" w:color="auto"/>
          </w:divBdr>
        </w:div>
        <w:div w:id="603000515">
          <w:marLeft w:val="480"/>
          <w:marRight w:val="0"/>
          <w:marTop w:val="0"/>
          <w:marBottom w:val="0"/>
          <w:divBdr>
            <w:top w:val="none" w:sz="0" w:space="0" w:color="auto"/>
            <w:left w:val="none" w:sz="0" w:space="0" w:color="auto"/>
            <w:bottom w:val="none" w:sz="0" w:space="0" w:color="auto"/>
            <w:right w:val="none" w:sz="0" w:space="0" w:color="auto"/>
          </w:divBdr>
        </w:div>
        <w:div w:id="686911340">
          <w:marLeft w:val="480"/>
          <w:marRight w:val="0"/>
          <w:marTop w:val="0"/>
          <w:marBottom w:val="0"/>
          <w:divBdr>
            <w:top w:val="none" w:sz="0" w:space="0" w:color="auto"/>
            <w:left w:val="none" w:sz="0" w:space="0" w:color="auto"/>
            <w:bottom w:val="none" w:sz="0" w:space="0" w:color="auto"/>
            <w:right w:val="none" w:sz="0" w:space="0" w:color="auto"/>
          </w:divBdr>
        </w:div>
        <w:div w:id="733624614">
          <w:marLeft w:val="480"/>
          <w:marRight w:val="0"/>
          <w:marTop w:val="0"/>
          <w:marBottom w:val="0"/>
          <w:divBdr>
            <w:top w:val="none" w:sz="0" w:space="0" w:color="auto"/>
            <w:left w:val="none" w:sz="0" w:space="0" w:color="auto"/>
            <w:bottom w:val="none" w:sz="0" w:space="0" w:color="auto"/>
            <w:right w:val="none" w:sz="0" w:space="0" w:color="auto"/>
          </w:divBdr>
        </w:div>
        <w:div w:id="748694974">
          <w:marLeft w:val="480"/>
          <w:marRight w:val="0"/>
          <w:marTop w:val="0"/>
          <w:marBottom w:val="0"/>
          <w:divBdr>
            <w:top w:val="none" w:sz="0" w:space="0" w:color="auto"/>
            <w:left w:val="none" w:sz="0" w:space="0" w:color="auto"/>
            <w:bottom w:val="none" w:sz="0" w:space="0" w:color="auto"/>
            <w:right w:val="none" w:sz="0" w:space="0" w:color="auto"/>
          </w:divBdr>
        </w:div>
        <w:div w:id="877548305">
          <w:marLeft w:val="480"/>
          <w:marRight w:val="0"/>
          <w:marTop w:val="0"/>
          <w:marBottom w:val="0"/>
          <w:divBdr>
            <w:top w:val="none" w:sz="0" w:space="0" w:color="auto"/>
            <w:left w:val="none" w:sz="0" w:space="0" w:color="auto"/>
            <w:bottom w:val="none" w:sz="0" w:space="0" w:color="auto"/>
            <w:right w:val="none" w:sz="0" w:space="0" w:color="auto"/>
          </w:divBdr>
        </w:div>
        <w:div w:id="915287751">
          <w:marLeft w:val="480"/>
          <w:marRight w:val="0"/>
          <w:marTop w:val="0"/>
          <w:marBottom w:val="0"/>
          <w:divBdr>
            <w:top w:val="none" w:sz="0" w:space="0" w:color="auto"/>
            <w:left w:val="none" w:sz="0" w:space="0" w:color="auto"/>
            <w:bottom w:val="none" w:sz="0" w:space="0" w:color="auto"/>
            <w:right w:val="none" w:sz="0" w:space="0" w:color="auto"/>
          </w:divBdr>
        </w:div>
        <w:div w:id="1032806813">
          <w:marLeft w:val="480"/>
          <w:marRight w:val="0"/>
          <w:marTop w:val="0"/>
          <w:marBottom w:val="0"/>
          <w:divBdr>
            <w:top w:val="none" w:sz="0" w:space="0" w:color="auto"/>
            <w:left w:val="none" w:sz="0" w:space="0" w:color="auto"/>
            <w:bottom w:val="none" w:sz="0" w:space="0" w:color="auto"/>
            <w:right w:val="none" w:sz="0" w:space="0" w:color="auto"/>
          </w:divBdr>
        </w:div>
        <w:div w:id="1105804027">
          <w:marLeft w:val="480"/>
          <w:marRight w:val="0"/>
          <w:marTop w:val="0"/>
          <w:marBottom w:val="0"/>
          <w:divBdr>
            <w:top w:val="none" w:sz="0" w:space="0" w:color="auto"/>
            <w:left w:val="none" w:sz="0" w:space="0" w:color="auto"/>
            <w:bottom w:val="none" w:sz="0" w:space="0" w:color="auto"/>
            <w:right w:val="none" w:sz="0" w:space="0" w:color="auto"/>
          </w:divBdr>
        </w:div>
        <w:div w:id="1169103494">
          <w:marLeft w:val="480"/>
          <w:marRight w:val="0"/>
          <w:marTop w:val="0"/>
          <w:marBottom w:val="0"/>
          <w:divBdr>
            <w:top w:val="none" w:sz="0" w:space="0" w:color="auto"/>
            <w:left w:val="none" w:sz="0" w:space="0" w:color="auto"/>
            <w:bottom w:val="none" w:sz="0" w:space="0" w:color="auto"/>
            <w:right w:val="none" w:sz="0" w:space="0" w:color="auto"/>
          </w:divBdr>
        </w:div>
        <w:div w:id="1226797571">
          <w:marLeft w:val="480"/>
          <w:marRight w:val="0"/>
          <w:marTop w:val="0"/>
          <w:marBottom w:val="0"/>
          <w:divBdr>
            <w:top w:val="none" w:sz="0" w:space="0" w:color="auto"/>
            <w:left w:val="none" w:sz="0" w:space="0" w:color="auto"/>
            <w:bottom w:val="none" w:sz="0" w:space="0" w:color="auto"/>
            <w:right w:val="none" w:sz="0" w:space="0" w:color="auto"/>
          </w:divBdr>
        </w:div>
        <w:div w:id="1305812788">
          <w:marLeft w:val="480"/>
          <w:marRight w:val="0"/>
          <w:marTop w:val="0"/>
          <w:marBottom w:val="0"/>
          <w:divBdr>
            <w:top w:val="none" w:sz="0" w:space="0" w:color="auto"/>
            <w:left w:val="none" w:sz="0" w:space="0" w:color="auto"/>
            <w:bottom w:val="none" w:sz="0" w:space="0" w:color="auto"/>
            <w:right w:val="none" w:sz="0" w:space="0" w:color="auto"/>
          </w:divBdr>
        </w:div>
        <w:div w:id="1360736323">
          <w:marLeft w:val="480"/>
          <w:marRight w:val="0"/>
          <w:marTop w:val="0"/>
          <w:marBottom w:val="0"/>
          <w:divBdr>
            <w:top w:val="none" w:sz="0" w:space="0" w:color="auto"/>
            <w:left w:val="none" w:sz="0" w:space="0" w:color="auto"/>
            <w:bottom w:val="none" w:sz="0" w:space="0" w:color="auto"/>
            <w:right w:val="none" w:sz="0" w:space="0" w:color="auto"/>
          </w:divBdr>
        </w:div>
        <w:div w:id="1397319870">
          <w:marLeft w:val="480"/>
          <w:marRight w:val="0"/>
          <w:marTop w:val="0"/>
          <w:marBottom w:val="0"/>
          <w:divBdr>
            <w:top w:val="none" w:sz="0" w:space="0" w:color="auto"/>
            <w:left w:val="none" w:sz="0" w:space="0" w:color="auto"/>
            <w:bottom w:val="none" w:sz="0" w:space="0" w:color="auto"/>
            <w:right w:val="none" w:sz="0" w:space="0" w:color="auto"/>
          </w:divBdr>
        </w:div>
        <w:div w:id="1493836559">
          <w:marLeft w:val="480"/>
          <w:marRight w:val="0"/>
          <w:marTop w:val="0"/>
          <w:marBottom w:val="0"/>
          <w:divBdr>
            <w:top w:val="none" w:sz="0" w:space="0" w:color="auto"/>
            <w:left w:val="none" w:sz="0" w:space="0" w:color="auto"/>
            <w:bottom w:val="none" w:sz="0" w:space="0" w:color="auto"/>
            <w:right w:val="none" w:sz="0" w:space="0" w:color="auto"/>
          </w:divBdr>
        </w:div>
        <w:div w:id="1582058659">
          <w:marLeft w:val="480"/>
          <w:marRight w:val="0"/>
          <w:marTop w:val="0"/>
          <w:marBottom w:val="0"/>
          <w:divBdr>
            <w:top w:val="none" w:sz="0" w:space="0" w:color="auto"/>
            <w:left w:val="none" w:sz="0" w:space="0" w:color="auto"/>
            <w:bottom w:val="none" w:sz="0" w:space="0" w:color="auto"/>
            <w:right w:val="none" w:sz="0" w:space="0" w:color="auto"/>
          </w:divBdr>
        </w:div>
        <w:div w:id="1685474790">
          <w:marLeft w:val="480"/>
          <w:marRight w:val="0"/>
          <w:marTop w:val="0"/>
          <w:marBottom w:val="0"/>
          <w:divBdr>
            <w:top w:val="none" w:sz="0" w:space="0" w:color="auto"/>
            <w:left w:val="none" w:sz="0" w:space="0" w:color="auto"/>
            <w:bottom w:val="none" w:sz="0" w:space="0" w:color="auto"/>
            <w:right w:val="none" w:sz="0" w:space="0" w:color="auto"/>
          </w:divBdr>
        </w:div>
        <w:div w:id="1745451076">
          <w:marLeft w:val="480"/>
          <w:marRight w:val="0"/>
          <w:marTop w:val="0"/>
          <w:marBottom w:val="0"/>
          <w:divBdr>
            <w:top w:val="none" w:sz="0" w:space="0" w:color="auto"/>
            <w:left w:val="none" w:sz="0" w:space="0" w:color="auto"/>
            <w:bottom w:val="none" w:sz="0" w:space="0" w:color="auto"/>
            <w:right w:val="none" w:sz="0" w:space="0" w:color="auto"/>
          </w:divBdr>
        </w:div>
        <w:div w:id="1911765055">
          <w:marLeft w:val="480"/>
          <w:marRight w:val="0"/>
          <w:marTop w:val="0"/>
          <w:marBottom w:val="0"/>
          <w:divBdr>
            <w:top w:val="none" w:sz="0" w:space="0" w:color="auto"/>
            <w:left w:val="none" w:sz="0" w:space="0" w:color="auto"/>
            <w:bottom w:val="none" w:sz="0" w:space="0" w:color="auto"/>
            <w:right w:val="none" w:sz="0" w:space="0" w:color="auto"/>
          </w:divBdr>
        </w:div>
        <w:div w:id="2023819647">
          <w:marLeft w:val="480"/>
          <w:marRight w:val="0"/>
          <w:marTop w:val="0"/>
          <w:marBottom w:val="0"/>
          <w:divBdr>
            <w:top w:val="none" w:sz="0" w:space="0" w:color="auto"/>
            <w:left w:val="none" w:sz="0" w:space="0" w:color="auto"/>
            <w:bottom w:val="none" w:sz="0" w:space="0" w:color="auto"/>
            <w:right w:val="none" w:sz="0" w:space="0" w:color="auto"/>
          </w:divBdr>
        </w:div>
        <w:div w:id="2048020638">
          <w:marLeft w:val="480"/>
          <w:marRight w:val="0"/>
          <w:marTop w:val="0"/>
          <w:marBottom w:val="0"/>
          <w:divBdr>
            <w:top w:val="none" w:sz="0" w:space="0" w:color="auto"/>
            <w:left w:val="none" w:sz="0" w:space="0" w:color="auto"/>
            <w:bottom w:val="none" w:sz="0" w:space="0" w:color="auto"/>
            <w:right w:val="none" w:sz="0" w:space="0" w:color="auto"/>
          </w:divBdr>
        </w:div>
        <w:div w:id="2058317648">
          <w:marLeft w:val="480"/>
          <w:marRight w:val="0"/>
          <w:marTop w:val="0"/>
          <w:marBottom w:val="0"/>
          <w:divBdr>
            <w:top w:val="none" w:sz="0" w:space="0" w:color="auto"/>
            <w:left w:val="none" w:sz="0" w:space="0" w:color="auto"/>
            <w:bottom w:val="none" w:sz="0" w:space="0" w:color="auto"/>
            <w:right w:val="none" w:sz="0" w:space="0" w:color="auto"/>
          </w:divBdr>
        </w:div>
      </w:divsChild>
    </w:div>
    <w:div w:id="1759598412">
      <w:bodyDiv w:val="1"/>
      <w:marLeft w:val="0"/>
      <w:marRight w:val="0"/>
      <w:marTop w:val="0"/>
      <w:marBottom w:val="0"/>
      <w:divBdr>
        <w:top w:val="none" w:sz="0" w:space="0" w:color="auto"/>
        <w:left w:val="none" w:sz="0" w:space="0" w:color="auto"/>
        <w:bottom w:val="none" w:sz="0" w:space="0" w:color="auto"/>
        <w:right w:val="none" w:sz="0" w:space="0" w:color="auto"/>
      </w:divBdr>
    </w:div>
    <w:div w:id="1762095958">
      <w:bodyDiv w:val="1"/>
      <w:marLeft w:val="0"/>
      <w:marRight w:val="0"/>
      <w:marTop w:val="0"/>
      <w:marBottom w:val="0"/>
      <w:divBdr>
        <w:top w:val="none" w:sz="0" w:space="0" w:color="auto"/>
        <w:left w:val="none" w:sz="0" w:space="0" w:color="auto"/>
        <w:bottom w:val="none" w:sz="0" w:space="0" w:color="auto"/>
        <w:right w:val="none" w:sz="0" w:space="0" w:color="auto"/>
      </w:divBdr>
    </w:div>
    <w:div w:id="1763640999">
      <w:bodyDiv w:val="1"/>
      <w:marLeft w:val="0"/>
      <w:marRight w:val="0"/>
      <w:marTop w:val="0"/>
      <w:marBottom w:val="0"/>
      <w:divBdr>
        <w:top w:val="none" w:sz="0" w:space="0" w:color="auto"/>
        <w:left w:val="none" w:sz="0" w:space="0" w:color="auto"/>
        <w:bottom w:val="none" w:sz="0" w:space="0" w:color="auto"/>
        <w:right w:val="none" w:sz="0" w:space="0" w:color="auto"/>
      </w:divBdr>
    </w:div>
    <w:div w:id="1777552173">
      <w:bodyDiv w:val="1"/>
      <w:marLeft w:val="0"/>
      <w:marRight w:val="0"/>
      <w:marTop w:val="0"/>
      <w:marBottom w:val="0"/>
      <w:divBdr>
        <w:top w:val="none" w:sz="0" w:space="0" w:color="auto"/>
        <w:left w:val="none" w:sz="0" w:space="0" w:color="auto"/>
        <w:bottom w:val="none" w:sz="0" w:space="0" w:color="auto"/>
        <w:right w:val="none" w:sz="0" w:space="0" w:color="auto"/>
      </w:divBdr>
    </w:div>
    <w:div w:id="1781027302">
      <w:bodyDiv w:val="1"/>
      <w:marLeft w:val="0"/>
      <w:marRight w:val="0"/>
      <w:marTop w:val="0"/>
      <w:marBottom w:val="0"/>
      <w:divBdr>
        <w:top w:val="none" w:sz="0" w:space="0" w:color="auto"/>
        <w:left w:val="none" w:sz="0" w:space="0" w:color="auto"/>
        <w:bottom w:val="none" w:sz="0" w:space="0" w:color="auto"/>
        <w:right w:val="none" w:sz="0" w:space="0" w:color="auto"/>
      </w:divBdr>
      <w:divsChild>
        <w:div w:id="74014511">
          <w:marLeft w:val="480"/>
          <w:marRight w:val="0"/>
          <w:marTop w:val="0"/>
          <w:marBottom w:val="0"/>
          <w:divBdr>
            <w:top w:val="none" w:sz="0" w:space="0" w:color="auto"/>
            <w:left w:val="none" w:sz="0" w:space="0" w:color="auto"/>
            <w:bottom w:val="none" w:sz="0" w:space="0" w:color="auto"/>
            <w:right w:val="none" w:sz="0" w:space="0" w:color="auto"/>
          </w:divBdr>
        </w:div>
        <w:div w:id="82455005">
          <w:marLeft w:val="480"/>
          <w:marRight w:val="0"/>
          <w:marTop w:val="0"/>
          <w:marBottom w:val="0"/>
          <w:divBdr>
            <w:top w:val="none" w:sz="0" w:space="0" w:color="auto"/>
            <w:left w:val="none" w:sz="0" w:space="0" w:color="auto"/>
            <w:bottom w:val="none" w:sz="0" w:space="0" w:color="auto"/>
            <w:right w:val="none" w:sz="0" w:space="0" w:color="auto"/>
          </w:divBdr>
        </w:div>
        <w:div w:id="99689643">
          <w:marLeft w:val="480"/>
          <w:marRight w:val="0"/>
          <w:marTop w:val="0"/>
          <w:marBottom w:val="0"/>
          <w:divBdr>
            <w:top w:val="none" w:sz="0" w:space="0" w:color="auto"/>
            <w:left w:val="none" w:sz="0" w:space="0" w:color="auto"/>
            <w:bottom w:val="none" w:sz="0" w:space="0" w:color="auto"/>
            <w:right w:val="none" w:sz="0" w:space="0" w:color="auto"/>
          </w:divBdr>
        </w:div>
        <w:div w:id="149517580">
          <w:marLeft w:val="480"/>
          <w:marRight w:val="0"/>
          <w:marTop w:val="0"/>
          <w:marBottom w:val="0"/>
          <w:divBdr>
            <w:top w:val="none" w:sz="0" w:space="0" w:color="auto"/>
            <w:left w:val="none" w:sz="0" w:space="0" w:color="auto"/>
            <w:bottom w:val="none" w:sz="0" w:space="0" w:color="auto"/>
            <w:right w:val="none" w:sz="0" w:space="0" w:color="auto"/>
          </w:divBdr>
        </w:div>
        <w:div w:id="211357231">
          <w:marLeft w:val="480"/>
          <w:marRight w:val="0"/>
          <w:marTop w:val="0"/>
          <w:marBottom w:val="0"/>
          <w:divBdr>
            <w:top w:val="none" w:sz="0" w:space="0" w:color="auto"/>
            <w:left w:val="none" w:sz="0" w:space="0" w:color="auto"/>
            <w:bottom w:val="none" w:sz="0" w:space="0" w:color="auto"/>
            <w:right w:val="none" w:sz="0" w:space="0" w:color="auto"/>
          </w:divBdr>
        </w:div>
        <w:div w:id="249776120">
          <w:marLeft w:val="480"/>
          <w:marRight w:val="0"/>
          <w:marTop w:val="0"/>
          <w:marBottom w:val="0"/>
          <w:divBdr>
            <w:top w:val="none" w:sz="0" w:space="0" w:color="auto"/>
            <w:left w:val="none" w:sz="0" w:space="0" w:color="auto"/>
            <w:bottom w:val="none" w:sz="0" w:space="0" w:color="auto"/>
            <w:right w:val="none" w:sz="0" w:space="0" w:color="auto"/>
          </w:divBdr>
        </w:div>
        <w:div w:id="256329578">
          <w:marLeft w:val="480"/>
          <w:marRight w:val="0"/>
          <w:marTop w:val="0"/>
          <w:marBottom w:val="0"/>
          <w:divBdr>
            <w:top w:val="none" w:sz="0" w:space="0" w:color="auto"/>
            <w:left w:val="none" w:sz="0" w:space="0" w:color="auto"/>
            <w:bottom w:val="none" w:sz="0" w:space="0" w:color="auto"/>
            <w:right w:val="none" w:sz="0" w:space="0" w:color="auto"/>
          </w:divBdr>
        </w:div>
        <w:div w:id="268508289">
          <w:marLeft w:val="480"/>
          <w:marRight w:val="0"/>
          <w:marTop w:val="0"/>
          <w:marBottom w:val="0"/>
          <w:divBdr>
            <w:top w:val="none" w:sz="0" w:space="0" w:color="auto"/>
            <w:left w:val="none" w:sz="0" w:space="0" w:color="auto"/>
            <w:bottom w:val="none" w:sz="0" w:space="0" w:color="auto"/>
            <w:right w:val="none" w:sz="0" w:space="0" w:color="auto"/>
          </w:divBdr>
        </w:div>
        <w:div w:id="476993305">
          <w:marLeft w:val="480"/>
          <w:marRight w:val="0"/>
          <w:marTop w:val="0"/>
          <w:marBottom w:val="0"/>
          <w:divBdr>
            <w:top w:val="none" w:sz="0" w:space="0" w:color="auto"/>
            <w:left w:val="none" w:sz="0" w:space="0" w:color="auto"/>
            <w:bottom w:val="none" w:sz="0" w:space="0" w:color="auto"/>
            <w:right w:val="none" w:sz="0" w:space="0" w:color="auto"/>
          </w:divBdr>
        </w:div>
        <w:div w:id="508056881">
          <w:marLeft w:val="480"/>
          <w:marRight w:val="0"/>
          <w:marTop w:val="0"/>
          <w:marBottom w:val="0"/>
          <w:divBdr>
            <w:top w:val="none" w:sz="0" w:space="0" w:color="auto"/>
            <w:left w:val="none" w:sz="0" w:space="0" w:color="auto"/>
            <w:bottom w:val="none" w:sz="0" w:space="0" w:color="auto"/>
            <w:right w:val="none" w:sz="0" w:space="0" w:color="auto"/>
          </w:divBdr>
        </w:div>
        <w:div w:id="546836176">
          <w:marLeft w:val="480"/>
          <w:marRight w:val="0"/>
          <w:marTop w:val="0"/>
          <w:marBottom w:val="0"/>
          <w:divBdr>
            <w:top w:val="none" w:sz="0" w:space="0" w:color="auto"/>
            <w:left w:val="none" w:sz="0" w:space="0" w:color="auto"/>
            <w:bottom w:val="none" w:sz="0" w:space="0" w:color="auto"/>
            <w:right w:val="none" w:sz="0" w:space="0" w:color="auto"/>
          </w:divBdr>
        </w:div>
        <w:div w:id="700016300">
          <w:marLeft w:val="480"/>
          <w:marRight w:val="0"/>
          <w:marTop w:val="0"/>
          <w:marBottom w:val="0"/>
          <w:divBdr>
            <w:top w:val="none" w:sz="0" w:space="0" w:color="auto"/>
            <w:left w:val="none" w:sz="0" w:space="0" w:color="auto"/>
            <w:bottom w:val="none" w:sz="0" w:space="0" w:color="auto"/>
            <w:right w:val="none" w:sz="0" w:space="0" w:color="auto"/>
          </w:divBdr>
        </w:div>
        <w:div w:id="789124878">
          <w:marLeft w:val="480"/>
          <w:marRight w:val="0"/>
          <w:marTop w:val="0"/>
          <w:marBottom w:val="0"/>
          <w:divBdr>
            <w:top w:val="none" w:sz="0" w:space="0" w:color="auto"/>
            <w:left w:val="none" w:sz="0" w:space="0" w:color="auto"/>
            <w:bottom w:val="none" w:sz="0" w:space="0" w:color="auto"/>
            <w:right w:val="none" w:sz="0" w:space="0" w:color="auto"/>
          </w:divBdr>
        </w:div>
        <w:div w:id="809371086">
          <w:marLeft w:val="480"/>
          <w:marRight w:val="0"/>
          <w:marTop w:val="0"/>
          <w:marBottom w:val="0"/>
          <w:divBdr>
            <w:top w:val="none" w:sz="0" w:space="0" w:color="auto"/>
            <w:left w:val="none" w:sz="0" w:space="0" w:color="auto"/>
            <w:bottom w:val="none" w:sz="0" w:space="0" w:color="auto"/>
            <w:right w:val="none" w:sz="0" w:space="0" w:color="auto"/>
          </w:divBdr>
        </w:div>
        <w:div w:id="817646836">
          <w:marLeft w:val="480"/>
          <w:marRight w:val="0"/>
          <w:marTop w:val="0"/>
          <w:marBottom w:val="0"/>
          <w:divBdr>
            <w:top w:val="none" w:sz="0" w:space="0" w:color="auto"/>
            <w:left w:val="none" w:sz="0" w:space="0" w:color="auto"/>
            <w:bottom w:val="none" w:sz="0" w:space="0" w:color="auto"/>
            <w:right w:val="none" w:sz="0" w:space="0" w:color="auto"/>
          </w:divBdr>
        </w:div>
        <w:div w:id="860120297">
          <w:marLeft w:val="480"/>
          <w:marRight w:val="0"/>
          <w:marTop w:val="0"/>
          <w:marBottom w:val="0"/>
          <w:divBdr>
            <w:top w:val="none" w:sz="0" w:space="0" w:color="auto"/>
            <w:left w:val="none" w:sz="0" w:space="0" w:color="auto"/>
            <w:bottom w:val="none" w:sz="0" w:space="0" w:color="auto"/>
            <w:right w:val="none" w:sz="0" w:space="0" w:color="auto"/>
          </w:divBdr>
        </w:div>
        <w:div w:id="865405112">
          <w:marLeft w:val="480"/>
          <w:marRight w:val="0"/>
          <w:marTop w:val="0"/>
          <w:marBottom w:val="0"/>
          <w:divBdr>
            <w:top w:val="none" w:sz="0" w:space="0" w:color="auto"/>
            <w:left w:val="none" w:sz="0" w:space="0" w:color="auto"/>
            <w:bottom w:val="none" w:sz="0" w:space="0" w:color="auto"/>
            <w:right w:val="none" w:sz="0" w:space="0" w:color="auto"/>
          </w:divBdr>
        </w:div>
        <w:div w:id="982735941">
          <w:marLeft w:val="480"/>
          <w:marRight w:val="0"/>
          <w:marTop w:val="0"/>
          <w:marBottom w:val="0"/>
          <w:divBdr>
            <w:top w:val="none" w:sz="0" w:space="0" w:color="auto"/>
            <w:left w:val="none" w:sz="0" w:space="0" w:color="auto"/>
            <w:bottom w:val="none" w:sz="0" w:space="0" w:color="auto"/>
            <w:right w:val="none" w:sz="0" w:space="0" w:color="auto"/>
          </w:divBdr>
        </w:div>
        <w:div w:id="1021013160">
          <w:marLeft w:val="480"/>
          <w:marRight w:val="0"/>
          <w:marTop w:val="0"/>
          <w:marBottom w:val="0"/>
          <w:divBdr>
            <w:top w:val="none" w:sz="0" w:space="0" w:color="auto"/>
            <w:left w:val="none" w:sz="0" w:space="0" w:color="auto"/>
            <w:bottom w:val="none" w:sz="0" w:space="0" w:color="auto"/>
            <w:right w:val="none" w:sz="0" w:space="0" w:color="auto"/>
          </w:divBdr>
        </w:div>
        <w:div w:id="1058283055">
          <w:marLeft w:val="480"/>
          <w:marRight w:val="0"/>
          <w:marTop w:val="0"/>
          <w:marBottom w:val="0"/>
          <w:divBdr>
            <w:top w:val="none" w:sz="0" w:space="0" w:color="auto"/>
            <w:left w:val="none" w:sz="0" w:space="0" w:color="auto"/>
            <w:bottom w:val="none" w:sz="0" w:space="0" w:color="auto"/>
            <w:right w:val="none" w:sz="0" w:space="0" w:color="auto"/>
          </w:divBdr>
        </w:div>
        <w:div w:id="1077940479">
          <w:marLeft w:val="480"/>
          <w:marRight w:val="0"/>
          <w:marTop w:val="0"/>
          <w:marBottom w:val="0"/>
          <w:divBdr>
            <w:top w:val="none" w:sz="0" w:space="0" w:color="auto"/>
            <w:left w:val="none" w:sz="0" w:space="0" w:color="auto"/>
            <w:bottom w:val="none" w:sz="0" w:space="0" w:color="auto"/>
            <w:right w:val="none" w:sz="0" w:space="0" w:color="auto"/>
          </w:divBdr>
        </w:div>
        <w:div w:id="1095322061">
          <w:marLeft w:val="480"/>
          <w:marRight w:val="0"/>
          <w:marTop w:val="0"/>
          <w:marBottom w:val="0"/>
          <w:divBdr>
            <w:top w:val="none" w:sz="0" w:space="0" w:color="auto"/>
            <w:left w:val="none" w:sz="0" w:space="0" w:color="auto"/>
            <w:bottom w:val="none" w:sz="0" w:space="0" w:color="auto"/>
            <w:right w:val="none" w:sz="0" w:space="0" w:color="auto"/>
          </w:divBdr>
        </w:div>
        <w:div w:id="1201556273">
          <w:marLeft w:val="480"/>
          <w:marRight w:val="0"/>
          <w:marTop w:val="0"/>
          <w:marBottom w:val="0"/>
          <w:divBdr>
            <w:top w:val="none" w:sz="0" w:space="0" w:color="auto"/>
            <w:left w:val="none" w:sz="0" w:space="0" w:color="auto"/>
            <w:bottom w:val="none" w:sz="0" w:space="0" w:color="auto"/>
            <w:right w:val="none" w:sz="0" w:space="0" w:color="auto"/>
          </w:divBdr>
        </w:div>
        <w:div w:id="1208950386">
          <w:marLeft w:val="480"/>
          <w:marRight w:val="0"/>
          <w:marTop w:val="0"/>
          <w:marBottom w:val="0"/>
          <w:divBdr>
            <w:top w:val="none" w:sz="0" w:space="0" w:color="auto"/>
            <w:left w:val="none" w:sz="0" w:space="0" w:color="auto"/>
            <w:bottom w:val="none" w:sz="0" w:space="0" w:color="auto"/>
            <w:right w:val="none" w:sz="0" w:space="0" w:color="auto"/>
          </w:divBdr>
        </w:div>
        <w:div w:id="1246496578">
          <w:marLeft w:val="480"/>
          <w:marRight w:val="0"/>
          <w:marTop w:val="0"/>
          <w:marBottom w:val="0"/>
          <w:divBdr>
            <w:top w:val="none" w:sz="0" w:space="0" w:color="auto"/>
            <w:left w:val="none" w:sz="0" w:space="0" w:color="auto"/>
            <w:bottom w:val="none" w:sz="0" w:space="0" w:color="auto"/>
            <w:right w:val="none" w:sz="0" w:space="0" w:color="auto"/>
          </w:divBdr>
        </w:div>
        <w:div w:id="1364593494">
          <w:marLeft w:val="480"/>
          <w:marRight w:val="0"/>
          <w:marTop w:val="0"/>
          <w:marBottom w:val="0"/>
          <w:divBdr>
            <w:top w:val="none" w:sz="0" w:space="0" w:color="auto"/>
            <w:left w:val="none" w:sz="0" w:space="0" w:color="auto"/>
            <w:bottom w:val="none" w:sz="0" w:space="0" w:color="auto"/>
            <w:right w:val="none" w:sz="0" w:space="0" w:color="auto"/>
          </w:divBdr>
        </w:div>
        <w:div w:id="1494374279">
          <w:marLeft w:val="480"/>
          <w:marRight w:val="0"/>
          <w:marTop w:val="0"/>
          <w:marBottom w:val="0"/>
          <w:divBdr>
            <w:top w:val="none" w:sz="0" w:space="0" w:color="auto"/>
            <w:left w:val="none" w:sz="0" w:space="0" w:color="auto"/>
            <w:bottom w:val="none" w:sz="0" w:space="0" w:color="auto"/>
            <w:right w:val="none" w:sz="0" w:space="0" w:color="auto"/>
          </w:divBdr>
        </w:div>
        <w:div w:id="1553997442">
          <w:marLeft w:val="480"/>
          <w:marRight w:val="0"/>
          <w:marTop w:val="0"/>
          <w:marBottom w:val="0"/>
          <w:divBdr>
            <w:top w:val="none" w:sz="0" w:space="0" w:color="auto"/>
            <w:left w:val="none" w:sz="0" w:space="0" w:color="auto"/>
            <w:bottom w:val="none" w:sz="0" w:space="0" w:color="auto"/>
            <w:right w:val="none" w:sz="0" w:space="0" w:color="auto"/>
          </w:divBdr>
        </w:div>
        <w:div w:id="1564759524">
          <w:marLeft w:val="480"/>
          <w:marRight w:val="0"/>
          <w:marTop w:val="0"/>
          <w:marBottom w:val="0"/>
          <w:divBdr>
            <w:top w:val="none" w:sz="0" w:space="0" w:color="auto"/>
            <w:left w:val="none" w:sz="0" w:space="0" w:color="auto"/>
            <w:bottom w:val="none" w:sz="0" w:space="0" w:color="auto"/>
            <w:right w:val="none" w:sz="0" w:space="0" w:color="auto"/>
          </w:divBdr>
        </w:div>
        <w:div w:id="1641184050">
          <w:marLeft w:val="480"/>
          <w:marRight w:val="0"/>
          <w:marTop w:val="0"/>
          <w:marBottom w:val="0"/>
          <w:divBdr>
            <w:top w:val="none" w:sz="0" w:space="0" w:color="auto"/>
            <w:left w:val="none" w:sz="0" w:space="0" w:color="auto"/>
            <w:bottom w:val="none" w:sz="0" w:space="0" w:color="auto"/>
            <w:right w:val="none" w:sz="0" w:space="0" w:color="auto"/>
          </w:divBdr>
        </w:div>
        <w:div w:id="1827433950">
          <w:marLeft w:val="480"/>
          <w:marRight w:val="0"/>
          <w:marTop w:val="0"/>
          <w:marBottom w:val="0"/>
          <w:divBdr>
            <w:top w:val="none" w:sz="0" w:space="0" w:color="auto"/>
            <w:left w:val="none" w:sz="0" w:space="0" w:color="auto"/>
            <w:bottom w:val="none" w:sz="0" w:space="0" w:color="auto"/>
            <w:right w:val="none" w:sz="0" w:space="0" w:color="auto"/>
          </w:divBdr>
        </w:div>
        <w:div w:id="1840272364">
          <w:marLeft w:val="480"/>
          <w:marRight w:val="0"/>
          <w:marTop w:val="0"/>
          <w:marBottom w:val="0"/>
          <w:divBdr>
            <w:top w:val="none" w:sz="0" w:space="0" w:color="auto"/>
            <w:left w:val="none" w:sz="0" w:space="0" w:color="auto"/>
            <w:bottom w:val="none" w:sz="0" w:space="0" w:color="auto"/>
            <w:right w:val="none" w:sz="0" w:space="0" w:color="auto"/>
          </w:divBdr>
        </w:div>
        <w:div w:id="1844707497">
          <w:marLeft w:val="480"/>
          <w:marRight w:val="0"/>
          <w:marTop w:val="0"/>
          <w:marBottom w:val="0"/>
          <w:divBdr>
            <w:top w:val="none" w:sz="0" w:space="0" w:color="auto"/>
            <w:left w:val="none" w:sz="0" w:space="0" w:color="auto"/>
            <w:bottom w:val="none" w:sz="0" w:space="0" w:color="auto"/>
            <w:right w:val="none" w:sz="0" w:space="0" w:color="auto"/>
          </w:divBdr>
        </w:div>
        <w:div w:id="1886483039">
          <w:marLeft w:val="480"/>
          <w:marRight w:val="0"/>
          <w:marTop w:val="0"/>
          <w:marBottom w:val="0"/>
          <w:divBdr>
            <w:top w:val="none" w:sz="0" w:space="0" w:color="auto"/>
            <w:left w:val="none" w:sz="0" w:space="0" w:color="auto"/>
            <w:bottom w:val="none" w:sz="0" w:space="0" w:color="auto"/>
            <w:right w:val="none" w:sz="0" w:space="0" w:color="auto"/>
          </w:divBdr>
        </w:div>
        <w:div w:id="1920291438">
          <w:marLeft w:val="480"/>
          <w:marRight w:val="0"/>
          <w:marTop w:val="0"/>
          <w:marBottom w:val="0"/>
          <w:divBdr>
            <w:top w:val="none" w:sz="0" w:space="0" w:color="auto"/>
            <w:left w:val="none" w:sz="0" w:space="0" w:color="auto"/>
            <w:bottom w:val="none" w:sz="0" w:space="0" w:color="auto"/>
            <w:right w:val="none" w:sz="0" w:space="0" w:color="auto"/>
          </w:divBdr>
        </w:div>
        <w:div w:id="2055733418">
          <w:marLeft w:val="480"/>
          <w:marRight w:val="0"/>
          <w:marTop w:val="0"/>
          <w:marBottom w:val="0"/>
          <w:divBdr>
            <w:top w:val="none" w:sz="0" w:space="0" w:color="auto"/>
            <w:left w:val="none" w:sz="0" w:space="0" w:color="auto"/>
            <w:bottom w:val="none" w:sz="0" w:space="0" w:color="auto"/>
            <w:right w:val="none" w:sz="0" w:space="0" w:color="auto"/>
          </w:divBdr>
        </w:div>
        <w:div w:id="2107072355">
          <w:marLeft w:val="480"/>
          <w:marRight w:val="0"/>
          <w:marTop w:val="0"/>
          <w:marBottom w:val="0"/>
          <w:divBdr>
            <w:top w:val="none" w:sz="0" w:space="0" w:color="auto"/>
            <w:left w:val="none" w:sz="0" w:space="0" w:color="auto"/>
            <w:bottom w:val="none" w:sz="0" w:space="0" w:color="auto"/>
            <w:right w:val="none" w:sz="0" w:space="0" w:color="auto"/>
          </w:divBdr>
        </w:div>
      </w:divsChild>
    </w:div>
    <w:div w:id="1782262272">
      <w:bodyDiv w:val="1"/>
      <w:marLeft w:val="0"/>
      <w:marRight w:val="0"/>
      <w:marTop w:val="0"/>
      <w:marBottom w:val="0"/>
      <w:divBdr>
        <w:top w:val="none" w:sz="0" w:space="0" w:color="auto"/>
        <w:left w:val="none" w:sz="0" w:space="0" w:color="auto"/>
        <w:bottom w:val="none" w:sz="0" w:space="0" w:color="auto"/>
        <w:right w:val="none" w:sz="0" w:space="0" w:color="auto"/>
      </w:divBdr>
    </w:div>
    <w:div w:id="1784038876">
      <w:bodyDiv w:val="1"/>
      <w:marLeft w:val="0"/>
      <w:marRight w:val="0"/>
      <w:marTop w:val="0"/>
      <w:marBottom w:val="0"/>
      <w:divBdr>
        <w:top w:val="none" w:sz="0" w:space="0" w:color="auto"/>
        <w:left w:val="none" w:sz="0" w:space="0" w:color="auto"/>
        <w:bottom w:val="none" w:sz="0" w:space="0" w:color="auto"/>
        <w:right w:val="none" w:sz="0" w:space="0" w:color="auto"/>
      </w:divBdr>
      <w:divsChild>
        <w:div w:id="41102418">
          <w:marLeft w:val="640"/>
          <w:marRight w:val="0"/>
          <w:marTop w:val="0"/>
          <w:marBottom w:val="0"/>
          <w:divBdr>
            <w:top w:val="none" w:sz="0" w:space="0" w:color="auto"/>
            <w:left w:val="none" w:sz="0" w:space="0" w:color="auto"/>
            <w:bottom w:val="none" w:sz="0" w:space="0" w:color="auto"/>
            <w:right w:val="none" w:sz="0" w:space="0" w:color="auto"/>
          </w:divBdr>
        </w:div>
        <w:div w:id="46606679">
          <w:marLeft w:val="640"/>
          <w:marRight w:val="0"/>
          <w:marTop w:val="0"/>
          <w:marBottom w:val="0"/>
          <w:divBdr>
            <w:top w:val="none" w:sz="0" w:space="0" w:color="auto"/>
            <w:left w:val="none" w:sz="0" w:space="0" w:color="auto"/>
            <w:bottom w:val="none" w:sz="0" w:space="0" w:color="auto"/>
            <w:right w:val="none" w:sz="0" w:space="0" w:color="auto"/>
          </w:divBdr>
        </w:div>
        <w:div w:id="70320779">
          <w:marLeft w:val="640"/>
          <w:marRight w:val="0"/>
          <w:marTop w:val="0"/>
          <w:marBottom w:val="0"/>
          <w:divBdr>
            <w:top w:val="none" w:sz="0" w:space="0" w:color="auto"/>
            <w:left w:val="none" w:sz="0" w:space="0" w:color="auto"/>
            <w:bottom w:val="none" w:sz="0" w:space="0" w:color="auto"/>
            <w:right w:val="none" w:sz="0" w:space="0" w:color="auto"/>
          </w:divBdr>
        </w:div>
        <w:div w:id="153034680">
          <w:marLeft w:val="640"/>
          <w:marRight w:val="0"/>
          <w:marTop w:val="0"/>
          <w:marBottom w:val="0"/>
          <w:divBdr>
            <w:top w:val="none" w:sz="0" w:space="0" w:color="auto"/>
            <w:left w:val="none" w:sz="0" w:space="0" w:color="auto"/>
            <w:bottom w:val="none" w:sz="0" w:space="0" w:color="auto"/>
            <w:right w:val="none" w:sz="0" w:space="0" w:color="auto"/>
          </w:divBdr>
        </w:div>
        <w:div w:id="226959854">
          <w:marLeft w:val="640"/>
          <w:marRight w:val="0"/>
          <w:marTop w:val="0"/>
          <w:marBottom w:val="0"/>
          <w:divBdr>
            <w:top w:val="none" w:sz="0" w:space="0" w:color="auto"/>
            <w:left w:val="none" w:sz="0" w:space="0" w:color="auto"/>
            <w:bottom w:val="none" w:sz="0" w:space="0" w:color="auto"/>
            <w:right w:val="none" w:sz="0" w:space="0" w:color="auto"/>
          </w:divBdr>
        </w:div>
        <w:div w:id="284579703">
          <w:marLeft w:val="640"/>
          <w:marRight w:val="0"/>
          <w:marTop w:val="0"/>
          <w:marBottom w:val="0"/>
          <w:divBdr>
            <w:top w:val="none" w:sz="0" w:space="0" w:color="auto"/>
            <w:left w:val="none" w:sz="0" w:space="0" w:color="auto"/>
            <w:bottom w:val="none" w:sz="0" w:space="0" w:color="auto"/>
            <w:right w:val="none" w:sz="0" w:space="0" w:color="auto"/>
          </w:divBdr>
        </w:div>
        <w:div w:id="329988528">
          <w:marLeft w:val="640"/>
          <w:marRight w:val="0"/>
          <w:marTop w:val="0"/>
          <w:marBottom w:val="0"/>
          <w:divBdr>
            <w:top w:val="none" w:sz="0" w:space="0" w:color="auto"/>
            <w:left w:val="none" w:sz="0" w:space="0" w:color="auto"/>
            <w:bottom w:val="none" w:sz="0" w:space="0" w:color="auto"/>
            <w:right w:val="none" w:sz="0" w:space="0" w:color="auto"/>
          </w:divBdr>
        </w:div>
        <w:div w:id="376469359">
          <w:marLeft w:val="640"/>
          <w:marRight w:val="0"/>
          <w:marTop w:val="0"/>
          <w:marBottom w:val="0"/>
          <w:divBdr>
            <w:top w:val="none" w:sz="0" w:space="0" w:color="auto"/>
            <w:left w:val="none" w:sz="0" w:space="0" w:color="auto"/>
            <w:bottom w:val="none" w:sz="0" w:space="0" w:color="auto"/>
            <w:right w:val="none" w:sz="0" w:space="0" w:color="auto"/>
          </w:divBdr>
        </w:div>
        <w:div w:id="399715028">
          <w:marLeft w:val="640"/>
          <w:marRight w:val="0"/>
          <w:marTop w:val="0"/>
          <w:marBottom w:val="0"/>
          <w:divBdr>
            <w:top w:val="none" w:sz="0" w:space="0" w:color="auto"/>
            <w:left w:val="none" w:sz="0" w:space="0" w:color="auto"/>
            <w:bottom w:val="none" w:sz="0" w:space="0" w:color="auto"/>
            <w:right w:val="none" w:sz="0" w:space="0" w:color="auto"/>
          </w:divBdr>
        </w:div>
        <w:div w:id="446433679">
          <w:marLeft w:val="640"/>
          <w:marRight w:val="0"/>
          <w:marTop w:val="0"/>
          <w:marBottom w:val="0"/>
          <w:divBdr>
            <w:top w:val="none" w:sz="0" w:space="0" w:color="auto"/>
            <w:left w:val="none" w:sz="0" w:space="0" w:color="auto"/>
            <w:bottom w:val="none" w:sz="0" w:space="0" w:color="auto"/>
            <w:right w:val="none" w:sz="0" w:space="0" w:color="auto"/>
          </w:divBdr>
        </w:div>
        <w:div w:id="447312719">
          <w:marLeft w:val="640"/>
          <w:marRight w:val="0"/>
          <w:marTop w:val="0"/>
          <w:marBottom w:val="0"/>
          <w:divBdr>
            <w:top w:val="none" w:sz="0" w:space="0" w:color="auto"/>
            <w:left w:val="none" w:sz="0" w:space="0" w:color="auto"/>
            <w:bottom w:val="none" w:sz="0" w:space="0" w:color="auto"/>
            <w:right w:val="none" w:sz="0" w:space="0" w:color="auto"/>
          </w:divBdr>
        </w:div>
        <w:div w:id="591621496">
          <w:marLeft w:val="640"/>
          <w:marRight w:val="0"/>
          <w:marTop w:val="0"/>
          <w:marBottom w:val="0"/>
          <w:divBdr>
            <w:top w:val="none" w:sz="0" w:space="0" w:color="auto"/>
            <w:left w:val="none" w:sz="0" w:space="0" w:color="auto"/>
            <w:bottom w:val="none" w:sz="0" w:space="0" w:color="auto"/>
            <w:right w:val="none" w:sz="0" w:space="0" w:color="auto"/>
          </w:divBdr>
        </w:div>
        <w:div w:id="610938652">
          <w:marLeft w:val="640"/>
          <w:marRight w:val="0"/>
          <w:marTop w:val="0"/>
          <w:marBottom w:val="0"/>
          <w:divBdr>
            <w:top w:val="none" w:sz="0" w:space="0" w:color="auto"/>
            <w:left w:val="none" w:sz="0" w:space="0" w:color="auto"/>
            <w:bottom w:val="none" w:sz="0" w:space="0" w:color="auto"/>
            <w:right w:val="none" w:sz="0" w:space="0" w:color="auto"/>
          </w:divBdr>
        </w:div>
        <w:div w:id="793909335">
          <w:marLeft w:val="640"/>
          <w:marRight w:val="0"/>
          <w:marTop w:val="0"/>
          <w:marBottom w:val="0"/>
          <w:divBdr>
            <w:top w:val="none" w:sz="0" w:space="0" w:color="auto"/>
            <w:left w:val="none" w:sz="0" w:space="0" w:color="auto"/>
            <w:bottom w:val="none" w:sz="0" w:space="0" w:color="auto"/>
            <w:right w:val="none" w:sz="0" w:space="0" w:color="auto"/>
          </w:divBdr>
        </w:div>
        <w:div w:id="830102150">
          <w:marLeft w:val="640"/>
          <w:marRight w:val="0"/>
          <w:marTop w:val="0"/>
          <w:marBottom w:val="0"/>
          <w:divBdr>
            <w:top w:val="none" w:sz="0" w:space="0" w:color="auto"/>
            <w:left w:val="none" w:sz="0" w:space="0" w:color="auto"/>
            <w:bottom w:val="none" w:sz="0" w:space="0" w:color="auto"/>
            <w:right w:val="none" w:sz="0" w:space="0" w:color="auto"/>
          </w:divBdr>
        </w:div>
        <w:div w:id="923951287">
          <w:marLeft w:val="640"/>
          <w:marRight w:val="0"/>
          <w:marTop w:val="0"/>
          <w:marBottom w:val="0"/>
          <w:divBdr>
            <w:top w:val="none" w:sz="0" w:space="0" w:color="auto"/>
            <w:left w:val="none" w:sz="0" w:space="0" w:color="auto"/>
            <w:bottom w:val="none" w:sz="0" w:space="0" w:color="auto"/>
            <w:right w:val="none" w:sz="0" w:space="0" w:color="auto"/>
          </w:divBdr>
        </w:div>
        <w:div w:id="1034817272">
          <w:marLeft w:val="640"/>
          <w:marRight w:val="0"/>
          <w:marTop w:val="0"/>
          <w:marBottom w:val="0"/>
          <w:divBdr>
            <w:top w:val="none" w:sz="0" w:space="0" w:color="auto"/>
            <w:left w:val="none" w:sz="0" w:space="0" w:color="auto"/>
            <w:bottom w:val="none" w:sz="0" w:space="0" w:color="auto"/>
            <w:right w:val="none" w:sz="0" w:space="0" w:color="auto"/>
          </w:divBdr>
        </w:div>
        <w:div w:id="1039670004">
          <w:marLeft w:val="640"/>
          <w:marRight w:val="0"/>
          <w:marTop w:val="0"/>
          <w:marBottom w:val="0"/>
          <w:divBdr>
            <w:top w:val="none" w:sz="0" w:space="0" w:color="auto"/>
            <w:left w:val="none" w:sz="0" w:space="0" w:color="auto"/>
            <w:bottom w:val="none" w:sz="0" w:space="0" w:color="auto"/>
            <w:right w:val="none" w:sz="0" w:space="0" w:color="auto"/>
          </w:divBdr>
        </w:div>
        <w:div w:id="1057515589">
          <w:marLeft w:val="640"/>
          <w:marRight w:val="0"/>
          <w:marTop w:val="0"/>
          <w:marBottom w:val="0"/>
          <w:divBdr>
            <w:top w:val="none" w:sz="0" w:space="0" w:color="auto"/>
            <w:left w:val="none" w:sz="0" w:space="0" w:color="auto"/>
            <w:bottom w:val="none" w:sz="0" w:space="0" w:color="auto"/>
            <w:right w:val="none" w:sz="0" w:space="0" w:color="auto"/>
          </w:divBdr>
        </w:div>
        <w:div w:id="1088310487">
          <w:marLeft w:val="640"/>
          <w:marRight w:val="0"/>
          <w:marTop w:val="0"/>
          <w:marBottom w:val="0"/>
          <w:divBdr>
            <w:top w:val="none" w:sz="0" w:space="0" w:color="auto"/>
            <w:left w:val="none" w:sz="0" w:space="0" w:color="auto"/>
            <w:bottom w:val="none" w:sz="0" w:space="0" w:color="auto"/>
            <w:right w:val="none" w:sz="0" w:space="0" w:color="auto"/>
          </w:divBdr>
        </w:div>
        <w:div w:id="1222709479">
          <w:marLeft w:val="640"/>
          <w:marRight w:val="0"/>
          <w:marTop w:val="0"/>
          <w:marBottom w:val="0"/>
          <w:divBdr>
            <w:top w:val="none" w:sz="0" w:space="0" w:color="auto"/>
            <w:left w:val="none" w:sz="0" w:space="0" w:color="auto"/>
            <w:bottom w:val="none" w:sz="0" w:space="0" w:color="auto"/>
            <w:right w:val="none" w:sz="0" w:space="0" w:color="auto"/>
          </w:divBdr>
        </w:div>
        <w:div w:id="1240944601">
          <w:marLeft w:val="640"/>
          <w:marRight w:val="0"/>
          <w:marTop w:val="0"/>
          <w:marBottom w:val="0"/>
          <w:divBdr>
            <w:top w:val="none" w:sz="0" w:space="0" w:color="auto"/>
            <w:left w:val="none" w:sz="0" w:space="0" w:color="auto"/>
            <w:bottom w:val="none" w:sz="0" w:space="0" w:color="auto"/>
            <w:right w:val="none" w:sz="0" w:space="0" w:color="auto"/>
          </w:divBdr>
        </w:div>
        <w:div w:id="1376782411">
          <w:marLeft w:val="640"/>
          <w:marRight w:val="0"/>
          <w:marTop w:val="0"/>
          <w:marBottom w:val="0"/>
          <w:divBdr>
            <w:top w:val="none" w:sz="0" w:space="0" w:color="auto"/>
            <w:left w:val="none" w:sz="0" w:space="0" w:color="auto"/>
            <w:bottom w:val="none" w:sz="0" w:space="0" w:color="auto"/>
            <w:right w:val="none" w:sz="0" w:space="0" w:color="auto"/>
          </w:divBdr>
        </w:div>
        <w:div w:id="1502814180">
          <w:marLeft w:val="640"/>
          <w:marRight w:val="0"/>
          <w:marTop w:val="0"/>
          <w:marBottom w:val="0"/>
          <w:divBdr>
            <w:top w:val="none" w:sz="0" w:space="0" w:color="auto"/>
            <w:left w:val="none" w:sz="0" w:space="0" w:color="auto"/>
            <w:bottom w:val="none" w:sz="0" w:space="0" w:color="auto"/>
            <w:right w:val="none" w:sz="0" w:space="0" w:color="auto"/>
          </w:divBdr>
        </w:div>
        <w:div w:id="1551578208">
          <w:marLeft w:val="640"/>
          <w:marRight w:val="0"/>
          <w:marTop w:val="0"/>
          <w:marBottom w:val="0"/>
          <w:divBdr>
            <w:top w:val="none" w:sz="0" w:space="0" w:color="auto"/>
            <w:left w:val="none" w:sz="0" w:space="0" w:color="auto"/>
            <w:bottom w:val="none" w:sz="0" w:space="0" w:color="auto"/>
            <w:right w:val="none" w:sz="0" w:space="0" w:color="auto"/>
          </w:divBdr>
        </w:div>
        <w:div w:id="1560163730">
          <w:marLeft w:val="640"/>
          <w:marRight w:val="0"/>
          <w:marTop w:val="0"/>
          <w:marBottom w:val="0"/>
          <w:divBdr>
            <w:top w:val="none" w:sz="0" w:space="0" w:color="auto"/>
            <w:left w:val="none" w:sz="0" w:space="0" w:color="auto"/>
            <w:bottom w:val="none" w:sz="0" w:space="0" w:color="auto"/>
            <w:right w:val="none" w:sz="0" w:space="0" w:color="auto"/>
          </w:divBdr>
        </w:div>
        <w:div w:id="1562984898">
          <w:marLeft w:val="640"/>
          <w:marRight w:val="0"/>
          <w:marTop w:val="0"/>
          <w:marBottom w:val="0"/>
          <w:divBdr>
            <w:top w:val="none" w:sz="0" w:space="0" w:color="auto"/>
            <w:left w:val="none" w:sz="0" w:space="0" w:color="auto"/>
            <w:bottom w:val="none" w:sz="0" w:space="0" w:color="auto"/>
            <w:right w:val="none" w:sz="0" w:space="0" w:color="auto"/>
          </w:divBdr>
        </w:div>
        <w:div w:id="1566405940">
          <w:marLeft w:val="640"/>
          <w:marRight w:val="0"/>
          <w:marTop w:val="0"/>
          <w:marBottom w:val="0"/>
          <w:divBdr>
            <w:top w:val="none" w:sz="0" w:space="0" w:color="auto"/>
            <w:left w:val="none" w:sz="0" w:space="0" w:color="auto"/>
            <w:bottom w:val="none" w:sz="0" w:space="0" w:color="auto"/>
            <w:right w:val="none" w:sz="0" w:space="0" w:color="auto"/>
          </w:divBdr>
        </w:div>
        <w:div w:id="1726028448">
          <w:marLeft w:val="640"/>
          <w:marRight w:val="0"/>
          <w:marTop w:val="0"/>
          <w:marBottom w:val="0"/>
          <w:divBdr>
            <w:top w:val="none" w:sz="0" w:space="0" w:color="auto"/>
            <w:left w:val="none" w:sz="0" w:space="0" w:color="auto"/>
            <w:bottom w:val="none" w:sz="0" w:space="0" w:color="auto"/>
            <w:right w:val="none" w:sz="0" w:space="0" w:color="auto"/>
          </w:divBdr>
        </w:div>
        <w:div w:id="1769540777">
          <w:marLeft w:val="640"/>
          <w:marRight w:val="0"/>
          <w:marTop w:val="0"/>
          <w:marBottom w:val="0"/>
          <w:divBdr>
            <w:top w:val="none" w:sz="0" w:space="0" w:color="auto"/>
            <w:left w:val="none" w:sz="0" w:space="0" w:color="auto"/>
            <w:bottom w:val="none" w:sz="0" w:space="0" w:color="auto"/>
            <w:right w:val="none" w:sz="0" w:space="0" w:color="auto"/>
          </w:divBdr>
        </w:div>
        <w:div w:id="1853765051">
          <w:marLeft w:val="640"/>
          <w:marRight w:val="0"/>
          <w:marTop w:val="0"/>
          <w:marBottom w:val="0"/>
          <w:divBdr>
            <w:top w:val="none" w:sz="0" w:space="0" w:color="auto"/>
            <w:left w:val="none" w:sz="0" w:space="0" w:color="auto"/>
            <w:bottom w:val="none" w:sz="0" w:space="0" w:color="auto"/>
            <w:right w:val="none" w:sz="0" w:space="0" w:color="auto"/>
          </w:divBdr>
        </w:div>
        <w:div w:id="2004504398">
          <w:marLeft w:val="640"/>
          <w:marRight w:val="0"/>
          <w:marTop w:val="0"/>
          <w:marBottom w:val="0"/>
          <w:divBdr>
            <w:top w:val="none" w:sz="0" w:space="0" w:color="auto"/>
            <w:left w:val="none" w:sz="0" w:space="0" w:color="auto"/>
            <w:bottom w:val="none" w:sz="0" w:space="0" w:color="auto"/>
            <w:right w:val="none" w:sz="0" w:space="0" w:color="auto"/>
          </w:divBdr>
        </w:div>
        <w:div w:id="2010400865">
          <w:marLeft w:val="640"/>
          <w:marRight w:val="0"/>
          <w:marTop w:val="0"/>
          <w:marBottom w:val="0"/>
          <w:divBdr>
            <w:top w:val="none" w:sz="0" w:space="0" w:color="auto"/>
            <w:left w:val="none" w:sz="0" w:space="0" w:color="auto"/>
            <w:bottom w:val="none" w:sz="0" w:space="0" w:color="auto"/>
            <w:right w:val="none" w:sz="0" w:space="0" w:color="auto"/>
          </w:divBdr>
        </w:div>
        <w:div w:id="2026443892">
          <w:marLeft w:val="640"/>
          <w:marRight w:val="0"/>
          <w:marTop w:val="0"/>
          <w:marBottom w:val="0"/>
          <w:divBdr>
            <w:top w:val="none" w:sz="0" w:space="0" w:color="auto"/>
            <w:left w:val="none" w:sz="0" w:space="0" w:color="auto"/>
            <w:bottom w:val="none" w:sz="0" w:space="0" w:color="auto"/>
            <w:right w:val="none" w:sz="0" w:space="0" w:color="auto"/>
          </w:divBdr>
        </w:div>
        <w:div w:id="2074741608">
          <w:marLeft w:val="640"/>
          <w:marRight w:val="0"/>
          <w:marTop w:val="0"/>
          <w:marBottom w:val="0"/>
          <w:divBdr>
            <w:top w:val="none" w:sz="0" w:space="0" w:color="auto"/>
            <w:left w:val="none" w:sz="0" w:space="0" w:color="auto"/>
            <w:bottom w:val="none" w:sz="0" w:space="0" w:color="auto"/>
            <w:right w:val="none" w:sz="0" w:space="0" w:color="auto"/>
          </w:divBdr>
        </w:div>
        <w:div w:id="2080128664">
          <w:marLeft w:val="640"/>
          <w:marRight w:val="0"/>
          <w:marTop w:val="0"/>
          <w:marBottom w:val="0"/>
          <w:divBdr>
            <w:top w:val="none" w:sz="0" w:space="0" w:color="auto"/>
            <w:left w:val="none" w:sz="0" w:space="0" w:color="auto"/>
            <w:bottom w:val="none" w:sz="0" w:space="0" w:color="auto"/>
            <w:right w:val="none" w:sz="0" w:space="0" w:color="auto"/>
          </w:divBdr>
        </w:div>
        <w:div w:id="2133328718">
          <w:marLeft w:val="640"/>
          <w:marRight w:val="0"/>
          <w:marTop w:val="0"/>
          <w:marBottom w:val="0"/>
          <w:divBdr>
            <w:top w:val="none" w:sz="0" w:space="0" w:color="auto"/>
            <w:left w:val="none" w:sz="0" w:space="0" w:color="auto"/>
            <w:bottom w:val="none" w:sz="0" w:space="0" w:color="auto"/>
            <w:right w:val="none" w:sz="0" w:space="0" w:color="auto"/>
          </w:divBdr>
        </w:div>
      </w:divsChild>
    </w:div>
    <w:div w:id="1790200060">
      <w:bodyDiv w:val="1"/>
      <w:marLeft w:val="0"/>
      <w:marRight w:val="0"/>
      <w:marTop w:val="0"/>
      <w:marBottom w:val="0"/>
      <w:divBdr>
        <w:top w:val="none" w:sz="0" w:space="0" w:color="auto"/>
        <w:left w:val="none" w:sz="0" w:space="0" w:color="auto"/>
        <w:bottom w:val="none" w:sz="0" w:space="0" w:color="auto"/>
        <w:right w:val="none" w:sz="0" w:space="0" w:color="auto"/>
      </w:divBdr>
    </w:div>
    <w:div w:id="1797140974">
      <w:bodyDiv w:val="1"/>
      <w:marLeft w:val="0"/>
      <w:marRight w:val="0"/>
      <w:marTop w:val="0"/>
      <w:marBottom w:val="0"/>
      <w:divBdr>
        <w:top w:val="none" w:sz="0" w:space="0" w:color="auto"/>
        <w:left w:val="none" w:sz="0" w:space="0" w:color="auto"/>
        <w:bottom w:val="none" w:sz="0" w:space="0" w:color="auto"/>
        <w:right w:val="none" w:sz="0" w:space="0" w:color="auto"/>
      </w:divBdr>
    </w:div>
    <w:div w:id="1798797082">
      <w:bodyDiv w:val="1"/>
      <w:marLeft w:val="0"/>
      <w:marRight w:val="0"/>
      <w:marTop w:val="0"/>
      <w:marBottom w:val="0"/>
      <w:divBdr>
        <w:top w:val="none" w:sz="0" w:space="0" w:color="auto"/>
        <w:left w:val="none" w:sz="0" w:space="0" w:color="auto"/>
        <w:bottom w:val="none" w:sz="0" w:space="0" w:color="auto"/>
        <w:right w:val="none" w:sz="0" w:space="0" w:color="auto"/>
      </w:divBdr>
    </w:div>
    <w:div w:id="1806897322">
      <w:bodyDiv w:val="1"/>
      <w:marLeft w:val="0"/>
      <w:marRight w:val="0"/>
      <w:marTop w:val="0"/>
      <w:marBottom w:val="0"/>
      <w:divBdr>
        <w:top w:val="none" w:sz="0" w:space="0" w:color="auto"/>
        <w:left w:val="none" w:sz="0" w:space="0" w:color="auto"/>
        <w:bottom w:val="none" w:sz="0" w:space="0" w:color="auto"/>
        <w:right w:val="none" w:sz="0" w:space="0" w:color="auto"/>
      </w:divBdr>
    </w:div>
    <w:div w:id="1812482155">
      <w:bodyDiv w:val="1"/>
      <w:marLeft w:val="0"/>
      <w:marRight w:val="0"/>
      <w:marTop w:val="0"/>
      <w:marBottom w:val="0"/>
      <w:divBdr>
        <w:top w:val="none" w:sz="0" w:space="0" w:color="auto"/>
        <w:left w:val="none" w:sz="0" w:space="0" w:color="auto"/>
        <w:bottom w:val="none" w:sz="0" w:space="0" w:color="auto"/>
        <w:right w:val="none" w:sz="0" w:space="0" w:color="auto"/>
      </w:divBdr>
    </w:div>
    <w:div w:id="1816071430">
      <w:bodyDiv w:val="1"/>
      <w:marLeft w:val="0"/>
      <w:marRight w:val="0"/>
      <w:marTop w:val="0"/>
      <w:marBottom w:val="0"/>
      <w:divBdr>
        <w:top w:val="none" w:sz="0" w:space="0" w:color="auto"/>
        <w:left w:val="none" w:sz="0" w:space="0" w:color="auto"/>
        <w:bottom w:val="none" w:sz="0" w:space="0" w:color="auto"/>
        <w:right w:val="none" w:sz="0" w:space="0" w:color="auto"/>
      </w:divBdr>
    </w:div>
    <w:div w:id="1818760802">
      <w:bodyDiv w:val="1"/>
      <w:marLeft w:val="0"/>
      <w:marRight w:val="0"/>
      <w:marTop w:val="0"/>
      <w:marBottom w:val="0"/>
      <w:divBdr>
        <w:top w:val="none" w:sz="0" w:space="0" w:color="auto"/>
        <w:left w:val="none" w:sz="0" w:space="0" w:color="auto"/>
        <w:bottom w:val="none" w:sz="0" w:space="0" w:color="auto"/>
        <w:right w:val="none" w:sz="0" w:space="0" w:color="auto"/>
      </w:divBdr>
    </w:div>
    <w:div w:id="1822694954">
      <w:bodyDiv w:val="1"/>
      <w:marLeft w:val="0"/>
      <w:marRight w:val="0"/>
      <w:marTop w:val="0"/>
      <w:marBottom w:val="0"/>
      <w:divBdr>
        <w:top w:val="none" w:sz="0" w:space="0" w:color="auto"/>
        <w:left w:val="none" w:sz="0" w:space="0" w:color="auto"/>
        <w:bottom w:val="none" w:sz="0" w:space="0" w:color="auto"/>
        <w:right w:val="none" w:sz="0" w:space="0" w:color="auto"/>
      </w:divBdr>
    </w:div>
    <w:div w:id="1829131254">
      <w:bodyDiv w:val="1"/>
      <w:marLeft w:val="0"/>
      <w:marRight w:val="0"/>
      <w:marTop w:val="0"/>
      <w:marBottom w:val="0"/>
      <w:divBdr>
        <w:top w:val="none" w:sz="0" w:space="0" w:color="auto"/>
        <w:left w:val="none" w:sz="0" w:space="0" w:color="auto"/>
        <w:bottom w:val="none" w:sz="0" w:space="0" w:color="auto"/>
        <w:right w:val="none" w:sz="0" w:space="0" w:color="auto"/>
      </w:divBdr>
      <w:divsChild>
        <w:div w:id="36469134">
          <w:marLeft w:val="480"/>
          <w:marRight w:val="0"/>
          <w:marTop w:val="0"/>
          <w:marBottom w:val="0"/>
          <w:divBdr>
            <w:top w:val="none" w:sz="0" w:space="0" w:color="auto"/>
            <w:left w:val="none" w:sz="0" w:space="0" w:color="auto"/>
            <w:bottom w:val="none" w:sz="0" w:space="0" w:color="auto"/>
            <w:right w:val="none" w:sz="0" w:space="0" w:color="auto"/>
          </w:divBdr>
        </w:div>
        <w:div w:id="107286217">
          <w:marLeft w:val="480"/>
          <w:marRight w:val="0"/>
          <w:marTop w:val="0"/>
          <w:marBottom w:val="0"/>
          <w:divBdr>
            <w:top w:val="none" w:sz="0" w:space="0" w:color="auto"/>
            <w:left w:val="none" w:sz="0" w:space="0" w:color="auto"/>
            <w:bottom w:val="none" w:sz="0" w:space="0" w:color="auto"/>
            <w:right w:val="none" w:sz="0" w:space="0" w:color="auto"/>
          </w:divBdr>
        </w:div>
        <w:div w:id="154076526">
          <w:marLeft w:val="480"/>
          <w:marRight w:val="0"/>
          <w:marTop w:val="0"/>
          <w:marBottom w:val="0"/>
          <w:divBdr>
            <w:top w:val="none" w:sz="0" w:space="0" w:color="auto"/>
            <w:left w:val="none" w:sz="0" w:space="0" w:color="auto"/>
            <w:bottom w:val="none" w:sz="0" w:space="0" w:color="auto"/>
            <w:right w:val="none" w:sz="0" w:space="0" w:color="auto"/>
          </w:divBdr>
        </w:div>
        <w:div w:id="173617182">
          <w:marLeft w:val="480"/>
          <w:marRight w:val="0"/>
          <w:marTop w:val="0"/>
          <w:marBottom w:val="0"/>
          <w:divBdr>
            <w:top w:val="none" w:sz="0" w:space="0" w:color="auto"/>
            <w:left w:val="none" w:sz="0" w:space="0" w:color="auto"/>
            <w:bottom w:val="none" w:sz="0" w:space="0" w:color="auto"/>
            <w:right w:val="none" w:sz="0" w:space="0" w:color="auto"/>
          </w:divBdr>
        </w:div>
        <w:div w:id="232859844">
          <w:marLeft w:val="480"/>
          <w:marRight w:val="0"/>
          <w:marTop w:val="0"/>
          <w:marBottom w:val="0"/>
          <w:divBdr>
            <w:top w:val="none" w:sz="0" w:space="0" w:color="auto"/>
            <w:left w:val="none" w:sz="0" w:space="0" w:color="auto"/>
            <w:bottom w:val="none" w:sz="0" w:space="0" w:color="auto"/>
            <w:right w:val="none" w:sz="0" w:space="0" w:color="auto"/>
          </w:divBdr>
        </w:div>
        <w:div w:id="282807530">
          <w:marLeft w:val="480"/>
          <w:marRight w:val="0"/>
          <w:marTop w:val="0"/>
          <w:marBottom w:val="0"/>
          <w:divBdr>
            <w:top w:val="none" w:sz="0" w:space="0" w:color="auto"/>
            <w:left w:val="none" w:sz="0" w:space="0" w:color="auto"/>
            <w:bottom w:val="none" w:sz="0" w:space="0" w:color="auto"/>
            <w:right w:val="none" w:sz="0" w:space="0" w:color="auto"/>
          </w:divBdr>
        </w:div>
        <w:div w:id="302123399">
          <w:marLeft w:val="480"/>
          <w:marRight w:val="0"/>
          <w:marTop w:val="0"/>
          <w:marBottom w:val="0"/>
          <w:divBdr>
            <w:top w:val="none" w:sz="0" w:space="0" w:color="auto"/>
            <w:left w:val="none" w:sz="0" w:space="0" w:color="auto"/>
            <w:bottom w:val="none" w:sz="0" w:space="0" w:color="auto"/>
            <w:right w:val="none" w:sz="0" w:space="0" w:color="auto"/>
          </w:divBdr>
        </w:div>
        <w:div w:id="406197685">
          <w:marLeft w:val="480"/>
          <w:marRight w:val="0"/>
          <w:marTop w:val="0"/>
          <w:marBottom w:val="0"/>
          <w:divBdr>
            <w:top w:val="none" w:sz="0" w:space="0" w:color="auto"/>
            <w:left w:val="none" w:sz="0" w:space="0" w:color="auto"/>
            <w:bottom w:val="none" w:sz="0" w:space="0" w:color="auto"/>
            <w:right w:val="none" w:sz="0" w:space="0" w:color="auto"/>
          </w:divBdr>
        </w:div>
        <w:div w:id="581060181">
          <w:marLeft w:val="480"/>
          <w:marRight w:val="0"/>
          <w:marTop w:val="0"/>
          <w:marBottom w:val="0"/>
          <w:divBdr>
            <w:top w:val="none" w:sz="0" w:space="0" w:color="auto"/>
            <w:left w:val="none" w:sz="0" w:space="0" w:color="auto"/>
            <w:bottom w:val="none" w:sz="0" w:space="0" w:color="auto"/>
            <w:right w:val="none" w:sz="0" w:space="0" w:color="auto"/>
          </w:divBdr>
        </w:div>
        <w:div w:id="657078283">
          <w:marLeft w:val="480"/>
          <w:marRight w:val="0"/>
          <w:marTop w:val="0"/>
          <w:marBottom w:val="0"/>
          <w:divBdr>
            <w:top w:val="none" w:sz="0" w:space="0" w:color="auto"/>
            <w:left w:val="none" w:sz="0" w:space="0" w:color="auto"/>
            <w:bottom w:val="none" w:sz="0" w:space="0" w:color="auto"/>
            <w:right w:val="none" w:sz="0" w:space="0" w:color="auto"/>
          </w:divBdr>
        </w:div>
        <w:div w:id="740254652">
          <w:marLeft w:val="480"/>
          <w:marRight w:val="0"/>
          <w:marTop w:val="0"/>
          <w:marBottom w:val="0"/>
          <w:divBdr>
            <w:top w:val="none" w:sz="0" w:space="0" w:color="auto"/>
            <w:left w:val="none" w:sz="0" w:space="0" w:color="auto"/>
            <w:bottom w:val="none" w:sz="0" w:space="0" w:color="auto"/>
            <w:right w:val="none" w:sz="0" w:space="0" w:color="auto"/>
          </w:divBdr>
        </w:div>
        <w:div w:id="911893007">
          <w:marLeft w:val="480"/>
          <w:marRight w:val="0"/>
          <w:marTop w:val="0"/>
          <w:marBottom w:val="0"/>
          <w:divBdr>
            <w:top w:val="none" w:sz="0" w:space="0" w:color="auto"/>
            <w:left w:val="none" w:sz="0" w:space="0" w:color="auto"/>
            <w:bottom w:val="none" w:sz="0" w:space="0" w:color="auto"/>
            <w:right w:val="none" w:sz="0" w:space="0" w:color="auto"/>
          </w:divBdr>
        </w:div>
        <w:div w:id="928581926">
          <w:marLeft w:val="480"/>
          <w:marRight w:val="0"/>
          <w:marTop w:val="0"/>
          <w:marBottom w:val="0"/>
          <w:divBdr>
            <w:top w:val="none" w:sz="0" w:space="0" w:color="auto"/>
            <w:left w:val="none" w:sz="0" w:space="0" w:color="auto"/>
            <w:bottom w:val="none" w:sz="0" w:space="0" w:color="auto"/>
            <w:right w:val="none" w:sz="0" w:space="0" w:color="auto"/>
          </w:divBdr>
        </w:div>
        <w:div w:id="1053889739">
          <w:marLeft w:val="480"/>
          <w:marRight w:val="0"/>
          <w:marTop w:val="0"/>
          <w:marBottom w:val="0"/>
          <w:divBdr>
            <w:top w:val="none" w:sz="0" w:space="0" w:color="auto"/>
            <w:left w:val="none" w:sz="0" w:space="0" w:color="auto"/>
            <w:bottom w:val="none" w:sz="0" w:space="0" w:color="auto"/>
            <w:right w:val="none" w:sz="0" w:space="0" w:color="auto"/>
          </w:divBdr>
        </w:div>
        <w:div w:id="1084882962">
          <w:marLeft w:val="480"/>
          <w:marRight w:val="0"/>
          <w:marTop w:val="0"/>
          <w:marBottom w:val="0"/>
          <w:divBdr>
            <w:top w:val="none" w:sz="0" w:space="0" w:color="auto"/>
            <w:left w:val="none" w:sz="0" w:space="0" w:color="auto"/>
            <w:bottom w:val="none" w:sz="0" w:space="0" w:color="auto"/>
            <w:right w:val="none" w:sz="0" w:space="0" w:color="auto"/>
          </w:divBdr>
        </w:div>
        <w:div w:id="1110391941">
          <w:marLeft w:val="480"/>
          <w:marRight w:val="0"/>
          <w:marTop w:val="0"/>
          <w:marBottom w:val="0"/>
          <w:divBdr>
            <w:top w:val="none" w:sz="0" w:space="0" w:color="auto"/>
            <w:left w:val="none" w:sz="0" w:space="0" w:color="auto"/>
            <w:bottom w:val="none" w:sz="0" w:space="0" w:color="auto"/>
            <w:right w:val="none" w:sz="0" w:space="0" w:color="auto"/>
          </w:divBdr>
        </w:div>
        <w:div w:id="1149395548">
          <w:marLeft w:val="480"/>
          <w:marRight w:val="0"/>
          <w:marTop w:val="0"/>
          <w:marBottom w:val="0"/>
          <w:divBdr>
            <w:top w:val="none" w:sz="0" w:space="0" w:color="auto"/>
            <w:left w:val="none" w:sz="0" w:space="0" w:color="auto"/>
            <w:bottom w:val="none" w:sz="0" w:space="0" w:color="auto"/>
            <w:right w:val="none" w:sz="0" w:space="0" w:color="auto"/>
          </w:divBdr>
        </w:div>
        <w:div w:id="1325861357">
          <w:marLeft w:val="480"/>
          <w:marRight w:val="0"/>
          <w:marTop w:val="0"/>
          <w:marBottom w:val="0"/>
          <w:divBdr>
            <w:top w:val="none" w:sz="0" w:space="0" w:color="auto"/>
            <w:left w:val="none" w:sz="0" w:space="0" w:color="auto"/>
            <w:bottom w:val="none" w:sz="0" w:space="0" w:color="auto"/>
            <w:right w:val="none" w:sz="0" w:space="0" w:color="auto"/>
          </w:divBdr>
        </w:div>
        <w:div w:id="1443306178">
          <w:marLeft w:val="480"/>
          <w:marRight w:val="0"/>
          <w:marTop w:val="0"/>
          <w:marBottom w:val="0"/>
          <w:divBdr>
            <w:top w:val="none" w:sz="0" w:space="0" w:color="auto"/>
            <w:left w:val="none" w:sz="0" w:space="0" w:color="auto"/>
            <w:bottom w:val="none" w:sz="0" w:space="0" w:color="auto"/>
            <w:right w:val="none" w:sz="0" w:space="0" w:color="auto"/>
          </w:divBdr>
        </w:div>
        <w:div w:id="1534147665">
          <w:marLeft w:val="480"/>
          <w:marRight w:val="0"/>
          <w:marTop w:val="0"/>
          <w:marBottom w:val="0"/>
          <w:divBdr>
            <w:top w:val="none" w:sz="0" w:space="0" w:color="auto"/>
            <w:left w:val="none" w:sz="0" w:space="0" w:color="auto"/>
            <w:bottom w:val="none" w:sz="0" w:space="0" w:color="auto"/>
            <w:right w:val="none" w:sz="0" w:space="0" w:color="auto"/>
          </w:divBdr>
        </w:div>
        <w:div w:id="1568805946">
          <w:marLeft w:val="480"/>
          <w:marRight w:val="0"/>
          <w:marTop w:val="0"/>
          <w:marBottom w:val="0"/>
          <w:divBdr>
            <w:top w:val="none" w:sz="0" w:space="0" w:color="auto"/>
            <w:left w:val="none" w:sz="0" w:space="0" w:color="auto"/>
            <w:bottom w:val="none" w:sz="0" w:space="0" w:color="auto"/>
            <w:right w:val="none" w:sz="0" w:space="0" w:color="auto"/>
          </w:divBdr>
        </w:div>
        <w:div w:id="1591889358">
          <w:marLeft w:val="480"/>
          <w:marRight w:val="0"/>
          <w:marTop w:val="0"/>
          <w:marBottom w:val="0"/>
          <w:divBdr>
            <w:top w:val="none" w:sz="0" w:space="0" w:color="auto"/>
            <w:left w:val="none" w:sz="0" w:space="0" w:color="auto"/>
            <w:bottom w:val="none" w:sz="0" w:space="0" w:color="auto"/>
            <w:right w:val="none" w:sz="0" w:space="0" w:color="auto"/>
          </w:divBdr>
        </w:div>
        <w:div w:id="1677341759">
          <w:marLeft w:val="480"/>
          <w:marRight w:val="0"/>
          <w:marTop w:val="0"/>
          <w:marBottom w:val="0"/>
          <w:divBdr>
            <w:top w:val="none" w:sz="0" w:space="0" w:color="auto"/>
            <w:left w:val="none" w:sz="0" w:space="0" w:color="auto"/>
            <w:bottom w:val="none" w:sz="0" w:space="0" w:color="auto"/>
            <w:right w:val="none" w:sz="0" w:space="0" w:color="auto"/>
          </w:divBdr>
        </w:div>
        <w:div w:id="1717657480">
          <w:marLeft w:val="480"/>
          <w:marRight w:val="0"/>
          <w:marTop w:val="0"/>
          <w:marBottom w:val="0"/>
          <w:divBdr>
            <w:top w:val="none" w:sz="0" w:space="0" w:color="auto"/>
            <w:left w:val="none" w:sz="0" w:space="0" w:color="auto"/>
            <w:bottom w:val="none" w:sz="0" w:space="0" w:color="auto"/>
            <w:right w:val="none" w:sz="0" w:space="0" w:color="auto"/>
          </w:divBdr>
        </w:div>
        <w:div w:id="1753354004">
          <w:marLeft w:val="480"/>
          <w:marRight w:val="0"/>
          <w:marTop w:val="0"/>
          <w:marBottom w:val="0"/>
          <w:divBdr>
            <w:top w:val="none" w:sz="0" w:space="0" w:color="auto"/>
            <w:left w:val="none" w:sz="0" w:space="0" w:color="auto"/>
            <w:bottom w:val="none" w:sz="0" w:space="0" w:color="auto"/>
            <w:right w:val="none" w:sz="0" w:space="0" w:color="auto"/>
          </w:divBdr>
        </w:div>
        <w:div w:id="1937899630">
          <w:marLeft w:val="480"/>
          <w:marRight w:val="0"/>
          <w:marTop w:val="0"/>
          <w:marBottom w:val="0"/>
          <w:divBdr>
            <w:top w:val="none" w:sz="0" w:space="0" w:color="auto"/>
            <w:left w:val="none" w:sz="0" w:space="0" w:color="auto"/>
            <w:bottom w:val="none" w:sz="0" w:space="0" w:color="auto"/>
            <w:right w:val="none" w:sz="0" w:space="0" w:color="auto"/>
          </w:divBdr>
        </w:div>
        <w:div w:id="1971938246">
          <w:marLeft w:val="480"/>
          <w:marRight w:val="0"/>
          <w:marTop w:val="0"/>
          <w:marBottom w:val="0"/>
          <w:divBdr>
            <w:top w:val="none" w:sz="0" w:space="0" w:color="auto"/>
            <w:left w:val="none" w:sz="0" w:space="0" w:color="auto"/>
            <w:bottom w:val="none" w:sz="0" w:space="0" w:color="auto"/>
            <w:right w:val="none" w:sz="0" w:space="0" w:color="auto"/>
          </w:divBdr>
        </w:div>
        <w:div w:id="2049646528">
          <w:marLeft w:val="480"/>
          <w:marRight w:val="0"/>
          <w:marTop w:val="0"/>
          <w:marBottom w:val="0"/>
          <w:divBdr>
            <w:top w:val="none" w:sz="0" w:space="0" w:color="auto"/>
            <w:left w:val="none" w:sz="0" w:space="0" w:color="auto"/>
            <w:bottom w:val="none" w:sz="0" w:space="0" w:color="auto"/>
            <w:right w:val="none" w:sz="0" w:space="0" w:color="auto"/>
          </w:divBdr>
        </w:div>
        <w:div w:id="2140803040">
          <w:marLeft w:val="480"/>
          <w:marRight w:val="0"/>
          <w:marTop w:val="0"/>
          <w:marBottom w:val="0"/>
          <w:divBdr>
            <w:top w:val="none" w:sz="0" w:space="0" w:color="auto"/>
            <w:left w:val="none" w:sz="0" w:space="0" w:color="auto"/>
            <w:bottom w:val="none" w:sz="0" w:space="0" w:color="auto"/>
            <w:right w:val="none" w:sz="0" w:space="0" w:color="auto"/>
          </w:divBdr>
        </w:div>
      </w:divsChild>
    </w:div>
    <w:div w:id="1846287778">
      <w:bodyDiv w:val="1"/>
      <w:marLeft w:val="0"/>
      <w:marRight w:val="0"/>
      <w:marTop w:val="0"/>
      <w:marBottom w:val="0"/>
      <w:divBdr>
        <w:top w:val="none" w:sz="0" w:space="0" w:color="auto"/>
        <w:left w:val="none" w:sz="0" w:space="0" w:color="auto"/>
        <w:bottom w:val="none" w:sz="0" w:space="0" w:color="auto"/>
        <w:right w:val="none" w:sz="0" w:space="0" w:color="auto"/>
      </w:divBdr>
    </w:div>
    <w:div w:id="1865317481">
      <w:bodyDiv w:val="1"/>
      <w:marLeft w:val="0"/>
      <w:marRight w:val="0"/>
      <w:marTop w:val="0"/>
      <w:marBottom w:val="0"/>
      <w:divBdr>
        <w:top w:val="none" w:sz="0" w:space="0" w:color="auto"/>
        <w:left w:val="none" w:sz="0" w:space="0" w:color="auto"/>
        <w:bottom w:val="none" w:sz="0" w:space="0" w:color="auto"/>
        <w:right w:val="none" w:sz="0" w:space="0" w:color="auto"/>
      </w:divBdr>
      <w:divsChild>
        <w:div w:id="88235375">
          <w:marLeft w:val="480"/>
          <w:marRight w:val="0"/>
          <w:marTop w:val="0"/>
          <w:marBottom w:val="0"/>
          <w:divBdr>
            <w:top w:val="none" w:sz="0" w:space="0" w:color="auto"/>
            <w:left w:val="none" w:sz="0" w:space="0" w:color="auto"/>
            <w:bottom w:val="none" w:sz="0" w:space="0" w:color="auto"/>
            <w:right w:val="none" w:sz="0" w:space="0" w:color="auto"/>
          </w:divBdr>
        </w:div>
        <w:div w:id="138500330">
          <w:marLeft w:val="480"/>
          <w:marRight w:val="0"/>
          <w:marTop w:val="0"/>
          <w:marBottom w:val="0"/>
          <w:divBdr>
            <w:top w:val="none" w:sz="0" w:space="0" w:color="auto"/>
            <w:left w:val="none" w:sz="0" w:space="0" w:color="auto"/>
            <w:bottom w:val="none" w:sz="0" w:space="0" w:color="auto"/>
            <w:right w:val="none" w:sz="0" w:space="0" w:color="auto"/>
          </w:divBdr>
        </w:div>
        <w:div w:id="203371628">
          <w:marLeft w:val="480"/>
          <w:marRight w:val="0"/>
          <w:marTop w:val="0"/>
          <w:marBottom w:val="0"/>
          <w:divBdr>
            <w:top w:val="none" w:sz="0" w:space="0" w:color="auto"/>
            <w:left w:val="none" w:sz="0" w:space="0" w:color="auto"/>
            <w:bottom w:val="none" w:sz="0" w:space="0" w:color="auto"/>
            <w:right w:val="none" w:sz="0" w:space="0" w:color="auto"/>
          </w:divBdr>
        </w:div>
        <w:div w:id="203834372">
          <w:marLeft w:val="480"/>
          <w:marRight w:val="0"/>
          <w:marTop w:val="0"/>
          <w:marBottom w:val="0"/>
          <w:divBdr>
            <w:top w:val="none" w:sz="0" w:space="0" w:color="auto"/>
            <w:left w:val="none" w:sz="0" w:space="0" w:color="auto"/>
            <w:bottom w:val="none" w:sz="0" w:space="0" w:color="auto"/>
            <w:right w:val="none" w:sz="0" w:space="0" w:color="auto"/>
          </w:divBdr>
        </w:div>
        <w:div w:id="352729977">
          <w:marLeft w:val="480"/>
          <w:marRight w:val="0"/>
          <w:marTop w:val="0"/>
          <w:marBottom w:val="0"/>
          <w:divBdr>
            <w:top w:val="none" w:sz="0" w:space="0" w:color="auto"/>
            <w:left w:val="none" w:sz="0" w:space="0" w:color="auto"/>
            <w:bottom w:val="none" w:sz="0" w:space="0" w:color="auto"/>
            <w:right w:val="none" w:sz="0" w:space="0" w:color="auto"/>
          </w:divBdr>
        </w:div>
        <w:div w:id="444664451">
          <w:marLeft w:val="480"/>
          <w:marRight w:val="0"/>
          <w:marTop w:val="0"/>
          <w:marBottom w:val="0"/>
          <w:divBdr>
            <w:top w:val="none" w:sz="0" w:space="0" w:color="auto"/>
            <w:left w:val="none" w:sz="0" w:space="0" w:color="auto"/>
            <w:bottom w:val="none" w:sz="0" w:space="0" w:color="auto"/>
            <w:right w:val="none" w:sz="0" w:space="0" w:color="auto"/>
          </w:divBdr>
        </w:div>
        <w:div w:id="529533646">
          <w:marLeft w:val="480"/>
          <w:marRight w:val="0"/>
          <w:marTop w:val="0"/>
          <w:marBottom w:val="0"/>
          <w:divBdr>
            <w:top w:val="none" w:sz="0" w:space="0" w:color="auto"/>
            <w:left w:val="none" w:sz="0" w:space="0" w:color="auto"/>
            <w:bottom w:val="none" w:sz="0" w:space="0" w:color="auto"/>
            <w:right w:val="none" w:sz="0" w:space="0" w:color="auto"/>
          </w:divBdr>
        </w:div>
        <w:div w:id="647242425">
          <w:marLeft w:val="480"/>
          <w:marRight w:val="0"/>
          <w:marTop w:val="0"/>
          <w:marBottom w:val="0"/>
          <w:divBdr>
            <w:top w:val="none" w:sz="0" w:space="0" w:color="auto"/>
            <w:left w:val="none" w:sz="0" w:space="0" w:color="auto"/>
            <w:bottom w:val="none" w:sz="0" w:space="0" w:color="auto"/>
            <w:right w:val="none" w:sz="0" w:space="0" w:color="auto"/>
          </w:divBdr>
        </w:div>
        <w:div w:id="733890469">
          <w:marLeft w:val="480"/>
          <w:marRight w:val="0"/>
          <w:marTop w:val="0"/>
          <w:marBottom w:val="0"/>
          <w:divBdr>
            <w:top w:val="none" w:sz="0" w:space="0" w:color="auto"/>
            <w:left w:val="none" w:sz="0" w:space="0" w:color="auto"/>
            <w:bottom w:val="none" w:sz="0" w:space="0" w:color="auto"/>
            <w:right w:val="none" w:sz="0" w:space="0" w:color="auto"/>
          </w:divBdr>
        </w:div>
        <w:div w:id="789663959">
          <w:marLeft w:val="480"/>
          <w:marRight w:val="0"/>
          <w:marTop w:val="0"/>
          <w:marBottom w:val="0"/>
          <w:divBdr>
            <w:top w:val="none" w:sz="0" w:space="0" w:color="auto"/>
            <w:left w:val="none" w:sz="0" w:space="0" w:color="auto"/>
            <w:bottom w:val="none" w:sz="0" w:space="0" w:color="auto"/>
            <w:right w:val="none" w:sz="0" w:space="0" w:color="auto"/>
          </w:divBdr>
        </w:div>
        <w:div w:id="863712405">
          <w:marLeft w:val="480"/>
          <w:marRight w:val="0"/>
          <w:marTop w:val="0"/>
          <w:marBottom w:val="0"/>
          <w:divBdr>
            <w:top w:val="none" w:sz="0" w:space="0" w:color="auto"/>
            <w:left w:val="none" w:sz="0" w:space="0" w:color="auto"/>
            <w:bottom w:val="none" w:sz="0" w:space="0" w:color="auto"/>
            <w:right w:val="none" w:sz="0" w:space="0" w:color="auto"/>
          </w:divBdr>
        </w:div>
        <w:div w:id="873075865">
          <w:marLeft w:val="480"/>
          <w:marRight w:val="0"/>
          <w:marTop w:val="0"/>
          <w:marBottom w:val="0"/>
          <w:divBdr>
            <w:top w:val="none" w:sz="0" w:space="0" w:color="auto"/>
            <w:left w:val="none" w:sz="0" w:space="0" w:color="auto"/>
            <w:bottom w:val="none" w:sz="0" w:space="0" w:color="auto"/>
            <w:right w:val="none" w:sz="0" w:space="0" w:color="auto"/>
          </w:divBdr>
        </w:div>
        <w:div w:id="892623206">
          <w:marLeft w:val="480"/>
          <w:marRight w:val="0"/>
          <w:marTop w:val="0"/>
          <w:marBottom w:val="0"/>
          <w:divBdr>
            <w:top w:val="none" w:sz="0" w:space="0" w:color="auto"/>
            <w:left w:val="none" w:sz="0" w:space="0" w:color="auto"/>
            <w:bottom w:val="none" w:sz="0" w:space="0" w:color="auto"/>
            <w:right w:val="none" w:sz="0" w:space="0" w:color="auto"/>
          </w:divBdr>
        </w:div>
        <w:div w:id="974719375">
          <w:marLeft w:val="480"/>
          <w:marRight w:val="0"/>
          <w:marTop w:val="0"/>
          <w:marBottom w:val="0"/>
          <w:divBdr>
            <w:top w:val="none" w:sz="0" w:space="0" w:color="auto"/>
            <w:left w:val="none" w:sz="0" w:space="0" w:color="auto"/>
            <w:bottom w:val="none" w:sz="0" w:space="0" w:color="auto"/>
            <w:right w:val="none" w:sz="0" w:space="0" w:color="auto"/>
          </w:divBdr>
        </w:div>
        <w:div w:id="996956520">
          <w:marLeft w:val="480"/>
          <w:marRight w:val="0"/>
          <w:marTop w:val="0"/>
          <w:marBottom w:val="0"/>
          <w:divBdr>
            <w:top w:val="none" w:sz="0" w:space="0" w:color="auto"/>
            <w:left w:val="none" w:sz="0" w:space="0" w:color="auto"/>
            <w:bottom w:val="none" w:sz="0" w:space="0" w:color="auto"/>
            <w:right w:val="none" w:sz="0" w:space="0" w:color="auto"/>
          </w:divBdr>
        </w:div>
        <w:div w:id="1124037107">
          <w:marLeft w:val="480"/>
          <w:marRight w:val="0"/>
          <w:marTop w:val="0"/>
          <w:marBottom w:val="0"/>
          <w:divBdr>
            <w:top w:val="none" w:sz="0" w:space="0" w:color="auto"/>
            <w:left w:val="none" w:sz="0" w:space="0" w:color="auto"/>
            <w:bottom w:val="none" w:sz="0" w:space="0" w:color="auto"/>
            <w:right w:val="none" w:sz="0" w:space="0" w:color="auto"/>
          </w:divBdr>
        </w:div>
        <w:div w:id="1259406615">
          <w:marLeft w:val="480"/>
          <w:marRight w:val="0"/>
          <w:marTop w:val="0"/>
          <w:marBottom w:val="0"/>
          <w:divBdr>
            <w:top w:val="none" w:sz="0" w:space="0" w:color="auto"/>
            <w:left w:val="none" w:sz="0" w:space="0" w:color="auto"/>
            <w:bottom w:val="none" w:sz="0" w:space="0" w:color="auto"/>
            <w:right w:val="none" w:sz="0" w:space="0" w:color="auto"/>
          </w:divBdr>
        </w:div>
        <w:div w:id="1417241453">
          <w:marLeft w:val="480"/>
          <w:marRight w:val="0"/>
          <w:marTop w:val="0"/>
          <w:marBottom w:val="0"/>
          <w:divBdr>
            <w:top w:val="none" w:sz="0" w:space="0" w:color="auto"/>
            <w:left w:val="none" w:sz="0" w:space="0" w:color="auto"/>
            <w:bottom w:val="none" w:sz="0" w:space="0" w:color="auto"/>
            <w:right w:val="none" w:sz="0" w:space="0" w:color="auto"/>
          </w:divBdr>
        </w:div>
        <w:div w:id="1427649751">
          <w:marLeft w:val="480"/>
          <w:marRight w:val="0"/>
          <w:marTop w:val="0"/>
          <w:marBottom w:val="0"/>
          <w:divBdr>
            <w:top w:val="none" w:sz="0" w:space="0" w:color="auto"/>
            <w:left w:val="none" w:sz="0" w:space="0" w:color="auto"/>
            <w:bottom w:val="none" w:sz="0" w:space="0" w:color="auto"/>
            <w:right w:val="none" w:sz="0" w:space="0" w:color="auto"/>
          </w:divBdr>
        </w:div>
        <w:div w:id="1512184340">
          <w:marLeft w:val="480"/>
          <w:marRight w:val="0"/>
          <w:marTop w:val="0"/>
          <w:marBottom w:val="0"/>
          <w:divBdr>
            <w:top w:val="none" w:sz="0" w:space="0" w:color="auto"/>
            <w:left w:val="none" w:sz="0" w:space="0" w:color="auto"/>
            <w:bottom w:val="none" w:sz="0" w:space="0" w:color="auto"/>
            <w:right w:val="none" w:sz="0" w:space="0" w:color="auto"/>
          </w:divBdr>
        </w:div>
        <w:div w:id="1602496738">
          <w:marLeft w:val="480"/>
          <w:marRight w:val="0"/>
          <w:marTop w:val="0"/>
          <w:marBottom w:val="0"/>
          <w:divBdr>
            <w:top w:val="none" w:sz="0" w:space="0" w:color="auto"/>
            <w:left w:val="none" w:sz="0" w:space="0" w:color="auto"/>
            <w:bottom w:val="none" w:sz="0" w:space="0" w:color="auto"/>
            <w:right w:val="none" w:sz="0" w:space="0" w:color="auto"/>
          </w:divBdr>
        </w:div>
        <w:div w:id="1613974308">
          <w:marLeft w:val="480"/>
          <w:marRight w:val="0"/>
          <w:marTop w:val="0"/>
          <w:marBottom w:val="0"/>
          <w:divBdr>
            <w:top w:val="none" w:sz="0" w:space="0" w:color="auto"/>
            <w:left w:val="none" w:sz="0" w:space="0" w:color="auto"/>
            <w:bottom w:val="none" w:sz="0" w:space="0" w:color="auto"/>
            <w:right w:val="none" w:sz="0" w:space="0" w:color="auto"/>
          </w:divBdr>
        </w:div>
        <w:div w:id="1692102854">
          <w:marLeft w:val="480"/>
          <w:marRight w:val="0"/>
          <w:marTop w:val="0"/>
          <w:marBottom w:val="0"/>
          <w:divBdr>
            <w:top w:val="none" w:sz="0" w:space="0" w:color="auto"/>
            <w:left w:val="none" w:sz="0" w:space="0" w:color="auto"/>
            <w:bottom w:val="none" w:sz="0" w:space="0" w:color="auto"/>
            <w:right w:val="none" w:sz="0" w:space="0" w:color="auto"/>
          </w:divBdr>
        </w:div>
        <w:div w:id="1692879656">
          <w:marLeft w:val="480"/>
          <w:marRight w:val="0"/>
          <w:marTop w:val="0"/>
          <w:marBottom w:val="0"/>
          <w:divBdr>
            <w:top w:val="none" w:sz="0" w:space="0" w:color="auto"/>
            <w:left w:val="none" w:sz="0" w:space="0" w:color="auto"/>
            <w:bottom w:val="none" w:sz="0" w:space="0" w:color="auto"/>
            <w:right w:val="none" w:sz="0" w:space="0" w:color="auto"/>
          </w:divBdr>
        </w:div>
        <w:div w:id="1739942021">
          <w:marLeft w:val="480"/>
          <w:marRight w:val="0"/>
          <w:marTop w:val="0"/>
          <w:marBottom w:val="0"/>
          <w:divBdr>
            <w:top w:val="none" w:sz="0" w:space="0" w:color="auto"/>
            <w:left w:val="none" w:sz="0" w:space="0" w:color="auto"/>
            <w:bottom w:val="none" w:sz="0" w:space="0" w:color="auto"/>
            <w:right w:val="none" w:sz="0" w:space="0" w:color="auto"/>
          </w:divBdr>
        </w:div>
        <w:div w:id="1817411451">
          <w:marLeft w:val="480"/>
          <w:marRight w:val="0"/>
          <w:marTop w:val="0"/>
          <w:marBottom w:val="0"/>
          <w:divBdr>
            <w:top w:val="none" w:sz="0" w:space="0" w:color="auto"/>
            <w:left w:val="none" w:sz="0" w:space="0" w:color="auto"/>
            <w:bottom w:val="none" w:sz="0" w:space="0" w:color="auto"/>
            <w:right w:val="none" w:sz="0" w:space="0" w:color="auto"/>
          </w:divBdr>
        </w:div>
        <w:div w:id="1889146561">
          <w:marLeft w:val="480"/>
          <w:marRight w:val="0"/>
          <w:marTop w:val="0"/>
          <w:marBottom w:val="0"/>
          <w:divBdr>
            <w:top w:val="none" w:sz="0" w:space="0" w:color="auto"/>
            <w:left w:val="none" w:sz="0" w:space="0" w:color="auto"/>
            <w:bottom w:val="none" w:sz="0" w:space="0" w:color="auto"/>
            <w:right w:val="none" w:sz="0" w:space="0" w:color="auto"/>
          </w:divBdr>
        </w:div>
        <w:div w:id="1989936613">
          <w:marLeft w:val="480"/>
          <w:marRight w:val="0"/>
          <w:marTop w:val="0"/>
          <w:marBottom w:val="0"/>
          <w:divBdr>
            <w:top w:val="none" w:sz="0" w:space="0" w:color="auto"/>
            <w:left w:val="none" w:sz="0" w:space="0" w:color="auto"/>
            <w:bottom w:val="none" w:sz="0" w:space="0" w:color="auto"/>
            <w:right w:val="none" w:sz="0" w:space="0" w:color="auto"/>
          </w:divBdr>
        </w:div>
        <w:div w:id="2009406037">
          <w:marLeft w:val="480"/>
          <w:marRight w:val="0"/>
          <w:marTop w:val="0"/>
          <w:marBottom w:val="0"/>
          <w:divBdr>
            <w:top w:val="none" w:sz="0" w:space="0" w:color="auto"/>
            <w:left w:val="none" w:sz="0" w:space="0" w:color="auto"/>
            <w:bottom w:val="none" w:sz="0" w:space="0" w:color="auto"/>
            <w:right w:val="none" w:sz="0" w:space="0" w:color="auto"/>
          </w:divBdr>
        </w:div>
        <w:div w:id="2096633886">
          <w:marLeft w:val="480"/>
          <w:marRight w:val="0"/>
          <w:marTop w:val="0"/>
          <w:marBottom w:val="0"/>
          <w:divBdr>
            <w:top w:val="none" w:sz="0" w:space="0" w:color="auto"/>
            <w:left w:val="none" w:sz="0" w:space="0" w:color="auto"/>
            <w:bottom w:val="none" w:sz="0" w:space="0" w:color="auto"/>
            <w:right w:val="none" w:sz="0" w:space="0" w:color="auto"/>
          </w:divBdr>
        </w:div>
        <w:div w:id="2108495820">
          <w:marLeft w:val="480"/>
          <w:marRight w:val="0"/>
          <w:marTop w:val="0"/>
          <w:marBottom w:val="0"/>
          <w:divBdr>
            <w:top w:val="none" w:sz="0" w:space="0" w:color="auto"/>
            <w:left w:val="none" w:sz="0" w:space="0" w:color="auto"/>
            <w:bottom w:val="none" w:sz="0" w:space="0" w:color="auto"/>
            <w:right w:val="none" w:sz="0" w:space="0" w:color="auto"/>
          </w:divBdr>
        </w:div>
        <w:div w:id="2114324383">
          <w:marLeft w:val="480"/>
          <w:marRight w:val="0"/>
          <w:marTop w:val="0"/>
          <w:marBottom w:val="0"/>
          <w:divBdr>
            <w:top w:val="none" w:sz="0" w:space="0" w:color="auto"/>
            <w:left w:val="none" w:sz="0" w:space="0" w:color="auto"/>
            <w:bottom w:val="none" w:sz="0" w:space="0" w:color="auto"/>
            <w:right w:val="none" w:sz="0" w:space="0" w:color="auto"/>
          </w:divBdr>
        </w:div>
      </w:divsChild>
    </w:div>
    <w:div w:id="1867937325">
      <w:bodyDiv w:val="1"/>
      <w:marLeft w:val="0"/>
      <w:marRight w:val="0"/>
      <w:marTop w:val="0"/>
      <w:marBottom w:val="0"/>
      <w:divBdr>
        <w:top w:val="none" w:sz="0" w:space="0" w:color="auto"/>
        <w:left w:val="none" w:sz="0" w:space="0" w:color="auto"/>
        <w:bottom w:val="none" w:sz="0" w:space="0" w:color="auto"/>
        <w:right w:val="none" w:sz="0" w:space="0" w:color="auto"/>
      </w:divBdr>
    </w:div>
    <w:div w:id="1878467649">
      <w:bodyDiv w:val="1"/>
      <w:marLeft w:val="0"/>
      <w:marRight w:val="0"/>
      <w:marTop w:val="0"/>
      <w:marBottom w:val="0"/>
      <w:divBdr>
        <w:top w:val="none" w:sz="0" w:space="0" w:color="auto"/>
        <w:left w:val="none" w:sz="0" w:space="0" w:color="auto"/>
        <w:bottom w:val="none" w:sz="0" w:space="0" w:color="auto"/>
        <w:right w:val="none" w:sz="0" w:space="0" w:color="auto"/>
      </w:divBdr>
    </w:div>
    <w:div w:id="1880360532">
      <w:bodyDiv w:val="1"/>
      <w:marLeft w:val="0"/>
      <w:marRight w:val="0"/>
      <w:marTop w:val="0"/>
      <w:marBottom w:val="0"/>
      <w:divBdr>
        <w:top w:val="none" w:sz="0" w:space="0" w:color="auto"/>
        <w:left w:val="none" w:sz="0" w:space="0" w:color="auto"/>
        <w:bottom w:val="none" w:sz="0" w:space="0" w:color="auto"/>
        <w:right w:val="none" w:sz="0" w:space="0" w:color="auto"/>
      </w:divBdr>
      <w:divsChild>
        <w:div w:id="230772503">
          <w:marLeft w:val="480"/>
          <w:marRight w:val="0"/>
          <w:marTop w:val="0"/>
          <w:marBottom w:val="0"/>
          <w:divBdr>
            <w:top w:val="none" w:sz="0" w:space="0" w:color="auto"/>
            <w:left w:val="none" w:sz="0" w:space="0" w:color="auto"/>
            <w:bottom w:val="none" w:sz="0" w:space="0" w:color="auto"/>
            <w:right w:val="none" w:sz="0" w:space="0" w:color="auto"/>
          </w:divBdr>
        </w:div>
        <w:div w:id="251205726">
          <w:marLeft w:val="480"/>
          <w:marRight w:val="0"/>
          <w:marTop w:val="0"/>
          <w:marBottom w:val="0"/>
          <w:divBdr>
            <w:top w:val="none" w:sz="0" w:space="0" w:color="auto"/>
            <w:left w:val="none" w:sz="0" w:space="0" w:color="auto"/>
            <w:bottom w:val="none" w:sz="0" w:space="0" w:color="auto"/>
            <w:right w:val="none" w:sz="0" w:space="0" w:color="auto"/>
          </w:divBdr>
        </w:div>
        <w:div w:id="350838084">
          <w:marLeft w:val="480"/>
          <w:marRight w:val="0"/>
          <w:marTop w:val="0"/>
          <w:marBottom w:val="0"/>
          <w:divBdr>
            <w:top w:val="none" w:sz="0" w:space="0" w:color="auto"/>
            <w:left w:val="none" w:sz="0" w:space="0" w:color="auto"/>
            <w:bottom w:val="none" w:sz="0" w:space="0" w:color="auto"/>
            <w:right w:val="none" w:sz="0" w:space="0" w:color="auto"/>
          </w:divBdr>
        </w:div>
        <w:div w:id="480268274">
          <w:marLeft w:val="480"/>
          <w:marRight w:val="0"/>
          <w:marTop w:val="0"/>
          <w:marBottom w:val="0"/>
          <w:divBdr>
            <w:top w:val="none" w:sz="0" w:space="0" w:color="auto"/>
            <w:left w:val="none" w:sz="0" w:space="0" w:color="auto"/>
            <w:bottom w:val="none" w:sz="0" w:space="0" w:color="auto"/>
            <w:right w:val="none" w:sz="0" w:space="0" w:color="auto"/>
          </w:divBdr>
        </w:div>
        <w:div w:id="503397147">
          <w:marLeft w:val="480"/>
          <w:marRight w:val="0"/>
          <w:marTop w:val="0"/>
          <w:marBottom w:val="0"/>
          <w:divBdr>
            <w:top w:val="none" w:sz="0" w:space="0" w:color="auto"/>
            <w:left w:val="none" w:sz="0" w:space="0" w:color="auto"/>
            <w:bottom w:val="none" w:sz="0" w:space="0" w:color="auto"/>
            <w:right w:val="none" w:sz="0" w:space="0" w:color="auto"/>
          </w:divBdr>
        </w:div>
        <w:div w:id="505824646">
          <w:marLeft w:val="480"/>
          <w:marRight w:val="0"/>
          <w:marTop w:val="0"/>
          <w:marBottom w:val="0"/>
          <w:divBdr>
            <w:top w:val="none" w:sz="0" w:space="0" w:color="auto"/>
            <w:left w:val="none" w:sz="0" w:space="0" w:color="auto"/>
            <w:bottom w:val="none" w:sz="0" w:space="0" w:color="auto"/>
            <w:right w:val="none" w:sz="0" w:space="0" w:color="auto"/>
          </w:divBdr>
        </w:div>
        <w:div w:id="536623631">
          <w:marLeft w:val="480"/>
          <w:marRight w:val="0"/>
          <w:marTop w:val="0"/>
          <w:marBottom w:val="0"/>
          <w:divBdr>
            <w:top w:val="none" w:sz="0" w:space="0" w:color="auto"/>
            <w:left w:val="none" w:sz="0" w:space="0" w:color="auto"/>
            <w:bottom w:val="none" w:sz="0" w:space="0" w:color="auto"/>
            <w:right w:val="none" w:sz="0" w:space="0" w:color="auto"/>
          </w:divBdr>
        </w:div>
        <w:div w:id="628632069">
          <w:marLeft w:val="480"/>
          <w:marRight w:val="0"/>
          <w:marTop w:val="0"/>
          <w:marBottom w:val="0"/>
          <w:divBdr>
            <w:top w:val="none" w:sz="0" w:space="0" w:color="auto"/>
            <w:left w:val="none" w:sz="0" w:space="0" w:color="auto"/>
            <w:bottom w:val="none" w:sz="0" w:space="0" w:color="auto"/>
            <w:right w:val="none" w:sz="0" w:space="0" w:color="auto"/>
          </w:divBdr>
        </w:div>
        <w:div w:id="664552761">
          <w:marLeft w:val="480"/>
          <w:marRight w:val="0"/>
          <w:marTop w:val="0"/>
          <w:marBottom w:val="0"/>
          <w:divBdr>
            <w:top w:val="none" w:sz="0" w:space="0" w:color="auto"/>
            <w:left w:val="none" w:sz="0" w:space="0" w:color="auto"/>
            <w:bottom w:val="none" w:sz="0" w:space="0" w:color="auto"/>
            <w:right w:val="none" w:sz="0" w:space="0" w:color="auto"/>
          </w:divBdr>
        </w:div>
        <w:div w:id="670064631">
          <w:marLeft w:val="480"/>
          <w:marRight w:val="0"/>
          <w:marTop w:val="0"/>
          <w:marBottom w:val="0"/>
          <w:divBdr>
            <w:top w:val="none" w:sz="0" w:space="0" w:color="auto"/>
            <w:left w:val="none" w:sz="0" w:space="0" w:color="auto"/>
            <w:bottom w:val="none" w:sz="0" w:space="0" w:color="auto"/>
            <w:right w:val="none" w:sz="0" w:space="0" w:color="auto"/>
          </w:divBdr>
        </w:div>
        <w:div w:id="684093712">
          <w:marLeft w:val="480"/>
          <w:marRight w:val="0"/>
          <w:marTop w:val="0"/>
          <w:marBottom w:val="0"/>
          <w:divBdr>
            <w:top w:val="none" w:sz="0" w:space="0" w:color="auto"/>
            <w:left w:val="none" w:sz="0" w:space="0" w:color="auto"/>
            <w:bottom w:val="none" w:sz="0" w:space="0" w:color="auto"/>
            <w:right w:val="none" w:sz="0" w:space="0" w:color="auto"/>
          </w:divBdr>
        </w:div>
        <w:div w:id="730663094">
          <w:marLeft w:val="480"/>
          <w:marRight w:val="0"/>
          <w:marTop w:val="0"/>
          <w:marBottom w:val="0"/>
          <w:divBdr>
            <w:top w:val="none" w:sz="0" w:space="0" w:color="auto"/>
            <w:left w:val="none" w:sz="0" w:space="0" w:color="auto"/>
            <w:bottom w:val="none" w:sz="0" w:space="0" w:color="auto"/>
            <w:right w:val="none" w:sz="0" w:space="0" w:color="auto"/>
          </w:divBdr>
        </w:div>
        <w:div w:id="879783312">
          <w:marLeft w:val="480"/>
          <w:marRight w:val="0"/>
          <w:marTop w:val="0"/>
          <w:marBottom w:val="0"/>
          <w:divBdr>
            <w:top w:val="none" w:sz="0" w:space="0" w:color="auto"/>
            <w:left w:val="none" w:sz="0" w:space="0" w:color="auto"/>
            <w:bottom w:val="none" w:sz="0" w:space="0" w:color="auto"/>
            <w:right w:val="none" w:sz="0" w:space="0" w:color="auto"/>
          </w:divBdr>
        </w:div>
        <w:div w:id="967054204">
          <w:marLeft w:val="480"/>
          <w:marRight w:val="0"/>
          <w:marTop w:val="0"/>
          <w:marBottom w:val="0"/>
          <w:divBdr>
            <w:top w:val="none" w:sz="0" w:space="0" w:color="auto"/>
            <w:left w:val="none" w:sz="0" w:space="0" w:color="auto"/>
            <w:bottom w:val="none" w:sz="0" w:space="0" w:color="auto"/>
            <w:right w:val="none" w:sz="0" w:space="0" w:color="auto"/>
          </w:divBdr>
        </w:div>
        <w:div w:id="973369162">
          <w:marLeft w:val="480"/>
          <w:marRight w:val="0"/>
          <w:marTop w:val="0"/>
          <w:marBottom w:val="0"/>
          <w:divBdr>
            <w:top w:val="none" w:sz="0" w:space="0" w:color="auto"/>
            <w:left w:val="none" w:sz="0" w:space="0" w:color="auto"/>
            <w:bottom w:val="none" w:sz="0" w:space="0" w:color="auto"/>
            <w:right w:val="none" w:sz="0" w:space="0" w:color="auto"/>
          </w:divBdr>
        </w:div>
        <w:div w:id="1044405547">
          <w:marLeft w:val="480"/>
          <w:marRight w:val="0"/>
          <w:marTop w:val="0"/>
          <w:marBottom w:val="0"/>
          <w:divBdr>
            <w:top w:val="none" w:sz="0" w:space="0" w:color="auto"/>
            <w:left w:val="none" w:sz="0" w:space="0" w:color="auto"/>
            <w:bottom w:val="none" w:sz="0" w:space="0" w:color="auto"/>
            <w:right w:val="none" w:sz="0" w:space="0" w:color="auto"/>
          </w:divBdr>
        </w:div>
        <w:div w:id="1203906645">
          <w:marLeft w:val="480"/>
          <w:marRight w:val="0"/>
          <w:marTop w:val="0"/>
          <w:marBottom w:val="0"/>
          <w:divBdr>
            <w:top w:val="none" w:sz="0" w:space="0" w:color="auto"/>
            <w:left w:val="none" w:sz="0" w:space="0" w:color="auto"/>
            <w:bottom w:val="none" w:sz="0" w:space="0" w:color="auto"/>
            <w:right w:val="none" w:sz="0" w:space="0" w:color="auto"/>
          </w:divBdr>
        </w:div>
        <w:div w:id="1255434375">
          <w:marLeft w:val="480"/>
          <w:marRight w:val="0"/>
          <w:marTop w:val="0"/>
          <w:marBottom w:val="0"/>
          <w:divBdr>
            <w:top w:val="none" w:sz="0" w:space="0" w:color="auto"/>
            <w:left w:val="none" w:sz="0" w:space="0" w:color="auto"/>
            <w:bottom w:val="none" w:sz="0" w:space="0" w:color="auto"/>
            <w:right w:val="none" w:sz="0" w:space="0" w:color="auto"/>
          </w:divBdr>
        </w:div>
        <w:div w:id="1274897117">
          <w:marLeft w:val="480"/>
          <w:marRight w:val="0"/>
          <w:marTop w:val="0"/>
          <w:marBottom w:val="0"/>
          <w:divBdr>
            <w:top w:val="none" w:sz="0" w:space="0" w:color="auto"/>
            <w:left w:val="none" w:sz="0" w:space="0" w:color="auto"/>
            <w:bottom w:val="none" w:sz="0" w:space="0" w:color="auto"/>
            <w:right w:val="none" w:sz="0" w:space="0" w:color="auto"/>
          </w:divBdr>
        </w:div>
        <w:div w:id="1419325142">
          <w:marLeft w:val="480"/>
          <w:marRight w:val="0"/>
          <w:marTop w:val="0"/>
          <w:marBottom w:val="0"/>
          <w:divBdr>
            <w:top w:val="none" w:sz="0" w:space="0" w:color="auto"/>
            <w:left w:val="none" w:sz="0" w:space="0" w:color="auto"/>
            <w:bottom w:val="none" w:sz="0" w:space="0" w:color="auto"/>
            <w:right w:val="none" w:sz="0" w:space="0" w:color="auto"/>
          </w:divBdr>
        </w:div>
        <w:div w:id="1589342511">
          <w:marLeft w:val="480"/>
          <w:marRight w:val="0"/>
          <w:marTop w:val="0"/>
          <w:marBottom w:val="0"/>
          <w:divBdr>
            <w:top w:val="none" w:sz="0" w:space="0" w:color="auto"/>
            <w:left w:val="none" w:sz="0" w:space="0" w:color="auto"/>
            <w:bottom w:val="none" w:sz="0" w:space="0" w:color="auto"/>
            <w:right w:val="none" w:sz="0" w:space="0" w:color="auto"/>
          </w:divBdr>
        </w:div>
        <w:div w:id="1639411499">
          <w:marLeft w:val="480"/>
          <w:marRight w:val="0"/>
          <w:marTop w:val="0"/>
          <w:marBottom w:val="0"/>
          <w:divBdr>
            <w:top w:val="none" w:sz="0" w:space="0" w:color="auto"/>
            <w:left w:val="none" w:sz="0" w:space="0" w:color="auto"/>
            <w:bottom w:val="none" w:sz="0" w:space="0" w:color="auto"/>
            <w:right w:val="none" w:sz="0" w:space="0" w:color="auto"/>
          </w:divBdr>
        </w:div>
        <w:div w:id="1881236591">
          <w:marLeft w:val="480"/>
          <w:marRight w:val="0"/>
          <w:marTop w:val="0"/>
          <w:marBottom w:val="0"/>
          <w:divBdr>
            <w:top w:val="none" w:sz="0" w:space="0" w:color="auto"/>
            <w:left w:val="none" w:sz="0" w:space="0" w:color="auto"/>
            <w:bottom w:val="none" w:sz="0" w:space="0" w:color="auto"/>
            <w:right w:val="none" w:sz="0" w:space="0" w:color="auto"/>
          </w:divBdr>
        </w:div>
        <w:div w:id="1936159831">
          <w:marLeft w:val="480"/>
          <w:marRight w:val="0"/>
          <w:marTop w:val="0"/>
          <w:marBottom w:val="0"/>
          <w:divBdr>
            <w:top w:val="none" w:sz="0" w:space="0" w:color="auto"/>
            <w:left w:val="none" w:sz="0" w:space="0" w:color="auto"/>
            <w:bottom w:val="none" w:sz="0" w:space="0" w:color="auto"/>
            <w:right w:val="none" w:sz="0" w:space="0" w:color="auto"/>
          </w:divBdr>
        </w:div>
        <w:div w:id="1936477121">
          <w:marLeft w:val="480"/>
          <w:marRight w:val="0"/>
          <w:marTop w:val="0"/>
          <w:marBottom w:val="0"/>
          <w:divBdr>
            <w:top w:val="none" w:sz="0" w:space="0" w:color="auto"/>
            <w:left w:val="none" w:sz="0" w:space="0" w:color="auto"/>
            <w:bottom w:val="none" w:sz="0" w:space="0" w:color="auto"/>
            <w:right w:val="none" w:sz="0" w:space="0" w:color="auto"/>
          </w:divBdr>
        </w:div>
        <w:div w:id="2024744121">
          <w:marLeft w:val="480"/>
          <w:marRight w:val="0"/>
          <w:marTop w:val="0"/>
          <w:marBottom w:val="0"/>
          <w:divBdr>
            <w:top w:val="none" w:sz="0" w:space="0" w:color="auto"/>
            <w:left w:val="none" w:sz="0" w:space="0" w:color="auto"/>
            <w:bottom w:val="none" w:sz="0" w:space="0" w:color="auto"/>
            <w:right w:val="none" w:sz="0" w:space="0" w:color="auto"/>
          </w:divBdr>
        </w:div>
        <w:div w:id="2065714505">
          <w:marLeft w:val="480"/>
          <w:marRight w:val="0"/>
          <w:marTop w:val="0"/>
          <w:marBottom w:val="0"/>
          <w:divBdr>
            <w:top w:val="none" w:sz="0" w:space="0" w:color="auto"/>
            <w:left w:val="none" w:sz="0" w:space="0" w:color="auto"/>
            <w:bottom w:val="none" w:sz="0" w:space="0" w:color="auto"/>
            <w:right w:val="none" w:sz="0" w:space="0" w:color="auto"/>
          </w:divBdr>
        </w:div>
        <w:div w:id="2084259655">
          <w:marLeft w:val="480"/>
          <w:marRight w:val="0"/>
          <w:marTop w:val="0"/>
          <w:marBottom w:val="0"/>
          <w:divBdr>
            <w:top w:val="none" w:sz="0" w:space="0" w:color="auto"/>
            <w:left w:val="none" w:sz="0" w:space="0" w:color="auto"/>
            <w:bottom w:val="none" w:sz="0" w:space="0" w:color="auto"/>
            <w:right w:val="none" w:sz="0" w:space="0" w:color="auto"/>
          </w:divBdr>
        </w:div>
        <w:div w:id="2085253826">
          <w:marLeft w:val="480"/>
          <w:marRight w:val="0"/>
          <w:marTop w:val="0"/>
          <w:marBottom w:val="0"/>
          <w:divBdr>
            <w:top w:val="none" w:sz="0" w:space="0" w:color="auto"/>
            <w:left w:val="none" w:sz="0" w:space="0" w:color="auto"/>
            <w:bottom w:val="none" w:sz="0" w:space="0" w:color="auto"/>
            <w:right w:val="none" w:sz="0" w:space="0" w:color="auto"/>
          </w:divBdr>
        </w:div>
      </w:divsChild>
    </w:div>
    <w:div w:id="1889217513">
      <w:bodyDiv w:val="1"/>
      <w:marLeft w:val="0"/>
      <w:marRight w:val="0"/>
      <w:marTop w:val="0"/>
      <w:marBottom w:val="0"/>
      <w:divBdr>
        <w:top w:val="none" w:sz="0" w:space="0" w:color="auto"/>
        <w:left w:val="none" w:sz="0" w:space="0" w:color="auto"/>
        <w:bottom w:val="none" w:sz="0" w:space="0" w:color="auto"/>
        <w:right w:val="none" w:sz="0" w:space="0" w:color="auto"/>
      </w:divBdr>
    </w:div>
    <w:div w:id="1891845894">
      <w:bodyDiv w:val="1"/>
      <w:marLeft w:val="0"/>
      <w:marRight w:val="0"/>
      <w:marTop w:val="0"/>
      <w:marBottom w:val="0"/>
      <w:divBdr>
        <w:top w:val="none" w:sz="0" w:space="0" w:color="auto"/>
        <w:left w:val="none" w:sz="0" w:space="0" w:color="auto"/>
        <w:bottom w:val="none" w:sz="0" w:space="0" w:color="auto"/>
        <w:right w:val="none" w:sz="0" w:space="0" w:color="auto"/>
      </w:divBdr>
      <w:divsChild>
        <w:div w:id="104929745">
          <w:marLeft w:val="480"/>
          <w:marRight w:val="0"/>
          <w:marTop w:val="0"/>
          <w:marBottom w:val="0"/>
          <w:divBdr>
            <w:top w:val="none" w:sz="0" w:space="0" w:color="auto"/>
            <w:left w:val="none" w:sz="0" w:space="0" w:color="auto"/>
            <w:bottom w:val="none" w:sz="0" w:space="0" w:color="auto"/>
            <w:right w:val="none" w:sz="0" w:space="0" w:color="auto"/>
          </w:divBdr>
        </w:div>
        <w:div w:id="159781422">
          <w:marLeft w:val="480"/>
          <w:marRight w:val="0"/>
          <w:marTop w:val="0"/>
          <w:marBottom w:val="0"/>
          <w:divBdr>
            <w:top w:val="none" w:sz="0" w:space="0" w:color="auto"/>
            <w:left w:val="none" w:sz="0" w:space="0" w:color="auto"/>
            <w:bottom w:val="none" w:sz="0" w:space="0" w:color="auto"/>
            <w:right w:val="none" w:sz="0" w:space="0" w:color="auto"/>
          </w:divBdr>
        </w:div>
        <w:div w:id="162672589">
          <w:marLeft w:val="480"/>
          <w:marRight w:val="0"/>
          <w:marTop w:val="0"/>
          <w:marBottom w:val="0"/>
          <w:divBdr>
            <w:top w:val="none" w:sz="0" w:space="0" w:color="auto"/>
            <w:left w:val="none" w:sz="0" w:space="0" w:color="auto"/>
            <w:bottom w:val="none" w:sz="0" w:space="0" w:color="auto"/>
            <w:right w:val="none" w:sz="0" w:space="0" w:color="auto"/>
          </w:divBdr>
        </w:div>
        <w:div w:id="202906496">
          <w:marLeft w:val="480"/>
          <w:marRight w:val="0"/>
          <w:marTop w:val="0"/>
          <w:marBottom w:val="0"/>
          <w:divBdr>
            <w:top w:val="none" w:sz="0" w:space="0" w:color="auto"/>
            <w:left w:val="none" w:sz="0" w:space="0" w:color="auto"/>
            <w:bottom w:val="none" w:sz="0" w:space="0" w:color="auto"/>
            <w:right w:val="none" w:sz="0" w:space="0" w:color="auto"/>
          </w:divBdr>
        </w:div>
        <w:div w:id="300889953">
          <w:marLeft w:val="480"/>
          <w:marRight w:val="0"/>
          <w:marTop w:val="0"/>
          <w:marBottom w:val="0"/>
          <w:divBdr>
            <w:top w:val="none" w:sz="0" w:space="0" w:color="auto"/>
            <w:left w:val="none" w:sz="0" w:space="0" w:color="auto"/>
            <w:bottom w:val="none" w:sz="0" w:space="0" w:color="auto"/>
            <w:right w:val="none" w:sz="0" w:space="0" w:color="auto"/>
          </w:divBdr>
        </w:div>
        <w:div w:id="528686660">
          <w:marLeft w:val="480"/>
          <w:marRight w:val="0"/>
          <w:marTop w:val="0"/>
          <w:marBottom w:val="0"/>
          <w:divBdr>
            <w:top w:val="none" w:sz="0" w:space="0" w:color="auto"/>
            <w:left w:val="none" w:sz="0" w:space="0" w:color="auto"/>
            <w:bottom w:val="none" w:sz="0" w:space="0" w:color="auto"/>
            <w:right w:val="none" w:sz="0" w:space="0" w:color="auto"/>
          </w:divBdr>
        </w:div>
        <w:div w:id="589318343">
          <w:marLeft w:val="480"/>
          <w:marRight w:val="0"/>
          <w:marTop w:val="0"/>
          <w:marBottom w:val="0"/>
          <w:divBdr>
            <w:top w:val="none" w:sz="0" w:space="0" w:color="auto"/>
            <w:left w:val="none" w:sz="0" w:space="0" w:color="auto"/>
            <w:bottom w:val="none" w:sz="0" w:space="0" w:color="auto"/>
            <w:right w:val="none" w:sz="0" w:space="0" w:color="auto"/>
          </w:divBdr>
        </w:div>
        <w:div w:id="597979653">
          <w:marLeft w:val="480"/>
          <w:marRight w:val="0"/>
          <w:marTop w:val="0"/>
          <w:marBottom w:val="0"/>
          <w:divBdr>
            <w:top w:val="none" w:sz="0" w:space="0" w:color="auto"/>
            <w:left w:val="none" w:sz="0" w:space="0" w:color="auto"/>
            <w:bottom w:val="none" w:sz="0" w:space="0" w:color="auto"/>
            <w:right w:val="none" w:sz="0" w:space="0" w:color="auto"/>
          </w:divBdr>
        </w:div>
        <w:div w:id="666517178">
          <w:marLeft w:val="480"/>
          <w:marRight w:val="0"/>
          <w:marTop w:val="0"/>
          <w:marBottom w:val="0"/>
          <w:divBdr>
            <w:top w:val="none" w:sz="0" w:space="0" w:color="auto"/>
            <w:left w:val="none" w:sz="0" w:space="0" w:color="auto"/>
            <w:bottom w:val="none" w:sz="0" w:space="0" w:color="auto"/>
            <w:right w:val="none" w:sz="0" w:space="0" w:color="auto"/>
          </w:divBdr>
        </w:div>
        <w:div w:id="675378460">
          <w:marLeft w:val="480"/>
          <w:marRight w:val="0"/>
          <w:marTop w:val="0"/>
          <w:marBottom w:val="0"/>
          <w:divBdr>
            <w:top w:val="none" w:sz="0" w:space="0" w:color="auto"/>
            <w:left w:val="none" w:sz="0" w:space="0" w:color="auto"/>
            <w:bottom w:val="none" w:sz="0" w:space="0" w:color="auto"/>
            <w:right w:val="none" w:sz="0" w:space="0" w:color="auto"/>
          </w:divBdr>
        </w:div>
        <w:div w:id="820848242">
          <w:marLeft w:val="480"/>
          <w:marRight w:val="0"/>
          <w:marTop w:val="0"/>
          <w:marBottom w:val="0"/>
          <w:divBdr>
            <w:top w:val="none" w:sz="0" w:space="0" w:color="auto"/>
            <w:left w:val="none" w:sz="0" w:space="0" w:color="auto"/>
            <w:bottom w:val="none" w:sz="0" w:space="0" w:color="auto"/>
            <w:right w:val="none" w:sz="0" w:space="0" w:color="auto"/>
          </w:divBdr>
        </w:div>
        <w:div w:id="949901074">
          <w:marLeft w:val="480"/>
          <w:marRight w:val="0"/>
          <w:marTop w:val="0"/>
          <w:marBottom w:val="0"/>
          <w:divBdr>
            <w:top w:val="none" w:sz="0" w:space="0" w:color="auto"/>
            <w:left w:val="none" w:sz="0" w:space="0" w:color="auto"/>
            <w:bottom w:val="none" w:sz="0" w:space="0" w:color="auto"/>
            <w:right w:val="none" w:sz="0" w:space="0" w:color="auto"/>
          </w:divBdr>
        </w:div>
        <w:div w:id="958875840">
          <w:marLeft w:val="480"/>
          <w:marRight w:val="0"/>
          <w:marTop w:val="0"/>
          <w:marBottom w:val="0"/>
          <w:divBdr>
            <w:top w:val="none" w:sz="0" w:space="0" w:color="auto"/>
            <w:left w:val="none" w:sz="0" w:space="0" w:color="auto"/>
            <w:bottom w:val="none" w:sz="0" w:space="0" w:color="auto"/>
            <w:right w:val="none" w:sz="0" w:space="0" w:color="auto"/>
          </w:divBdr>
        </w:div>
        <w:div w:id="960111670">
          <w:marLeft w:val="480"/>
          <w:marRight w:val="0"/>
          <w:marTop w:val="0"/>
          <w:marBottom w:val="0"/>
          <w:divBdr>
            <w:top w:val="none" w:sz="0" w:space="0" w:color="auto"/>
            <w:left w:val="none" w:sz="0" w:space="0" w:color="auto"/>
            <w:bottom w:val="none" w:sz="0" w:space="0" w:color="auto"/>
            <w:right w:val="none" w:sz="0" w:space="0" w:color="auto"/>
          </w:divBdr>
        </w:div>
        <w:div w:id="1009720369">
          <w:marLeft w:val="480"/>
          <w:marRight w:val="0"/>
          <w:marTop w:val="0"/>
          <w:marBottom w:val="0"/>
          <w:divBdr>
            <w:top w:val="none" w:sz="0" w:space="0" w:color="auto"/>
            <w:left w:val="none" w:sz="0" w:space="0" w:color="auto"/>
            <w:bottom w:val="none" w:sz="0" w:space="0" w:color="auto"/>
            <w:right w:val="none" w:sz="0" w:space="0" w:color="auto"/>
          </w:divBdr>
        </w:div>
        <w:div w:id="1019505948">
          <w:marLeft w:val="480"/>
          <w:marRight w:val="0"/>
          <w:marTop w:val="0"/>
          <w:marBottom w:val="0"/>
          <w:divBdr>
            <w:top w:val="none" w:sz="0" w:space="0" w:color="auto"/>
            <w:left w:val="none" w:sz="0" w:space="0" w:color="auto"/>
            <w:bottom w:val="none" w:sz="0" w:space="0" w:color="auto"/>
            <w:right w:val="none" w:sz="0" w:space="0" w:color="auto"/>
          </w:divBdr>
        </w:div>
        <w:div w:id="1024282753">
          <w:marLeft w:val="480"/>
          <w:marRight w:val="0"/>
          <w:marTop w:val="0"/>
          <w:marBottom w:val="0"/>
          <w:divBdr>
            <w:top w:val="none" w:sz="0" w:space="0" w:color="auto"/>
            <w:left w:val="none" w:sz="0" w:space="0" w:color="auto"/>
            <w:bottom w:val="none" w:sz="0" w:space="0" w:color="auto"/>
            <w:right w:val="none" w:sz="0" w:space="0" w:color="auto"/>
          </w:divBdr>
        </w:div>
        <w:div w:id="1079327818">
          <w:marLeft w:val="480"/>
          <w:marRight w:val="0"/>
          <w:marTop w:val="0"/>
          <w:marBottom w:val="0"/>
          <w:divBdr>
            <w:top w:val="none" w:sz="0" w:space="0" w:color="auto"/>
            <w:left w:val="none" w:sz="0" w:space="0" w:color="auto"/>
            <w:bottom w:val="none" w:sz="0" w:space="0" w:color="auto"/>
            <w:right w:val="none" w:sz="0" w:space="0" w:color="auto"/>
          </w:divBdr>
        </w:div>
        <w:div w:id="1117528322">
          <w:marLeft w:val="480"/>
          <w:marRight w:val="0"/>
          <w:marTop w:val="0"/>
          <w:marBottom w:val="0"/>
          <w:divBdr>
            <w:top w:val="none" w:sz="0" w:space="0" w:color="auto"/>
            <w:left w:val="none" w:sz="0" w:space="0" w:color="auto"/>
            <w:bottom w:val="none" w:sz="0" w:space="0" w:color="auto"/>
            <w:right w:val="none" w:sz="0" w:space="0" w:color="auto"/>
          </w:divBdr>
        </w:div>
        <w:div w:id="1141773379">
          <w:marLeft w:val="480"/>
          <w:marRight w:val="0"/>
          <w:marTop w:val="0"/>
          <w:marBottom w:val="0"/>
          <w:divBdr>
            <w:top w:val="none" w:sz="0" w:space="0" w:color="auto"/>
            <w:left w:val="none" w:sz="0" w:space="0" w:color="auto"/>
            <w:bottom w:val="none" w:sz="0" w:space="0" w:color="auto"/>
            <w:right w:val="none" w:sz="0" w:space="0" w:color="auto"/>
          </w:divBdr>
        </w:div>
        <w:div w:id="1419719276">
          <w:marLeft w:val="480"/>
          <w:marRight w:val="0"/>
          <w:marTop w:val="0"/>
          <w:marBottom w:val="0"/>
          <w:divBdr>
            <w:top w:val="none" w:sz="0" w:space="0" w:color="auto"/>
            <w:left w:val="none" w:sz="0" w:space="0" w:color="auto"/>
            <w:bottom w:val="none" w:sz="0" w:space="0" w:color="auto"/>
            <w:right w:val="none" w:sz="0" w:space="0" w:color="auto"/>
          </w:divBdr>
        </w:div>
        <w:div w:id="1505823878">
          <w:marLeft w:val="480"/>
          <w:marRight w:val="0"/>
          <w:marTop w:val="0"/>
          <w:marBottom w:val="0"/>
          <w:divBdr>
            <w:top w:val="none" w:sz="0" w:space="0" w:color="auto"/>
            <w:left w:val="none" w:sz="0" w:space="0" w:color="auto"/>
            <w:bottom w:val="none" w:sz="0" w:space="0" w:color="auto"/>
            <w:right w:val="none" w:sz="0" w:space="0" w:color="auto"/>
          </w:divBdr>
        </w:div>
        <w:div w:id="1540707263">
          <w:marLeft w:val="480"/>
          <w:marRight w:val="0"/>
          <w:marTop w:val="0"/>
          <w:marBottom w:val="0"/>
          <w:divBdr>
            <w:top w:val="none" w:sz="0" w:space="0" w:color="auto"/>
            <w:left w:val="none" w:sz="0" w:space="0" w:color="auto"/>
            <w:bottom w:val="none" w:sz="0" w:space="0" w:color="auto"/>
            <w:right w:val="none" w:sz="0" w:space="0" w:color="auto"/>
          </w:divBdr>
        </w:div>
        <w:div w:id="1547987792">
          <w:marLeft w:val="480"/>
          <w:marRight w:val="0"/>
          <w:marTop w:val="0"/>
          <w:marBottom w:val="0"/>
          <w:divBdr>
            <w:top w:val="none" w:sz="0" w:space="0" w:color="auto"/>
            <w:left w:val="none" w:sz="0" w:space="0" w:color="auto"/>
            <w:bottom w:val="none" w:sz="0" w:space="0" w:color="auto"/>
            <w:right w:val="none" w:sz="0" w:space="0" w:color="auto"/>
          </w:divBdr>
        </w:div>
        <w:div w:id="1550803405">
          <w:marLeft w:val="480"/>
          <w:marRight w:val="0"/>
          <w:marTop w:val="0"/>
          <w:marBottom w:val="0"/>
          <w:divBdr>
            <w:top w:val="none" w:sz="0" w:space="0" w:color="auto"/>
            <w:left w:val="none" w:sz="0" w:space="0" w:color="auto"/>
            <w:bottom w:val="none" w:sz="0" w:space="0" w:color="auto"/>
            <w:right w:val="none" w:sz="0" w:space="0" w:color="auto"/>
          </w:divBdr>
        </w:div>
        <w:div w:id="1586454688">
          <w:marLeft w:val="480"/>
          <w:marRight w:val="0"/>
          <w:marTop w:val="0"/>
          <w:marBottom w:val="0"/>
          <w:divBdr>
            <w:top w:val="none" w:sz="0" w:space="0" w:color="auto"/>
            <w:left w:val="none" w:sz="0" w:space="0" w:color="auto"/>
            <w:bottom w:val="none" w:sz="0" w:space="0" w:color="auto"/>
            <w:right w:val="none" w:sz="0" w:space="0" w:color="auto"/>
          </w:divBdr>
        </w:div>
        <w:div w:id="1774396552">
          <w:marLeft w:val="480"/>
          <w:marRight w:val="0"/>
          <w:marTop w:val="0"/>
          <w:marBottom w:val="0"/>
          <w:divBdr>
            <w:top w:val="none" w:sz="0" w:space="0" w:color="auto"/>
            <w:left w:val="none" w:sz="0" w:space="0" w:color="auto"/>
            <w:bottom w:val="none" w:sz="0" w:space="0" w:color="auto"/>
            <w:right w:val="none" w:sz="0" w:space="0" w:color="auto"/>
          </w:divBdr>
        </w:div>
        <w:div w:id="1788306017">
          <w:marLeft w:val="480"/>
          <w:marRight w:val="0"/>
          <w:marTop w:val="0"/>
          <w:marBottom w:val="0"/>
          <w:divBdr>
            <w:top w:val="none" w:sz="0" w:space="0" w:color="auto"/>
            <w:left w:val="none" w:sz="0" w:space="0" w:color="auto"/>
            <w:bottom w:val="none" w:sz="0" w:space="0" w:color="auto"/>
            <w:right w:val="none" w:sz="0" w:space="0" w:color="auto"/>
          </w:divBdr>
        </w:div>
        <w:div w:id="1804927431">
          <w:marLeft w:val="480"/>
          <w:marRight w:val="0"/>
          <w:marTop w:val="0"/>
          <w:marBottom w:val="0"/>
          <w:divBdr>
            <w:top w:val="none" w:sz="0" w:space="0" w:color="auto"/>
            <w:left w:val="none" w:sz="0" w:space="0" w:color="auto"/>
            <w:bottom w:val="none" w:sz="0" w:space="0" w:color="auto"/>
            <w:right w:val="none" w:sz="0" w:space="0" w:color="auto"/>
          </w:divBdr>
        </w:div>
        <w:div w:id="1836991676">
          <w:marLeft w:val="480"/>
          <w:marRight w:val="0"/>
          <w:marTop w:val="0"/>
          <w:marBottom w:val="0"/>
          <w:divBdr>
            <w:top w:val="none" w:sz="0" w:space="0" w:color="auto"/>
            <w:left w:val="none" w:sz="0" w:space="0" w:color="auto"/>
            <w:bottom w:val="none" w:sz="0" w:space="0" w:color="auto"/>
            <w:right w:val="none" w:sz="0" w:space="0" w:color="auto"/>
          </w:divBdr>
        </w:div>
        <w:div w:id="2059159197">
          <w:marLeft w:val="480"/>
          <w:marRight w:val="0"/>
          <w:marTop w:val="0"/>
          <w:marBottom w:val="0"/>
          <w:divBdr>
            <w:top w:val="none" w:sz="0" w:space="0" w:color="auto"/>
            <w:left w:val="none" w:sz="0" w:space="0" w:color="auto"/>
            <w:bottom w:val="none" w:sz="0" w:space="0" w:color="auto"/>
            <w:right w:val="none" w:sz="0" w:space="0" w:color="auto"/>
          </w:divBdr>
        </w:div>
      </w:divsChild>
    </w:div>
    <w:div w:id="1897814418">
      <w:bodyDiv w:val="1"/>
      <w:marLeft w:val="0"/>
      <w:marRight w:val="0"/>
      <w:marTop w:val="0"/>
      <w:marBottom w:val="0"/>
      <w:divBdr>
        <w:top w:val="none" w:sz="0" w:space="0" w:color="auto"/>
        <w:left w:val="none" w:sz="0" w:space="0" w:color="auto"/>
        <w:bottom w:val="none" w:sz="0" w:space="0" w:color="auto"/>
        <w:right w:val="none" w:sz="0" w:space="0" w:color="auto"/>
      </w:divBdr>
    </w:div>
    <w:div w:id="1902205602">
      <w:bodyDiv w:val="1"/>
      <w:marLeft w:val="0"/>
      <w:marRight w:val="0"/>
      <w:marTop w:val="0"/>
      <w:marBottom w:val="0"/>
      <w:divBdr>
        <w:top w:val="none" w:sz="0" w:space="0" w:color="auto"/>
        <w:left w:val="none" w:sz="0" w:space="0" w:color="auto"/>
        <w:bottom w:val="none" w:sz="0" w:space="0" w:color="auto"/>
        <w:right w:val="none" w:sz="0" w:space="0" w:color="auto"/>
      </w:divBdr>
    </w:div>
    <w:div w:id="1902518862">
      <w:bodyDiv w:val="1"/>
      <w:marLeft w:val="0"/>
      <w:marRight w:val="0"/>
      <w:marTop w:val="0"/>
      <w:marBottom w:val="0"/>
      <w:divBdr>
        <w:top w:val="none" w:sz="0" w:space="0" w:color="auto"/>
        <w:left w:val="none" w:sz="0" w:space="0" w:color="auto"/>
        <w:bottom w:val="none" w:sz="0" w:space="0" w:color="auto"/>
        <w:right w:val="none" w:sz="0" w:space="0" w:color="auto"/>
      </w:divBdr>
      <w:divsChild>
        <w:div w:id="10691815">
          <w:marLeft w:val="480"/>
          <w:marRight w:val="0"/>
          <w:marTop w:val="0"/>
          <w:marBottom w:val="0"/>
          <w:divBdr>
            <w:top w:val="none" w:sz="0" w:space="0" w:color="auto"/>
            <w:left w:val="none" w:sz="0" w:space="0" w:color="auto"/>
            <w:bottom w:val="none" w:sz="0" w:space="0" w:color="auto"/>
            <w:right w:val="none" w:sz="0" w:space="0" w:color="auto"/>
          </w:divBdr>
        </w:div>
        <w:div w:id="57482984">
          <w:marLeft w:val="480"/>
          <w:marRight w:val="0"/>
          <w:marTop w:val="0"/>
          <w:marBottom w:val="0"/>
          <w:divBdr>
            <w:top w:val="none" w:sz="0" w:space="0" w:color="auto"/>
            <w:left w:val="none" w:sz="0" w:space="0" w:color="auto"/>
            <w:bottom w:val="none" w:sz="0" w:space="0" w:color="auto"/>
            <w:right w:val="none" w:sz="0" w:space="0" w:color="auto"/>
          </w:divBdr>
        </w:div>
        <w:div w:id="73014844">
          <w:marLeft w:val="480"/>
          <w:marRight w:val="0"/>
          <w:marTop w:val="0"/>
          <w:marBottom w:val="0"/>
          <w:divBdr>
            <w:top w:val="none" w:sz="0" w:space="0" w:color="auto"/>
            <w:left w:val="none" w:sz="0" w:space="0" w:color="auto"/>
            <w:bottom w:val="none" w:sz="0" w:space="0" w:color="auto"/>
            <w:right w:val="none" w:sz="0" w:space="0" w:color="auto"/>
          </w:divBdr>
        </w:div>
        <w:div w:id="75329408">
          <w:marLeft w:val="480"/>
          <w:marRight w:val="0"/>
          <w:marTop w:val="0"/>
          <w:marBottom w:val="0"/>
          <w:divBdr>
            <w:top w:val="none" w:sz="0" w:space="0" w:color="auto"/>
            <w:left w:val="none" w:sz="0" w:space="0" w:color="auto"/>
            <w:bottom w:val="none" w:sz="0" w:space="0" w:color="auto"/>
            <w:right w:val="none" w:sz="0" w:space="0" w:color="auto"/>
          </w:divBdr>
        </w:div>
        <w:div w:id="133572067">
          <w:marLeft w:val="480"/>
          <w:marRight w:val="0"/>
          <w:marTop w:val="0"/>
          <w:marBottom w:val="0"/>
          <w:divBdr>
            <w:top w:val="none" w:sz="0" w:space="0" w:color="auto"/>
            <w:left w:val="none" w:sz="0" w:space="0" w:color="auto"/>
            <w:bottom w:val="none" w:sz="0" w:space="0" w:color="auto"/>
            <w:right w:val="none" w:sz="0" w:space="0" w:color="auto"/>
          </w:divBdr>
        </w:div>
        <w:div w:id="242380489">
          <w:marLeft w:val="480"/>
          <w:marRight w:val="0"/>
          <w:marTop w:val="0"/>
          <w:marBottom w:val="0"/>
          <w:divBdr>
            <w:top w:val="none" w:sz="0" w:space="0" w:color="auto"/>
            <w:left w:val="none" w:sz="0" w:space="0" w:color="auto"/>
            <w:bottom w:val="none" w:sz="0" w:space="0" w:color="auto"/>
            <w:right w:val="none" w:sz="0" w:space="0" w:color="auto"/>
          </w:divBdr>
        </w:div>
        <w:div w:id="254677218">
          <w:marLeft w:val="480"/>
          <w:marRight w:val="0"/>
          <w:marTop w:val="0"/>
          <w:marBottom w:val="0"/>
          <w:divBdr>
            <w:top w:val="none" w:sz="0" w:space="0" w:color="auto"/>
            <w:left w:val="none" w:sz="0" w:space="0" w:color="auto"/>
            <w:bottom w:val="none" w:sz="0" w:space="0" w:color="auto"/>
            <w:right w:val="none" w:sz="0" w:space="0" w:color="auto"/>
          </w:divBdr>
        </w:div>
        <w:div w:id="256717663">
          <w:marLeft w:val="480"/>
          <w:marRight w:val="0"/>
          <w:marTop w:val="0"/>
          <w:marBottom w:val="0"/>
          <w:divBdr>
            <w:top w:val="none" w:sz="0" w:space="0" w:color="auto"/>
            <w:left w:val="none" w:sz="0" w:space="0" w:color="auto"/>
            <w:bottom w:val="none" w:sz="0" w:space="0" w:color="auto"/>
            <w:right w:val="none" w:sz="0" w:space="0" w:color="auto"/>
          </w:divBdr>
        </w:div>
        <w:div w:id="292947728">
          <w:marLeft w:val="480"/>
          <w:marRight w:val="0"/>
          <w:marTop w:val="0"/>
          <w:marBottom w:val="0"/>
          <w:divBdr>
            <w:top w:val="none" w:sz="0" w:space="0" w:color="auto"/>
            <w:left w:val="none" w:sz="0" w:space="0" w:color="auto"/>
            <w:bottom w:val="none" w:sz="0" w:space="0" w:color="auto"/>
            <w:right w:val="none" w:sz="0" w:space="0" w:color="auto"/>
          </w:divBdr>
        </w:div>
        <w:div w:id="321861126">
          <w:marLeft w:val="480"/>
          <w:marRight w:val="0"/>
          <w:marTop w:val="0"/>
          <w:marBottom w:val="0"/>
          <w:divBdr>
            <w:top w:val="none" w:sz="0" w:space="0" w:color="auto"/>
            <w:left w:val="none" w:sz="0" w:space="0" w:color="auto"/>
            <w:bottom w:val="none" w:sz="0" w:space="0" w:color="auto"/>
            <w:right w:val="none" w:sz="0" w:space="0" w:color="auto"/>
          </w:divBdr>
        </w:div>
        <w:div w:id="481510712">
          <w:marLeft w:val="480"/>
          <w:marRight w:val="0"/>
          <w:marTop w:val="0"/>
          <w:marBottom w:val="0"/>
          <w:divBdr>
            <w:top w:val="none" w:sz="0" w:space="0" w:color="auto"/>
            <w:left w:val="none" w:sz="0" w:space="0" w:color="auto"/>
            <w:bottom w:val="none" w:sz="0" w:space="0" w:color="auto"/>
            <w:right w:val="none" w:sz="0" w:space="0" w:color="auto"/>
          </w:divBdr>
        </w:div>
        <w:div w:id="520238813">
          <w:marLeft w:val="480"/>
          <w:marRight w:val="0"/>
          <w:marTop w:val="0"/>
          <w:marBottom w:val="0"/>
          <w:divBdr>
            <w:top w:val="none" w:sz="0" w:space="0" w:color="auto"/>
            <w:left w:val="none" w:sz="0" w:space="0" w:color="auto"/>
            <w:bottom w:val="none" w:sz="0" w:space="0" w:color="auto"/>
            <w:right w:val="none" w:sz="0" w:space="0" w:color="auto"/>
          </w:divBdr>
        </w:div>
        <w:div w:id="658995299">
          <w:marLeft w:val="480"/>
          <w:marRight w:val="0"/>
          <w:marTop w:val="0"/>
          <w:marBottom w:val="0"/>
          <w:divBdr>
            <w:top w:val="none" w:sz="0" w:space="0" w:color="auto"/>
            <w:left w:val="none" w:sz="0" w:space="0" w:color="auto"/>
            <w:bottom w:val="none" w:sz="0" w:space="0" w:color="auto"/>
            <w:right w:val="none" w:sz="0" w:space="0" w:color="auto"/>
          </w:divBdr>
        </w:div>
        <w:div w:id="698580761">
          <w:marLeft w:val="480"/>
          <w:marRight w:val="0"/>
          <w:marTop w:val="0"/>
          <w:marBottom w:val="0"/>
          <w:divBdr>
            <w:top w:val="none" w:sz="0" w:space="0" w:color="auto"/>
            <w:left w:val="none" w:sz="0" w:space="0" w:color="auto"/>
            <w:bottom w:val="none" w:sz="0" w:space="0" w:color="auto"/>
            <w:right w:val="none" w:sz="0" w:space="0" w:color="auto"/>
          </w:divBdr>
        </w:div>
        <w:div w:id="725026222">
          <w:marLeft w:val="480"/>
          <w:marRight w:val="0"/>
          <w:marTop w:val="0"/>
          <w:marBottom w:val="0"/>
          <w:divBdr>
            <w:top w:val="none" w:sz="0" w:space="0" w:color="auto"/>
            <w:left w:val="none" w:sz="0" w:space="0" w:color="auto"/>
            <w:bottom w:val="none" w:sz="0" w:space="0" w:color="auto"/>
            <w:right w:val="none" w:sz="0" w:space="0" w:color="auto"/>
          </w:divBdr>
        </w:div>
        <w:div w:id="931208826">
          <w:marLeft w:val="480"/>
          <w:marRight w:val="0"/>
          <w:marTop w:val="0"/>
          <w:marBottom w:val="0"/>
          <w:divBdr>
            <w:top w:val="none" w:sz="0" w:space="0" w:color="auto"/>
            <w:left w:val="none" w:sz="0" w:space="0" w:color="auto"/>
            <w:bottom w:val="none" w:sz="0" w:space="0" w:color="auto"/>
            <w:right w:val="none" w:sz="0" w:space="0" w:color="auto"/>
          </w:divBdr>
        </w:div>
        <w:div w:id="1011223122">
          <w:marLeft w:val="480"/>
          <w:marRight w:val="0"/>
          <w:marTop w:val="0"/>
          <w:marBottom w:val="0"/>
          <w:divBdr>
            <w:top w:val="none" w:sz="0" w:space="0" w:color="auto"/>
            <w:left w:val="none" w:sz="0" w:space="0" w:color="auto"/>
            <w:bottom w:val="none" w:sz="0" w:space="0" w:color="auto"/>
            <w:right w:val="none" w:sz="0" w:space="0" w:color="auto"/>
          </w:divBdr>
        </w:div>
        <w:div w:id="1045641362">
          <w:marLeft w:val="480"/>
          <w:marRight w:val="0"/>
          <w:marTop w:val="0"/>
          <w:marBottom w:val="0"/>
          <w:divBdr>
            <w:top w:val="none" w:sz="0" w:space="0" w:color="auto"/>
            <w:left w:val="none" w:sz="0" w:space="0" w:color="auto"/>
            <w:bottom w:val="none" w:sz="0" w:space="0" w:color="auto"/>
            <w:right w:val="none" w:sz="0" w:space="0" w:color="auto"/>
          </w:divBdr>
        </w:div>
        <w:div w:id="1194221606">
          <w:marLeft w:val="480"/>
          <w:marRight w:val="0"/>
          <w:marTop w:val="0"/>
          <w:marBottom w:val="0"/>
          <w:divBdr>
            <w:top w:val="none" w:sz="0" w:space="0" w:color="auto"/>
            <w:left w:val="none" w:sz="0" w:space="0" w:color="auto"/>
            <w:bottom w:val="none" w:sz="0" w:space="0" w:color="auto"/>
            <w:right w:val="none" w:sz="0" w:space="0" w:color="auto"/>
          </w:divBdr>
        </w:div>
        <w:div w:id="1229413775">
          <w:marLeft w:val="480"/>
          <w:marRight w:val="0"/>
          <w:marTop w:val="0"/>
          <w:marBottom w:val="0"/>
          <w:divBdr>
            <w:top w:val="none" w:sz="0" w:space="0" w:color="auto"/>
            <w:left w:val="none" w:sz="0" w:space="0" w:color="auto"/>
            <w:bottom w:val="none" w:sz="0" w:space="0" w:color="auto"/>
            <w:right w:val="none" w:sz="0" w:space="0" w:color="auto"/>
          </w:divBdr>
        </w:div>
        <w:div w:id="1290670848">
          <w:marLeft w:val="480"/>
          <w:marRight w:val="0"/>
          <w:marTop w:val="0"/>
          <w:marBottom w:val="0"/>
          <w:divBdr>
            <w:top w:val="none" w:sz="0" w:space="0" w:color="auto"/>
            <w:left w:val="none" w:sz="0" w:space="0" w:color="auto"/>
            <w:bottom w:val="none" w:sz="0" w:space="0" w:color="auto"/>
            <w:right w:val="none" w:sz="0" w:space="0" w:color="auto"/>
          </w:divBdr>
        </w:div>
        <w:div w:id="1352301502">
          <w:marLeft w:val="480"/>
          <w:marRight w:val="0"/>
          <w:marTop w:val="0"/>
          <w:marBottom w:val="0"/>
          <w:divBdr>
            <w:top w:val="none" w:sz="0" w:space="0" w:color="auto"/>
            <w:left w:val="none" w:sz="0" w:space="0" w:color="auto"/>
            <w:bottom w:val="none" w:sz="0" w:space="0" w:color="auto"/>
            <w:right w:val="none" w:sz="0" w:space="0" w:color="auto"/>
          </w:divBdr>
        </w:div>
        <w:div w:id="1420903347">
          <w:marLeft w:val="480"/>
          <w:marRight w:val="0"/>
          <w:marTop w:val="0"/>
          <w:marBottom w:val="0"/>
          <w:divBdr>
            <w:top w:val="none" w:sz="0" w:space="0" w:color="auto"/>
            <w:left w:val="none" w:sz="0" w:space="0" w:color="auto"/>
            <w:bottom w:val="none" w:sz="0" w:space="0" w:color="auto"/>
            <w:right w:val="none" w:sz="0" w:space="0" w:color="auto"/>
          </w:divBdr>
        </w:div>
        <w:div w:id="1560479486">
          <w:marLeft w:val="480"/>
          <w:marRight w:val="0"/>
          <w:marTop w:val="0"/>
          <w:marBottom w:val="0"/>
          <w:divBdr>
            <w:top w:val="none" w:sz="0" w:space="0" w:color="auto"/>
            <w:left w:val="none" w:sz="0" w:space="0" w:color="auto"/>
            <w:bottom w:val="none" w:sz="0" w:space="0" w:color="auto"/>
            <w:right w:val="none" w:sz="0" w:space="0" w:color="auto"/>
          </w:divBdr>
        </w:div>
        <w:div w:id="1597639449">
          <w:marLeft w:val="480"/>
          <w:marRight w:val="0"/>
          <w:marTop w:val="0"/>
          <w:marBottom w:val="0"/>
          <w:divBdr>
            <w:top w:val="none" w:sz="0" w:space="0" w:color="auto"/>
            <w:left w:val="none" w:sz="0" w:space="0" w:color="auto"/>
            <w:bottom w:val="none" w:sz="0" w:space="0" w:color="auto"/>
            <w:right w:val="none" w:sz="0" w:space="0" w:color="auto"/>
          </w:divBdr>
        </w:div>
        <w:div w:id="1685091196">
          <w:marLeft w:val="480"/>
          <w:marRight w:val="0"/>
          <w:marTop w:val="0"/>
          <w:marBottom w:val="0"/>
          <w:divBdr>
            <w:top w:val="none" w:sz="0" w:space="0" w:color="auto"/>
            <w:left w:val="none" w:sz="0" w:space="0" w:color="auto"/>
            <w:bottom w:val="none" w:sz="0" w:space="0" w:color="auto"/>
            <w:right w:val="none" w:sz="0" w:space="0" w:color="auto"/>
          </w:divBdr>
        </w:div>
        <w:div w:id="1779786890">
          <w:marLeft w:val="480"/>
          <w:marRight w:val="0"/>
          <w:marTop w:val="0"/>
          <w:marBottom w:val="0"/>
          <w:divBdr>
            <w:top w:val="none" w:sz="0" w:space="0" w:color="auto"/>
            <w:left w:val="none" w:sz="0" w:space="0" w:color="auto"/>
            <w:bottom w:val="none" w:sz="0" w:space="0" w:color="auto"/>
            <w:right w:val="none" w:sz="0" w:space="0" w:color="auto"/>
          </w:divBdr>
        </w:div>
        <w:div w:id="1822304022">
          <w:marLeft w:val="480"/>
          <w:marRight w:val="0"/>
          <w:marTop w:val="0"/>
          <w:marBottom w:val="0"/>
          <w:divBdr>
            <w:top w:val="none" w:sz="0" w:space="0" w:color="auto"/>
            <w:left w:val="none" w:sz="0" w:space="0" w:color="auto"/>
            <w:bottom w:val="none" w:sz="0" w:space="0" w:color="auto"/>
            <w:right w:val="none" w:sz="0" w:space="0" w:color="auto"/>
          </w:divBdr>
        </w:div>
        <w:div w:id="2044087426">
          <w:marLeft w:val="480"/>
          <w:marRight w:val="0"/>
          <w:marTop w:val="0"/>
          <w:marBottom w:val="0"/>
          <w:divBdr>
            <w:top w:val="none" w:sz="0" w:space="0" w:color="auto"/>
            <w:left w:val="none" w:sz="0" w:space="0" w:color="auto"/>
            <w:bottom w:val="none" w:sz="0" w:space="0" w:color="auto"/>
            <w:right w:val="none" w:sz="0" w:space="0" w:color="auto"/>
          </w:divBdr>
        </w:div>
      </w:divsChild>
    </w:div>
    <w:div w:id="1912080283">
      <w:bodyDiv w:val="1"/>
      <w:marLeft w:val="0"/>
      <w:marRight w:val="0"/>
      <w:marTop w:val="0"/>
      <w:marBottom w:val="0"/>
      <w:divBdr>
        <w:top w:val="none" w:sz="0" w:space="0" w:color="auto"/>
        <w:left w:val="none" w:sz="0" w:space="0" w:color="auto"/>
        <w:bottom w:val="none" w:sz="0" w:space="0" w:color="auto"/>
        <w:right w:val="none" w:sz="0" w:space="0" w:color="auto"/>
      </w:divBdr>
    </w:div>
    <w:div w:id="1919821963">
      <w:bodyDiv w:val="1"/>
      <w:marLeft w:val="0"/>
      <w:marRight w:val="0"/>
      <w:marTop w:val="0"/>
      <w:marBottom w:val="0"/>
      <w:divBdr>
        <w:top w:val="none" w:sz="0" w:space="0" w:color="auto"/>
        <w:left w:val="none" w:sz="0" w:space="0" w:color="auto"/>
        <w:bottom w:val="none" w:sz="0" w:space="0" w:color="auto"/>
        <w:right w:val="none" w:sz="0" w:space="0" w:color="auto"/>
      </w:divBdr>
      <w:divsChild>
        <w:div w:id="64256945">
          <w:marLeft w:val="480"/>
          <w:marRight w:val="0"/>
          <w:marTop w:val="0"/>
          <w:marBottom w:val="0"/>
          <w:divBdr>
            <w:top w:val="none" w:sz="0" w:space="0" w:color="auto"/>
            <w:left w:val="none" w:sz="0" w:space="0" w:color="auto"/>
            <w:bottom w:val="none" w:sz="0" w:space="0" w:color="auto"/>
            <w:right w:val="none" w:sz="0" w:space="0" w:color="auto"/>
          </w:divBdr>
        </w:div>
        <w:div w:id="64693478">
          <w:marLeft w:val="480"/>
          <w:marRight w:val="0"/>
          <w:marTop w:val="0"/>
          <w:marBottom w:val="0"/>
          <w:divBdr>
            <w:top w:val="none" w:sz="0" w:space="0" w:color="auto"/>
            <w:left w:val="none" w:sz="0" w:space="0" w:color="auto"/>
            <w:bottom w:val="none" w:sz="0" w:space="0" w:color="auto"/>
            <w:right w:val="none" w:sz="0" w:space="0" w:color="auto"/>
          </w:divBdr>
        </w:div>
        <w:div w:id="89399170">
          <w:marLeft w:val="480"/>
          <w:marRight w:val="0"/>
          <w:marTop w:val="0"/>
          <w:marBottom w:val="0"/>
          <w:divBdr>
            <w:top w:val="none" w:sz="0" w:space="0" w:color="auto"/>
            <w:left w:val="none" w:sz="0" w:space="0" w:color="auto"/>
            <w:bottom w:val="none" w:sz="0" w:space="0" w:color="auto"/>
            <w:right w:val="none" w:sz="0" w:space="0" w:color="auto"/>
          </w:divBdr>
        </w:div>
        <w:div w:id="181282681">
          <w:marLeft w:val="480"/>
          <w:marRight w:val="0"/>
          <w:marTop w:val="0"/>
          <w:marBottom w:val="0"/>
          <w:divBdr>
            <w:top w:val="none" w:sz="0" w:space="0" w:color="auto"/>
            <w:left w:val="none" w:sz="0" w:space="0" w:color="auto"/>
            <w:bottom w:val="none" w:sz="0" w:space="0" w:color="auto"/>
            <w:right w:val="none" w:sz="0" w:space="0" w:color="auto"/>
          </w:divBdr>
        </w:div>
        <w:div w:id="327833011">
          <w:marLeft w:val="480"/>
          <w:marRight w:val="0"/>
          <w:marTop w:val="0"/>
          <w:marBottom w:val="0"/>
          <w:divBdr>
            <w:top w:val="none" w:sz="0" w:space="0" w:color="auto"/>
            <w:left w:val="none" w:sz="0" w:space="0" w:color="auto"/>
            <w:bottom w:val="none" w:sz="0" w:space="0" w:color="auto"/>
            <w:right w:val="none" w:sz="0" w:space="0" w:color="auto"/>
          </w:divBdr>
        </w:div>
        <w:div w:id="383451964">
          <w:marLeft w:val="480"/>
          <w:marRight w:val="0"/>
          <w:marTop w:val="0"/>
          <w:marBottom w:val="0"/>
          <w:divBdr>
            <w:top w:val="none" w:sz="0" w:space="0" w:color="auto"/>
            <w:left w:val="none" w:sz="0" w:space="0" w:color="auto"/>
            <w:bottom w:val="none" w:sz="0" w:space="0" w:color="auto"/>
            <w:right w:val="none" w:sz="0" w:space="0" w:color="auto"/>
          </w:divBdr>
        </w:div>
        <w:div w:id="491599925">
          <w:marLeft w:val="480"/>
          <w:marRight w:val="0"/>
          <w:marTop w:val="0"/>
          <w:marBottom w:val="0"/>
          <w:divBdr>
            <w:top w:val="none" w:sz="0" w:space="0" w:color="auto"/>
            <w:left w:val="none" w:sz="0" w:space="0" w:color="auto"/>
            <w:bottom w:val="none" w:sz="0" w:space="0" w:color="auto"/>
            <w:right w:val="none" w:sz="0" w:space="0" w:color="auto"/>
          </w:divBdr>
        </w:div>
        <w:div w:id="708721175">
          <w:marLeft w:val="480"/>
          <w:marRight w:val="0"/>
          <w:marTop w:val="0"/>
          <w:marBottom w:val="0"/>
          <w:divBdr>
            <w:top w:val="none" w:sz="0" w:space="0" w:color="auto"/>
            <w:left w:val="none" w:sz="0" w:space="0" w:color="auto"/>
            <w:bottom w:val="none" w:sz="0" w:space="0" w:color="auto"/>
            <w:right w:val="none" w:sz="0" w:space="0" w:color="auto"/>
          </w:divBdr>
        </w:div>
        <w:div w:id="746996617">
          <w:marLeft w:val="480"/>
          <w:marRight w:val="0"/>
          <w:marTop w:val="0"/>
          <w:marBottom w:val="0"/>
          <w:divBdr>
            <w:top w:val="none" w:sz="0" w:space="0" w:color="auto"/>
            <w:left w:val="none" w:sz="0" w:space="0" w:color="auto"/>
            <w:bottom w:val="none" w:sz="0" w:space="0" w:color="auto"/>
            <w:right w:val="none" w:sz="0" w:space="0" w:color="auto"/>
          </w:divBdr>
        </w:div>
        <w:div w:id="789662915">
          <w:marLeft w:val="480"/>
          <w:marRight w:val="0"/>
          <w:marTop w:val="0"/>
          <w:marBottom w:val="0"/>
          <w:divBdr>
            <w:top w:val="none" w:sz="0" w:space="0" w:color="auto"/>
            <w:left w:val="none" w:sz="0" w:space="0" w:color="auto"/>
            <w:bottom w:val="none" w:sz="0" w:space="0" w:color="auto"/>
            <w:right w:val="none" w:sz="0" w:space="0" w:color="auto"/>
          </w:divBdr>
        </w:div>
        <w:div w:id="922683915">
          <w:marLeft w:val="480"/>
          <w:marRight w:val="0"/>
          <w:marTop w:val="0"/>
          <w:marBottom w:val="0"/>
          <w:divBdr>
            <w:top w:val="none" w:sz="0" w:space="0" w:color="auto"/>
            <w:left w:val="none" w:sz="0" w:space="0" w:color="auto"/>
            <w:bottom w:val="none" w:sz="0" w:space="0" w:color="auto"/>
            <w:right w:val="none" w:sz="0" w:space="0" w:color="auto"/>
          </w:divBdr>
        </w:div>
        <w:div w:id="988241686">
          <w:marLeft w:val="480"/>
          <w:marRight w:val="0"/>
          <w:marTop w:val="0"/>
          <w:marBottom w:val="0"/>
          <w:divBdr>
            <w:top w:val="none" w:sz="0" w:space="0" w:color="auto"/>
            <w:left w:val="none" w:sz="0" w:space="0" w:color="auto"/>
            <w:bottom w:val="none" w:sz="0" w:space="0" w:color="auto"/>
            <w:right w:val="none" w:sz="0" w:space="0" w:color="auto"/>
          </w:divBdr>
        </w:div>
        <w:div w:id="1004093452">
          <w:marLeft w:val="480"/>
          <w:marRight w:val="0"/>
          <w:marTop w:val="0"/>
          <w:marBottom w:val="0"/>
          <w:divBdr>
            <w:top w:val="none" w:sz="0" w:space="0" w:color="auto"/>
            <w:left w:val="none" w:sz="0" w:space="0" w:color="auto"/>
            <w:bottom w:val="none" w:sz="0" w:space="0" w:color="auto"/>
            <w:right w:val="none" w:sz="0" w:space="0" w:color="auto"/>
          </w:divBdr>
        </w:div>
        <w:div w:id="1024987759">
          <w:marLeft w:val="480"/>
          <w:marRight w:val="0"/>
          <w:marTop w:val="0"/>
          <w:marBottom w:val="0"/>
          <w:divBdr>
            <w:top w:val="none" w:sz="0" w:space="0" w:color="auto"/>
            <w:left w:val="none" w:sz="0" w:space="0" w:color="auto"/>
            <w:bottom w:val="none" w:sz="0" w:space="0" w:color="auto"/>
            <w:right w:val="none" w:sz="0" w:space="0" w:color="auto"/>
          </w:divBdr>
        </w:div>
        <w:div w:id="1028533197">
          <w:marLeft w:val="480"/>
          <w:marRight w:val="0"/>
          <w:marTop w:val="0"/>
          <w:marBottom w:val="0"/>
          <w:divBdr>
            <w:top w:val="none" w:sz="0" w:space="0" w:color="auto"/>
            <w:left w:val="none" w:sz="0" w:space="0" w:color="auto"/>
            <w:bottom w:val="none" w:sz="0" w:space="0" w:color="auto"/>
            <w:right w:val="none" w:sz="0" w:space="0" w:color="auto"/>
          </w:divBdr>
        </w:div>
        <w:div w:id="1036544797">
          <w:marLeft w:val="480"/>
          <w:marRight w:val="0"/>
          <w:marTop w:val="0"/>
          <w:marBottom w:val="0"/>
          <w:divBdr>
            <w:top w:val="none" w:sz="0" w:space="0" w:color="auto"/>
            <w:left w:val="none" w:sz="0" w:space="0" w:color="auto"/>
            <w:bottom w:val="none" w:sz="0" w:space="0" w:color="auto"/>
            <w:right w:val="none" w:sz="0" w:space="0" w:color="auto"/>
          </w:divBdr>
        </w:div>
        <w:div w:id="1051536948">
          <w:marLeft w:val="480"/>
          <w:marRight w:val="0"/>
          <w:marTop w:val="0"/>
          <w:marBottom w:val="0"/>
          <w:divBdr>
            <w:top w:val="none" w:sz="0" w:space="0" w:color="auto"/>
            <w:left w:val="none" w:sz="0" w:space="0" w:color="auto"/>
            <w:bottom w:val="none" w:sz="0" w:space="0" w:color="auto"/>
            <w:right w:val="none" w:sz="0" w:space="0" w:color="auto"/>
          </w:divBdr>
        </w:div>
        <w:div w:id="1052923075">
          <w:marLeft w:val="480"/>
          <w:marRight w:val="0"/>
          <w:marTop w:val="0"/>
          <w:marBottom w:val="0"/>
          <w:divBdr>
            <w:top w:val="none" w:sz="0" w:space="0" w:color="auto"/>
            <w:left w:val="none" w:sz="0" w:space="0" w:color="auto"/>
            <w:bottom w:val="none" w:sz="0" w:space="0" w:color="auto"/>
            <w:right w:val="none" w:sz="0" w:space="0" w:color="auto"/>
          </w:divBdr>
        </w:div>
        <w:div w:id="1112935949">
          <w:marLeft w:val="480"/>
          <w:marRight w:val="0"/>
          <w:marTop w:val="0"/>
          <w:marBottom w:val="0"/>
          <w:divBdr>
            <w:top w:val="none" w:sz="0" w:space="0" w:color="auto"/>
            <w:left w:val="none" w:sz="0" w:space="0" w:color="auto"/>
            <w:bottom w:val="none" w:sz="0" w:space="0" w:color="auto"/>
            <w:right w:val="none" w:sz="0" w:space="0" w:color="auto"/>
          </w:divBdr>
        </w:div>
        <w:div w:id="1142768239">
          <w:marLeft w:val="480"/>
          <w:marRight w:val="0"/>
          <w:marTop w:val="0"/>
          <w:marBottom w:val="0"/>
          <w:divBdr>
            <w:top w:val="none" w:sz="0" w:space="0" w:color="auto"/>
            <w:left w:val="none" w:sz="0" w:space="0" w:color="auto"/>
            <w:bottom w:val="none" w:sz="0" w:space="0" w:color="auto"/>
            <w:right w:val="none" w:sz="0" w:space="0" w:color="auto"/>
          </w:divBdr>
        </w:div>
        <w:div w:id="1155994624">
          <w:marLeft w:val="480"/>
          <w:marRight w:val="0"/>
          <w:marTop w:val="0"/>
          <w:marBottom w:val="0"/>
          <w:divBdr>
            <w:top w:val="none" w:sz="0" w:space="0" w:color="auto"/>
            <w:left w:val="none" w:sz="0" w:space="0" w:color="auto"/>
            <w:bottom w:val="none" w:sz="0" w:space="0" w:color="auto"/>
            <w:right w:val="none" w:sz="0" w:space="0" w:color="auto"/>
          </w:divBdr>
        </w:div>
        <w:div w:id="1324747415">
          <w:marLeft w:val="480"/>
          <w:marRight w:val="0"/>
          <w:marTop w:val="0"/>
          <w:marBottom w:val="0"/>
          <w:divBdr>
            <w:top w:val="none" w:sz="0" w:space="0" w:color="auto"/>
            <w:left w:val="none" w:sz="0" w:space="0" w:color="auto"/>
            <w:bottom w:val="none" w:sz="0" w:space="0" w:color="auto"/>
            <w:right w:val="none" w:sz="0" w:space="0" w:color="auto"/>
          </w:divBdr>
        </w:div>
        <w:div w:id="1462529372">
          <w:marLeft w:val="480"/>
          <w:marRight w:val="0"/>
          <w:marTop w:val="0"/>
          <w:marBottom w:val="0"/>
          <w:divBdr>
            <w:top w:val="none" w:sz="0" w:space="0" w:color="auto"/>
            <w:left w:val="none" w:sz="0" w:space="0" w:color="auto"/>
            <w:bottom w:val="none" w:sz="0" w:space="0" w:color="auto"/>
            <w:right w:val="none" w:sz="0" w:space="0" w:color="auto"/>
          </w:divBdr>
        </w:div>
        <w:div w:id="1648244575">
          <w:marLeft w:val="480"/>
          <w:marRight w:val="0"/>
          <w:marTop w:val="0"/>
          <w:marBottom w:val="0"/>
          <w:divBdr>
            <w:top w:val="none" w:sz="0" w:space="0" w:color="auto"/>
            <w:left w:val="none" w:sz="0" w:space="0" w:color="auto"/>
            <w:bottom w:val="none" w:sz="0" w:space="0" w:color="auto"/>
            <w:right w:val="none" w:sz="0" w:space="0" w:color="auto"/>
          </w:divBdr>
        </w:div>
        <w:div w:id="1649435807">
          <w:marLeft w:val="480"/>
          <w:marRight w:val="0"/>
          <w:marTop w:val="0"/>
          <w:marBottom w:val="0"/>
          <w:divBdr>
            <w:top w:val="none" w:sz="0" w:space="0" w:color="auto"/>
            <w:left w:val="none" w:sz="0" w:space="0" w:color="auto"/>
            <w:bottom w:val="none" w:sz="0" w:space="0" w:color="auto"/>
            <w:right w:val="none" w:sz="0" w:space="0" w:color="auto"/>
          </w:divBdr>
        </w:div>
        <w:div w:id="1657107494">
          <w:marLeft w:val="480"/>
          <w:marRight w:val="0"/>
          <w:marTop w:val="0"/>
          <w:marBottom w:val="0"/>
          <w:divBdr>
            <w:top w:val="none" w:sz="0" w:space="0" w:color="auto"/>
            <w:left w:val="none" w:sz="0" w:space="0" w:color="auto"/>
            <w:bottom w:val="none" w:sz="0" w:space="0" w:color="auto"/>
            <w:right w:val="none" w:sz="0" w:space="0" w:color="auto"/>
          </w:divBdr>
        </w:div>
        <w:div w:id="1706563524">
          <w:marLeft w:val="480"/>
          <w:marRight w:val="0"/>
          <w:marTop w:val="0"/>
          <w:marBottom w:val="0"/>
          <w:divBdr>
            <w:top w:val="none" w:sz="0" w:space="0" w:color="auto"/>
            <w:left w:val="none" w:sz="0" w:space="0" w:color="auto"/>
            <w:bottom w:val="none" w:sz="0" w:space="0" w:color="auto"/>
            <w:right w:val="none" w:sz="0" w:space="0" w:color="auto"/>
          </w:divBdr>
        </w:div>
        <w:div w:id="1785730098">
          <w:marLeft w:val="480"/>
          <w:marRight w:val="0"/>
          <w:marTop w:val="0"/>
          <w:marBottom w:val="0"/>
          <w:divBdr>
            <w:top w:val="none" w:sz="0" w:space="0" w:color="auto"/>
            <w:left w:val="none" w:sz="0" w:space="0" w:color="auto"/>
            <w:bottom w:val="none" w:sz="0" w:space="0" w:color="auto"/>
            <w:right w:val="none" w:sz="0" w:space="0" w:color="auto"/>
          </w:divBdr>
        </w:div>
        <w:div w:id="1815831020">
          <w:marLeft w:val="480"/>
          <w:marRight w:val="0"/>
          <w:marTop w:val="0"/>
          <w:marBottom w:val="0"/>
          <w:divBdr>
            <w:top w:val="none" w:sz="0" w:space="0" w:color="auto"/>
            <w:left w:val="none" w:sz="0" w:space="0" w:color="auto"/>
            <w:bottom w:val="none" w:sz="0" w:space="0" w:color="auto"/>
            <w:right w:val="none" w:sz="0" w:space="0" w:color="auto"/>
          </w:divBdr>
        </w:div>
        <w:div w:id="1860463105">
          <w:marLeft w:val="480"/>
          <w:marRight w:val="0"/>
          <w:marTop w:val="0"/>
          <w:marBottom w:val="0"/>
          <w:divBdr>
            <w:top w:val="none" w:sz="0" w:space="0" w:color="auto"/>
            <w:left w:val="none" w:sz="0" w:space="0" w:color="auto"/>
            <w:bottom w:val="none" w:sz="0" w:space="0" w:color="auto"/>
            <w:right w:val="none" w:sz="0" w:space="0" w:color="auto"/>
          </w:divBdr>
        </w:div>
        <w:div w:id="1888180396">
          <w:marLeft w:val="480"/>
          <w:marRight w:val="0"/>
          <w:marTop w:val="0"/>
          <w:marBottom w:val="0"/>
          <w:divBdr>
            <w:top w:val="none" w:sz="0" w:space="0" w:color="auto"/>
            <w:left w:val="none" w:sz="0" w:space="0" w:color="auto"/>
            <w:bottom w:val="none" w:sz="0" w:space="0" w:color="auto"/>
            <w:right w:val="none" w:sz="0" w:space="0" w:color="auto"/>
          </w:divBdr>
        </w:div>
        <w:div w:id="1915627184">
          <w:marLeft w:val="480"/>
          <w:marRight w:val="0"/>
          <w:marTop w:val="0"/>
          <w:marBottom w:val="0"/>
          <w:divBdr>
            <w:top w:val="none" w:sz="0" w:space="0" w:color="auto"/>
            <w:left w:val="none" w:sz="0" w:space="0" w:color="auto"/>
            <w:bottom w:val="none" w:sz="0" w:space="0" w:color="auto"/>
            <w:right w:val="none" w:sz="0" w:space="0" w:color="auto"/>
          </w:divBdr>
        </w:div>
        <w:div w:id="1940285406">
          <w:marLeft w:val="480"/>
          <w:marRight w:val="0"/>
          <w:marTop w:val="0"/>
          <w:marBottom w:val="0"/>
          <w:divBdr>
            <w:top w:val="none" w:sz="0" w:space="0" w:color="auto"/>
            <w:left w:val="none" w:sz="0" w:space="0" w:color="auto"/>
            <w:bottom w:val="none" w:sz="0" w:space="0" w:color="auto"/>
            <w:right w:val="none" w:sz="0" w:space="0" w:color="auto"/>
          </w:divBdr>
        </w:div>
        <w:div w:id="1959529680">
          <w:marLeft w:val="480"/>
          <w:marRight w:val="0"/>
          <w:marTop w:val="0"/>
          <w:marBottom w:val="0"/>
          <w:divBdr>
            <w:top w:val="none" w:sz="0" w:space="0" w:color="auto"/>
            <w:left w:val="none" w:sz="0" w:space="0" w:color="auto"/>
            <w:bottom w:val="none" w:sz="0" w:space="0" w:color="auto"/>
            <w:right w:val="none" w:sz="0" w:space="0" w:color="auto"/>
          </w:divBdr>
        </w:div>
        <w:div w:id="2098092869">
          <w:marLeft w:val="480"/>
          <w:marRight w:val="0"/>
          <w:marTop w:val="0"/>
          <w:marBottom w:val="0"/>
          <w:divBdr>
            <w:top w:val="none" w:sz="0" w:space="0" w:color="auto"/>
            <w:left w:val="none" w:sz="0" w:space="0" w:color="auto"/>
            <w:bottom w:val="none" w:sz="0" w:space="0" w:color="auto"/>
            <w:right w:val="none" w:sz="0" w:space="0" w:color="auto"/>
          </w:divBdr>
        </w:div>
        <w:div w:id="2120029798">
          <w:marLeft w:val="480"/>
          <w:marRight w:val="0"/>
          <w:marTop w:val="0"/>
          <w:marBottom w:val="0"/>
          <w:divBdr>
            <w:top w:val="none" w:sz="0" w:space="0" w:color="auto"/>
            <w:left w:val="none" w:sz="0" w:space="0" w:color="auto"/>
            <w:bottom w:val="none" w:sz="0" w:space="0" w:color="auto"/>
            <w:right w:val="none" w:sz="0" w:space="0" w:color="auto"/>
          </w:divBdr>
        </w:div>
      </w:divsChild>
    </w:div>
    <w:div w:id="1926919087">
      <w:bodyDiv w:val="1"/>
      <w:marLeft w:val="0"/>
      <w:marRight w:val="0"/>
      <w:marTop w:val="0"/>
      <w:marBottom w:val="0"/>
      <w:divBdr>
        <w:top w:val="none" w:sz="0" w:space="0" w:color="auto"/>
        <w:left w:val="none" w:sz="0" w:space="0" w:color="auto"/>
        <w:bottom w:val="none" w:sz="0" w:space="0" w:color="auto"/>
        <w:right w:val="none" w:sz="0" w:space="0" w:color="auto"/>
      </w:divBdr>
    </w:div>
    <w:div w:id="1928533268">
      <w:bodyDiv w:val="1"/>
      <w:marLeft w:val="0"/>
      <w:marRight w:val="0"/>
      <w:marTop w:val="0"/>
      <w:marBottom w:val="0"/>
      <w:divBdr>
        <w:top w:val="none" w:sz="0" w:space="0" w:color="auto"/>
        <w:left w:val="none" w:sz="0" w:space="0" w:color="auto"/>
        <w:bottom w:val="none" w:sz="0" w:space="0" w:color="auto"/>
        <w:right w:val="none" w:sz="0" w:space="0" w:color="auto"/>
      </w:divBdr>
    </w:div>
    <w:div w:id="1930460583">
      <w:bodyDiv w:val="1"/>
      <w:marLeft w:val="0"/>
      <w:marRight w:val="0"/>
      <w:marTop w:val="0"/>
      <w:marBottom w:val="0"/>
      <w:divBdr>
        <w:top w:val="none" w:sz="0" w:space="0" w:color="auto"/>
        <w:left w:val="none" w:sz="0" w:space="0" w:color="auto"/>
        <w:bottom w:val="none" w:sz="0" w:space="0" w:color="auto"/>
        <w:right w:val="none" w:sz="0" w:space="0" w:color="auto"/>
      </w:divBdr>
    </w:div>
    <w:div w:id="1932548868">
      <w:bodyDiv w:val="1"/>
      <w:marLeft w:val="0"/>
      <w:marRight w:val="0"/>
      <w:marTop w:val="0"/>
      <w:marBottom w:val="0"/>
      <w:divBdr>
        <w:top w:val="none" w:sz="0" w:space="0" w:color="auto"/>
        <w:left w:val="none" w:sz="0" w:space="0" w:color="auto"/>
        <w:bottom w:val="none" w:sz="0" w:space="0" w:color="auto"/>
        <w:right w:val="none" w:sz="0" w:space="0" w:color="auto"/>
      </w:divBdr>
    </w:div>
    <w:div w:id="1937325695">
      <w:bodyDiv w:val="1"/>
      <w:marLeft w:val="0"/>
      <w:marRight w:val="0"/>
      <w:marTop w:val="0"/>
      <w:marBottom w:val="0"/>
      <w:divBdr>
        <w:top w:val="none" w:sz="0" w:space="0" w:color="auto"/>
        <w:left w:val="none" w:sz="0" w:space="0" w:color="auto"/>
        <w:bottom w:val="none" w:sz="0" w:space="0" w:color="auto"/>
        <w:right w:val="none" w:sz="0" w:space="0" w:color="auto"/>
      </w:divBdr>
    </w:div>
    <w:div w:id="1939873565">
      <w:bodyDiv w:val="1"/>
      <w:marLeft w:val="0"/>
      <w:marRight w:val="0"/>
      <w:marTop w:val="0"/>
      <w:marBottom w:val="0"/>
      <w:divBdr>
        <w:top w:val="none" w:sz="0" w:space="0" w:color="auto"/>
        <w:left w:val="none" w:sz="0" w:space="0" w:color="auto"/>
        <w:bottom w:val="none" w:sz="0" w:space="0" w:color="auto"/>
        <w:right w:val="none" w:sz="0" w:space="0" w:color="auto"/>
      </w:divBdr>
      <w:divsChild>
        <w:div w:id="55470666">
          <w:marLeft w:val="480"/>
          <w:marRight w:val="0"/>
          <w:marTop w:val="0"/>
          <w:marBottom w:val="0"/>
          <w:divBdr>
            <w:top w:val="none" w:sz="0" w:space="0" w:color="auto"/>
            <w:left w:val="none" w:sz="0" w:space="0" w:color="auto"/>
            <w:bottom w:val="none" w:sz="0" w:space="0" w:color="auto"/>
            <w:right w:val="none" w:sz="0" w:space="0" w:color="auto"/>
          </w:divBdr>
        </w:div>
        <w:div w:id="122045355">
          <w:marLeft w:val="480"/>
          <w:marRight w:val="0"/>
          <w:marTop w:val="0"/>
          <w:marBottom w:val="0"/>
          <w:divBdr>
            <w:top w:val="none" w:sz="0" w:space="0" w:color="auto"/>
            <w:left w:val="none" w:sz="0" w:space="0" w:color="auto"/>
            <w:bottom w:val="none" w:sz="0" w:space="0" w:color="auto"/>
            <w:right w:val="none" w:sz="0" w:space="0" w:color="auto"/>
          </w:divBdr>
        </w:div>
        <w:div w:id="145586669">
          <w:marLeft w:val="480"/>
          <w:marRight w:val="0"/>
          <w:marTop w:val="0"/>
          <w:marBottom w:val="0"/>
          <w:divBdr>
            <w:top w:val="none" w:sz="0" w:space="0" w:color="auto"/>
            <w:left w:val="none" w:sz="0" w:space="0" w:color="auto"/>
            <w:bottom w:val="none" w:sz="0" w:space="0" w:color="auto"/>
            <w:right w:val="none" w:sz="0" w:space="0" w:color="auto"/>
          </w:divBdr>
        </w:div>
        <w:div w:id="193463267">
          <w:marLeft w:val="480"/>
          <w:marRight w:val="0"/>
          <w:marTop w:val="0"/>
          <w:marBottom w:val="0"/>
          <w:divBdr>
            <w:top w:val="none" w:sz="0" w:space="0" w:color="auto"/>
            <w:left w:val="none" w:sz="0" w:space="0" w:color="auto"/>
            <w:bottom w:val="none" w:sz="0" w:space="0" w:color="auto"/>
            <w:right w:val="none" w:sz="0" w:space="0" w:color="auto"/>
          </w:divBdr>
        </w:div>
        <w:div w:id="197931003">
          <w:marLeft w:val="480"/>
          <w:marRight w:val="0"/>
          <w:marTop w:val="0"/>
          <w:marBottom w:val="0"/>
          <w:divBdr>
            <w:top w:val="none" w:sz="0" w:space="0" w:color="auto"/>
            <w:left w:val="none" w:sz="0" w:space="0" w:color="auto"/>
            <w:bottom w:val="none" w:sz="0" w:space="0" w:color="auto"/>
            <w:right w:val="none" w:sz="0" w:space="0" w:color="auto"/>
          </w:divBdr>
        </w:div>
        <w:div w:id="374039950">
          <w:marLeft w:val="480"/>
          <w:marRight w:val="0"/>
          <w:marTop w:val="0"/>
          <w:marBottom w:val="0"/>
          <w:divBdr>
            <w:top w:val="none" w:sz="0" w:space="0" w:color="auto"/>
            <w:left w:val="none" w:sz="0" w:space="0" w:color="auto"/>
            <w:bottom w:val="none" w:sz="0" w:space="0" w:color="auto"/>
            <w:right w:val="none" w:sz="0" w:space="0" w:color="auto"/>
          </w:divBdr>
        </w:div>
        <w:div w:id="515733071">
          <w:marLeft w:val="480"/>
          <w:marRight w:val="0"/>
          <w:marTop w:val="0"/>
          <w:marBottom w:val="0"/>
          <w:divBdr>
            <w:top w:val="none" w:sz="0" w:space="0" w:color="auto"/>
            <w:left w:val="none" w:sz="0" w:space="0" w:color="auto"/>
            <w:bottom w:val="none" w:sz="0" w:space="0" w:color="auto"/>
            <w:right w:val="none" w:sz="0" w:space="0" w:color="auto"/>
          </w:divBdr>
        </w:div>
        <w:div w:id="515848171">
          <w:marLeft w:val="480"/>
          <w:marRight w:val="0"/>
          <w:marTop w:val="0"/>
          <w:marBottom w:val="0"/>
          <w:divBdr>
            <w:top w:val="none" w:sz="0" w:space="0" w:color="auto"/>
            <w:left w:val="none" w:sz="0" w:space="0" w:color="auto"/>
            <w:bottom w:val="none" w:sz="0" w:space="0" w:color="auto"/>
            <w:right w:val="none" w:sz="0" w:space="0" w:color="auto"/>
          </w:divBdr>
        </w:div>
        <w:div w:id="630328320">
          <w:marLeft w:val="480"/>
          <w:marRight w:val="0"/>
          <w:marTop w:val="0"/>
          <w:marBottom w:val="0"/>
          <w:divBdr>
            <w:top w:val="none" w:sz="0" w:space="0" w:color="auto"/>
            <w:left w:val="none" w:sz="0" w:space="0" w:color="auto"/>
            <w:bottom w:val="none" w:sz="0" w:space="0" w:color="auto"/>
            <w:right w:val="none" w:sz="0" w:space="0" w:color="auto"/>
          </w:divBdr>
        </w:div>
        <w:div w:id="662122957">
          <w:marLeft w:val="480"/>
          <w:marRight w:val="0"/>
          <w:marTop w:val="0"/>
          <w:marBottom w:val="0"/>
          <w:divBdr>
            <w:top w:val="none" w:sz="0" w:space="0" w:color="auto"/>
            <w:left w:val="none" w:sz="0" w:space="0" w:color="auto"/>
            <w:bottom w:val="none" w:sz="0" w:space="0" w:color="auto"/>
            <w:right w:val="none" w:sz="0" w:space="0" w:color="auto"/>
          </w:divBdr>
        </w:div>
        <w:div w:id="730620666">
          <w:marLeft w:val="480"/>
          <w:marRight w:val="0"/>
          <w:marTop w:val="0"/>
          <w:marBottom w:val="0"/>
          <w:divBdr>
            <w:top w:val="none" w:sz="0" w:space="0" w:color="auto"/>
            <w:left w:val="none" w:sz="0" w:space="0" w:color="auto"/>
            <w:bottom w:val="none" w:sz="0" w:space="0" w:color="auto"/>
            <w:right w:val="none" w:sz="0" w:space="0" w:color="auto"/>
          </w:divBdr>
        </w:div>
        <w:div w:id="787625382">
          <w:marLeft w:val="480"/>
          <w:marRight w:val="0"/>
          <w:marTop w:val="0"/>
          <w:marBottom w:val="0"/>
          <w:divBdr>
            <w:top w:val="none" w:sz="0" w:space="0" w:color="auto"/>
            <w:left w:val="none" w:sz="0" w:space="0" w:color="auto"/>
            <w:bottom w:val="none" w:sz="0" w:space="0" w:color="auto"/>
            <w:right w:val="none" w:sz="0" w:space="0" w:color="auto"/>
          </w:divBdr>
        </w:div>
        <w:div w:id="843134773">
          <w:marLeft w:val="480"/>
          <w:marRight w:val="0"/>
          <w:marTop w:val="0"/>
          <w:marBottom w:val="0"/>
          <w:divBdr>
            <w:top w:val="none" w:sz="0" w:space="0" w:color="auto"/>
            <w:left w:val="none" w:sz="0" w:space="0" w:color="auto"/>
            <w:bottom w:val="none" w:sz="0" w:space="0" w:color="auto"/>
            <w:right w:val="none" w:sz="0" w:space="0" w:color="auto"/>
          </w:divBdr>
        </w:div>
        <w:div w:id="902642789">
          <w:marLeft w:val="480"/>
          <w:marRight w:val="0"/>
          <w:marTop w:val="0"/>
          <w:marBottom w:val="0"/>
          <w:divBdr>
            <w:top w:val="none" w:sz="0" w:space="0" w:color="auto"/>
            <w:left w:val="none" w:sz="0" w:space="0" w:color="auto"/>
            <w:bottom w:val="none" w:sz="0" w:space="0" w:color="auto"/>
            <w:right w:val="none" w:sz="0" w:space="0" w:color="auto"/>
          </w:divBdr>
        </w:div>
        <w:div w:id="1074208075">
          <w:marLeft w:val="480"/>
          <w:marRight w:val="0"/>
          <w:marTop w:val="0"/>
          <w:marBottom w:val="0"/>
          <w:divBdr>
            <w:top w:val="none" w:sz="0" w:space="0" w:color="auto"/>
            <w:left w:val="none" w:sz="0" w:space="0" w:color="auto"/>
            <w:bottom w:val="none" w:sz="0" w:space="0" w:color="auto"/>
            <w:right w:val="none" w:sz="0" w:space="0" w:color="auto"/>
          </w:divBdr>
        </w:div>
        <w:div w:id="1080101457">
          <w:marLeft w:val="480"/>
          <w:marRight w:val="0"/>
          <w:marTop w:val="0"/>
          <w:marBottom w:val="0"/>
          <w:divBdr>
            <w:top w:val="none" w:sz="0" w:space="0" w:color="auto"/>
            <w:left w:val="none" w:sz="0" w:space="0" w:color="auto"/>
            <w:bottom w:val="none" w:sz="0" w:space="0" w:color="auto"/>
            <w:right w:val="none" w:sz="0" w:space="0" w:color="auto"/>
          </w:divBdr>
        </w:div>
        <w:div w:id="1176849701">
          <w:marLeft w:val="480"/>
          <w:marRight w:val="0"/>
          <w:marTop w:val="0"/>
          <w:marBottom w:val="0"/>
          <w:divBdr>
            <w:top w:val="none" w:sz="0" w:space="0" w:color="auto"/>
            <w:left w:val="none" w:sz="0" w:space="0" w:color="auto"/>
            <w:bottom w:val="none" w:sz="0" w:space="0" w:color="auto"/>
            <w:right w:val="none" w:sz="0" w:space="0" w:color="auto"/>
          </w:divBdr>
        </w:div>
        <w:div w:id="1180894628">
          <w:marLeft w:val="480"/>
          <w:marRight w:val="0"/>
          <w:marTop w:val="0"/>
          <w:marBottom w:val="0"/>
          <w:divBdr>
            <w:top w:val="none" w:sz="0" w:space="0" w:color="auto"/>
            <w:left w:val="none" w:sz="0" w:space="0" w:color="auto"/>
            <w:bottom w:val="none" w:sz="0" w:space="0" w:color="auto"/>
            <w:right w:val="none" w:sz="0" w:space="0" w:color="auto"/>
          </w:divBdr>
        </w:div>
        <w:div w:id="1266041158">
          <w:marLeft w:val="480"/>
          <w:marRight w:val="0"/>
          <w:marTop w:val="0"/>
          <w:marBottom w:val="0"/>
          <w:divBdr>
            <w:top w:val="none" w:sz="0" w:space="0" w:color="auto"/>
            <w:left w:val="none" w:sz="0" w:space="0" w:color="auto"/>
            <w:bottom w:val="none" w:sz="0" w:space="0" w:color="auto"/>
            <w:right w:val="none" w:sz="0" w:space="0" w:color="auto"/>
          </w:divBdr>
        </w:div>
        <w:div w:id="1290431477">
          <w:marLeft w:val="480"/>
          <w:marRight w:val="0"/>
          <w:marTop w:val="0"/>
          <w:marBottom w:val="0"/>
          <w:divBdr>
            <w:top w:val="none" w:sz="0" w:space="0" w:color="auto"/>
            <w:left w:val="none" w:sz="0" w:space="0" w:color="auto"/>
            <w:bottom w:val="none" w:sz="0" w:space="0" w:color="auto"/>
            <w:right w:val="none" w:sz="0" w:space="0" w:color="auto"/>
          </w:divBdr>
        </w:div>
        <w:div w:id="1593929983">
          <w:marLeft w:val="480"/>
          <w:marRight w:val="0"/>
          <w:marTop w:val="0"/>
          <w:marBottom w:val="0"/>
          <w:divBdr>
            <w:top w:val="none" w:sz="0" w:space="0" w:color="auto"/>
            <w:left w:val="none" w:sz="0" w:space="0" w:color="auto"/>
            <w:bottom w:val="none" w:sz="0" w:space="0" w:color="auto"/>
            <w:right w:val="none" w:sz="0" w:space="0" w:color="auto"/>
          </w:divBdr>
        </w:div>
        <w:div w:id="1681617347">
          <w:marLeft w:val="480"/>
          <w:marRight w:val="0"/>
          <w:marTop w:val="0"/>
          <w:marBottom w:val="0"/>
          <w:divBdr>
            <w:top w:val="none" w:sz="0" w:space="0" w:color="auto"/>
            <w:left w:val="none" w:sz="0" w:space="0" w:color="auto"/>
            <w:bottom w:val="none" w:sz="0" w:space="0" w:color="auto"/>
            <w:right w:val="none" w:sz="0" w:space="0" w:color="auto"/>
          </w:divBdr>
        </w:div>
        <w:div w:id="1698849062">
          <w:marLeft w:val="480"/>
          <w:marRight w:val="0"/>
          <w:marTop w:val="0"/>
          <w:marBottom w:val="0"/>
          <w:divBdr>
            <w:top w:val="none" w:sz="0" w:space="0" w:color="auto"/>
            <w:left w:val="none" w:sz="0" w:space="0" w:color="auto"/>
            <w:bottom w:val="none" w:sz="0" w:space="0" w:color="auto"/>
            <w:right w:val="none" w:sz="0" w:space="0" w:color="auto"/>
          </w:divBdr>
        </w:div>
        <w:div w:id="1706712801">
          <w:marLeft w:val="480"/>
          <w:marRight w:val="0"/>
          <w:marTop w:val="0"/>
          <w:marBottom w:val="0"/>
          <w:divBdr>
            <w:top w:val="none" w:sz="0" w:space="0" w:color="auto"/>
            <w:left w:val="none" w:sz="0" w:space="0" w:color="auto"/>
            <w:bottom w:val="none" w:sz="0" w:space="0" w:color="auto"/>
            <w:right w:val="none" w:sz="0" w:space="0" w:color="auto"/>
          </w:divBdr>
        </w:div>
        <w:div w:id="1790389217">
          <w:marLeft w:val="480"/>
          <w:marRight w:val="0"/>
          <w:marTop w:val="0"/>
          <w:marBottom w:val="0"/>
          <w:divBdr>
            <w:top w:val="none" w:sz="0" w:space="0" w:color="auto"/>
            <w:left w:val="none" w:sz="0" w:space="0" w:color="auto"/>
            <w:bottom w:val="none" w:sz="0" w:space="0" w:color="auto"/>
            <w:right w:val="none" w:sz="0" w:space="0" w:color="auto"/>
          </w:divBdr>
        </w:div>
        <w:div w:id="1832988076">
          <w:marLeft w:val="480"/>
          <w:marRight w:val="0"/>
          <w:marTop w:val="0"/>
          <w:marBottom w:val="0"/>
          <w:divBdr>
            <w:top w:val="none" w:sz="0" w:space="0" w:color="auto"/>
            <w:left w:val="none" w:sz="0" w:space="0" w:color="auto"/>
            <w:bottom w:val="none" w:sz="0" w:space="0" w:color="auto"/>
            <w:right w:val="none" w:sz="0" w:space="0" w:color="auto"/>
          </w:divBdr>
        </w:div>
        <w:div w:id="1851262392">
          <w:marLeft w:val="480"/>
          <w:marRight w:val="0"/>
          <w:marTop w:val="0"/>
          <w:marBottom w:val="0"/>
          <w:divBdr>
            <w:top w:val="none" w:sz="0" w:space="0" w:color="auto"/>
            <w:left w:val="none" w:sz="0" w:space="0" w:color="auto"/>
            <w:bottom w:val="none" w:sz="0" w:space="0" w:color="auto"/>
            <w:right w:val="none" w:sz="0" w:space="0" w:color="auto"/>
          </w:divBdr>
        </w:div>
        <w:div w:id="1918663043">
          <w:marLeft w:val="480"/>
          <w:marRight w:val="0"/>
          <w:marTop w:val="0"/>
          <w:marBottom w:val="0"/>
          <w:divBdr>
            <w:top w:val="none" w:sz="0" w:space="0" w:color="auto"/>
            <w:left w:val="none" w:sz="0" w:space="0" w:color="auto"/>
            <w:bottom w:val="none" w:sz="0" w:space="0" w:color="auto"/>
            <w:right w:val="none" w:sz="0" w:space="0" w:color="auto"/>
          </w:divBdr>
        </w:div>
        <w:div w:id="2139301114">
          <w:marLeft w:val="480"/>
          <w:marRight w:val="0"/>
          <w:marTop w:val="0"/>
          <w:marBottom w:val="0"/>
          <w:divBdr>
            <w:top w:val="none" w:sz="0" w:space="0" w:color="auto"/>
            <w:left w:val="none" w:sz="0" w:space="0" w:color="auto"/>
            <w:bottom w:val="none" w:sz="0" w:space="0" w:color="auto"/>
            <w:right w:val="none" w:sz="0" w:space="0" w:color="auto"/>
          </w:divBdr>
        </w:div>
      </w:divsChild>
    </w:div>
    <w:div w:id="1942882666">
      <w:bodyDiv w:val="1"/>
      <w:marLeft w:val="0"/>
      <w:marRight w:val="0"/>
      <w:marTop w:val="0"/>
      <w:marBottom w:val="0"/>
      <w:divBdr>
        <w:top w:val="none" w:sz="0" w:space="0" w:color="auto"/>
        <w:left w:val="none" w:sz="0" w:space="0" w:color="auto"/>
        <w:bottom w:val="none" w:sz="0" w:space="0" w:color="auto"/>
        <w:right w:val="none" w:sz="0" w:space="0" w:color="auto"/>
      </w:divBdr>
      <w:divsChild>
        <w:div w:id="7953141">
          <w:marLeft w:val="480"/>
          <w:marRight w:val="0"/>
          <w:marTop w:val="0"/>
          <w:marBottom w:val="0"/>
          <w:divBdr>
            <w:top w:val="none" w:sz="0" w:space="0" w:color="auto"/>
            <w:left w:val="none" w:sz="0" w:space="0" w:color="auto"/>
            <w:bottom w:val="none" w:sz="0" w:space="0" w:color="auto"/>
            <w:right w:val="none" w:sz="0" w:space="0" w:color="auto"/>
          </w:divBdr>
        </w:div>
        <w:div w:id="73402548">
          <w:marLeft w:val="480"/>
          <w:marRight w:val="0"/>
          <w:marTop w:val="0"/>
          <w:marBottom w:val="0"/>
          <w:divBdr>
            <w:top w:val="none" w:sz="0" w:space="0" w:color="auto"/>
            <w:left w:val="none" w:sz="0" w:space="0" w:color="auto"/>
            <w:bottom w:val="none" w:sz="0" w:space="0" w:color="auto"/>
            <w:right w:val="none" w:sz="0" w:space="0" w:color="auto"/>
          </w:divBdr>
        </w:div>
        <w:div w:id="133446928">
          <w:marLeft w:val="480"/>
          <w:marRight w:val="0"/>
          <w:marTop w:val="0"/>
          <w:marBottom w:val="0"/>
          <w:divBdr>
            <w:top w:val="none" w:sz="0" w:space="0" w:color="auto"/>
            <w:left w:val="none" w:sz="0" w:space="0" w:color="auto"/>
            <w:bottom w:val="none" w:sz="0" w:space="0" w:color="auto"/>
            <w:right w:val="none" w:sz="0" w:space="0" w:color="auto"/>
          </w:divBdr>
        </w:div>
        <w:div w:id="183204490">
          <w:marLeft w:val="480"/>
          <w:marRight w:val="0"/>
          <w:marTop w:val="0"/>
          <w:marBottom w:val="0"/>
          <w:divBdr>
            <w:top w:val="none" w:sz="0" w:space="0" w:color="auto"/>
            <w:left w:val="none" w:sz="0" w:space="0" w:color="auto"/>
            <w:bottom w:val="none" w:sz="0" w:space="0" w:color="auto"/>
            <w:right w:val="none" w:sz="0" w:space="0" w:color="auto"/>
          </w:divBdr>
        </w:div>
        <w:div w:id="210197272">
          <w:marLeft w:val="480"/>
          <w:marRight w:val="0"/>
          <w:marTop w:val="0"/>
          <w:marBottom w:val="0"/>
          <w:divBdr>
            <w:top w:val="none" w:sz="0" w:space="0" w:color="auto"/>
            <w:left w:val="none" w:sz="0" w:space="0" w:color="auto"/>
            <w:bottom w:val="none" w:sz="0" w:space="0" w:color="auto"/>
            <w:right w:val="none" w:sz="0" w:space="0" w:color="auto"/>
          </w:divBdr>
        </w:div>
        <w:div w:id="241379994">
          <w:marLeft w:val="480"/>
          <w:marRight w:val="0"/>
          <w:marTop w:val="0"/>
          <w:marBottom w:val="0"/>
          <w:divBdr>
            <w:top w:val="none" w:sz="0" w:space="0" w:color="auto"/>
            <w:left w:val="none" w:sz="0" w:space="0" w:color="auto"/>
            <w:bottom w:val="none" w:sz="0" w:space="0" w:color="auto"/>
            <w:right w:val="none" w:sz="0" w:space="0" w:color="auto"/>
          </w:divBdr>
        </w:div>
        <w:div w:id="401366102">
          <w:marLeft w:val="480"/>
          <w:marRight w:val="0"/>
          <w:marTop w:val="0"/>
          <w:marBottom w:val="0"/>
          <w:divBdr>
            <w:top w:val="none" w:sz="0" w:space="0" w:color="auto"/>
            <w:left w:val="none" w:sz="0" w:space="0" w:color="auto"/>
            <w:bottom w:val="none" w:sz="0" w:space="0" w:color="auto"/>
            <w:right w:val="none" w:sz="0" w:space="0" w:color="auto"/>
          </w:divBdr>
        </w:div>
        <w:div w:id="455223332">
          <w:marLeft w:val="480"/>
          <w:marRight w:val="0"/>
          <w:marTop w:val="0"/>
          <w:marBottom w:val="0"/>
          <w:divBdr>
            <w:top w:val="none" w:sz="0" w:space="0" w:color="auto"/>
            <w:left w:val="none" w:sz="0" w:space="0" w:color="auto"/>
            <w:bottom w:val="none" w:sz="0" w:space="0" w:color="auto"/>
            <w:right w:val="none" w:sz="0" w:space="0" w:color="auto"/>
          </w:divBdr>
        </w:div>
        <w:div w:id="478766147">
          <w:marLeft w:val="480"/>
          <w:marRight w:val="0"/>
          <w:marTop w:val="0"/>
          <w:marBottom w:val="0"/>
          <w:divBdr>
            <w:top w:val="none" w:sz="0" w:space="0" w:color="auto"/>
            <w:left w:val="none" w:sz="0" w:space="0" w:color="auto"/>
            <w:bottom w:val="none" w:sz="0" w:space="0" w:color="auto"/>
            <w:right w:val="none" w:sz="0" w:space="0" w:color="auto"/>
          </w:divBdr>
        </w:div>
        <w:div w:id="481583591">
          <w:marLeft w:val="480"/>
          <w:marRight w:val="0"/>
          <w:marTop w:val="0"/>
          <w:marBottom w:val="0"/>
          <w:divBdr>
            <w:top w:val="none" w:sz="0" w:space="0" w:color="auto"/>
            <w:left w:val="none" w:sz="0" w:space="0" w:color="auto"/>
            <w:bottom w:val="none" w:sz="0" w:space="0" w:color="auto"/>
            <w:right w:val="none" w:sz="0" w:space="0" w:color="auto"/>
          </w:divBdr>
        </w:div>
        <w:div w:id="487131267">
          <w:marLeft w:val="480"/>
          <w:marRight w:val="0"/>
          <w:marTop w:val="0"/>
          <w:marBottom w:val="0"/>
          <w:divBdr>
            <w:top w:val="none" w:sz="0" w:space="0" w:color="auto"/>
            <w:left w:val="none" w:sz="0" w:space="0" w:color="auto"/>
            <w:bottom w:val="none" w:sz="0" w:space="0" w:color="auto"/>
            <w:right w:val="none" w:sz="0" w:space="0" w:color="auto"/>
          </w:divBdr>
        </w:div>
        <w:div w:id="494338705">
          <w:marLeft w:val="480"/>
          <w:marRight w:val="0"/>
          <w:marTop w:val="0"/>
          <w:marBottom w:val="0"/>
          <w:divBdr>
            <w:top w:val="none" w:sz="0" w:space="0" w:color="auto"/>
            <w:left w:val="none" w:sz="0" w:space="0" w:color="auto"/>
            <w:bottom w:val="none" w:sz="0" w:space="0" w:color="auto"/>
            <w:right w:val="none" w:sz="0" w:space="0" w:color="auto"/>
          </w:divBdr>
        </w:div>
        <w:div w:id="496850455">
          <w:marLeft w:val="480"/>
          <w:marRight w:val="0"/>
          <w:marTop w:val="0"/>
          <w:marBottom w:val="0"/>
          <w:divBdr>
            <w:top w:val="none" w:sz="0" w:space="0" w:color="auto"/>
            <w:left w:val="none" w:sz="0" w:space="0" w:color="auto"/>
            <w:bottom w:val="none" w:sz="0" w:space="0" w:color="auto"/>
            <w:right w:val="none" w:sz="0" w:space="0" w:color="auto"/>
          </w:divBdr>
        </w:div>
        <w:div w:id="633296221">
          <w:marLeft w:val="480"/>
          <w:marRight w:val="0"/>
          <w:marTop w:val="0"/>
          <w:marBottom w:val="0"/>
          <w:divBdr>
            <w:top w:val="none" w:sz="0" w:space="0" w:color="auto"/>
            <w:left w:val="none" w:sz="0" w:space="0" w:color="auto"/>
            <w:bottom w:val="none" w:sz="0" w:space="0" w:color="auto"/>
            <w:right w:val="none" w:sz="0" w:space="0" w:color="auto"/>
          </w:divBdr>
        </w:div>
        <w:div w:id="659508300">
          <w:marLeft w:val="480"/>
          <w:marRight w:val="0"/>
          <w:marTop w:val="0"/>
          <w:marBottom w:val="0"/>
          <w:divBdr>
            <w:top w:val="none" w:sz="0" w:space="0" w:color="auto"/>
            <w:left w:val="none" w:sz="0" w:space="0" w:color="auto"/>
            <w:bottom w:val="none" w:sz="0" w:space="0" w:color="auto"/>
            <w:right w:val="none" w:sz="0" w:space="0" w:color="auto"/>
          </w:divBdr>
        </w:div>
        <w:div w:id="681665730">
          <w:marLeft w:val="480"/>
          <w:marRight w:val="0"/>
          <w:marTop w:val="0"/>
          <w:marBottom w:val="0"/>
          <w:divBdr>
            <w:top w:val="none" w:sz="0" w:space="0" w:color="auto"/>
            <w:left w:val="none" w:sz="0" w:space="0" w:color="auto"/>
            <w:bottom w:val="none" w:sz="0" w:space="0" w:color="auto"/>
            <w:right w:val="none" w:sz="0" w:space="0" w:color="auto"/>
          </w:divBdr>
        </w:div>
        <w:div w:id="694771069">
          <w:marLeft w:val="480"/>
          <w:marRight w:val="0"/>
          <w:marTop w:val="0"/>
          <w:marBottom w:val="0"/>
          <w:divBdr>
            <w:top w:val="none" w:sz="0" w:space="0" w:color="auto"/>
            <w:left w:val="none" w:sz="0" w:space="0" w:color="auto"/>
            <w:bottom w:val="none" w:sz="0" w:space="0" w:color="auto"/>
            <w:right w:val="none" w:sz="0" w:space="0" w:color="auto"/>
          </w:divBdr>
        </w:div>
        <w:div w:id="755832006">
          <w:marLeft w:val="480"/>
          <w:marRight w:val="0"/>
          <w:marTop w:val="0"/>
          <w:marBottom w:val="0"/>
          <w:divBdr>
            <w:top w:val="none" w:sz="0" w:space="0" w:color="auto"/>
            <w:left w:val="none" w:sz="0" w:space="0" w:color="auto"/>
            <w:bottom w:val="none" w:sz="0" w:space="0" w:color="auto"/>
            <w:right w:val="none" w:sz="0" w:space="0" w:color="auto"/>
          </w:divBdr>
        </w:div>
        <w:div w:id="827093966">
          <w:marLeft w:val="480"/>
          <w:marRight w:val="0"/>
          <w:marTop w:val="0"/>
          <w:marBottom w:val="0"/>
          <w:divBdr>
            <w:top w:val="none" w:sz="0" w:space="0" w:color="auto"/>
            <w:left w:val="none" w:sz="0" w:space="0" w:color="auto"/>
            <w:bottom w:val="none" w:sz="0" w:space="0" w:color="auto"/>
            <w:right w:val="none" w:sz="0" w:space="0" w:color="auto"/>
          </w:divBdr>
        </w:div>
        <w:div w:id="837117652">
          <w:marLeft w:val="480"/>
          <w:marRight w:val="0"/>
          <w:marTop w:val="0"/>
          <w:marBottom w:val="0"/>
          <w:divBdr>
            <w:top w:val="none" w:sz="0" w:space="0" w:color="auto"/>
            <w:left w:val="none" w:sz="0" w:space="0" w:color="auto"/>
            <w:bottom w:val="none" w:sz="0" w:space="0" w:color="auto"/>
            <w:right w:val="none" w:sz="0" w:space="0" w:color="auto"/>
          </w:divBdr>
        </w:div>
        <w:div w:id="844907133">
          <w:marLeft w:val="480"/>
          <w:marRight w:val="0"/>
          <w:marTop w:val="0"/>
          <w:marBottom w:val="0"/>
          <w:divBdr>
            <w:top w:val="none" w:sz="0" w:space="0" w:color="auto"/>
            <w:left w:val="none" w:sz="0" w:space="0" w:color="auto"/>
            <w:bottom w:val="none" w:sz="0" w:space="0" w:color="auto"/>
            <w:right w:val="none" w:sz="0" w:space="0" w:color="auto"/>
          </w:divBdr>
        </w:div>
        <w:div w:id="892736016">
          <w:marLeft w:val="480"/>
          <w:marRight w:val="0"/>
          <w:marTop w:val="0"/>
          <w:marBottom w:val="0"/>
          <w:divBdr>
            <w:top w:val="none" w:sz="0" w:space="0" w:color="auto"/>
            <w:left w:val="none" w:sz="0" w:space="0" w:color="auto"/>
            <w:bottom w:val="none" w:sz="0" w:space="0" w:color="auto"/>
            <w:right w:val="none" w:sz="0" w:space="0" w:color="auto"/>
          </w:divBdr>
        </w:div>
        <w:div w:id="915407402">
          <w:marLeft w:val="480"/>
          <w:marRight w:val="0"/>
          <w:marTop w:val="0"/>
          <w:marBottom w:val="0"/>
          <w:divBdr>
            <w:top w:val="none" w:sz="0" w:space="0" w:color="auto"/>
            <w:left w:val="none" w:sz="0" w:space="0" w:color="auto"/>
            <w:bottom w:val="none" w:sz="0" w:space="0" w:color="auto"/>
            <w:right w:val="none" w:sz="0" w:space="0" w:color="auto"/>
          </w:divBdr>
        </w:div>
        <w:div w:id="1059595036">
          <w:marLeft w:val="480"/>
          <w:marRight w:val="0"/>
          <w:marTop w:val="0"/>
          <w:marBottom w:val="0"/>
          <w:divBdr>
            <w:top w:val="none" w:sz="0" w:space="0" w:color="auto"/>
            <w:left w:val="none" w:sz="0" w:space="0" w:color="auto"/>
            <w:bottom w:val="none" w:sz="0" w:space="0" w:color="auto"/>
            <w:right w:val="none" w:sz="0" w:space="0" w:color="auto"/>
          </w:divBdr>
        </w:div>
        <w:div w:id="1256089919">
          <w:marLeft w:val="480"/>
          <w:marRight w:val="0"/>
          <w:marTop w:val="0"/>
          <w:marBottom w:val="0"/>
          <w:divBdr>
            <w:top w:val="none" w:sz="0" w:space="0" w:color="auto"/>
            <w:left w:val="none" w:sz="0" w:space="0" w:color="auto"/>
            <w:bottom w:val="none" w:sz="0" w:space="0" w:color="auto"/>
            <w:right w:val="none" w:sz="0" w:space="0" w:color="auto"/>
          </w:divBdr>
        </w:div>
        <w:div w:id="1320617501">
          <w:marLeft w:val="480"/>
          <w:marRight w:val="0"/>
          <w:marTop w:val="0"/>
          <w:marBottom w:val="0"/>
          <w:divBdr>
            <w:top w:val="none" w:sz="0" w:space="0" w:color="auto"/>
            <w:left w:val="none" w:sz="0" w:space="0" w:color="auto"/>
            <w:bottom w:val="none" w:sz="0" w:space="0" w:color="auto"/>
            <w:right w:val="none" w:sz="0" w:space="0" w:color="auto"/>
          </w:divBdr>
        </w:div>
        <w:div w:id="1354260248">
          <w:marLeft w:val="480"/>
          <w:marRight w:val="0"/>
          <w:marTop w:val="0"/>
          <w:marBottom w:val="0"/>
          <w:divBdr>
            <w:top w:val="none" w:sz="0" w:space="0" w:color="auto"/>
            <w:left w:val="none" w:sz="0" w:space="0" w:color="auto"/>
            <w:bottom w:val="none" w:sz="0" w:space="0" w:color="auto"/>
            <w:right w:val="none" w:sz="0" w:space="0" w:color="auto"/>
          </w:divBdr>
        </w:div>
        <w:div w:id="1499153619">
          <w:marLeft w:val="480"/>
          <w:marRight w:val="0"/>
          <w:marTop w:val="0"/>
          <w:marBottom w:val="0"/>
          <w:divBdr>
            <w:top w:val="none" w:sz="0" w:space="0" w:color="auto"/>
            <w:left w:val="none" w:sz="0" w:space="0" w:color="auto"/>
            <w:bottom w:val="none" w:sz="0" w:space="0" w:color="auto"/>
            <w:right w:val="none" w:sz="0" w:space="0" w:color="auto"/>
          </w:divBdr>
        </w:div>
        <w:div w:id="1644430317">
          <w:marLeft w:val="480"/>
          <w:marRight w:val="0"/>
          <w:marTop w:val="0"/>
          <w:marBottom w:val="0"/>
          <w:divBdr>
            <w:top w:val="none" w:sz="0" w:space="0" w:color="auto"/>
            <w:left w:val="none" w:sz="0" w:space="0" w:color="auto"/>
            <w:bottom w:val="none" w:sz="0" w:space="0" w:color="auto"/>
            <w:right w:val="none" w:sz="0" w:space="0" w:color="auto"/>
          </w:divBdr>
        </w:div>
        <w:div w:id="1675567468">
          <w:marLeft w:val="480"/>
          <w:marRight w:val="0"/>
          <w:marTop w:val="0"/>
          <w:marBottom w:val="0"/>
          <w:divBdr>
            <w:top w:val="none" w:sz="0" w:space="0" w:color="auto"/>
            <w:left w:val="none" w:sz="0" w:space="0" w:color="auto"/>
            <w:bottom w:val="none" w:sz="0" w:space="0" w:color="auto"/>
            <w:right w:val="none" w:sz="0" w:space="0" w:color="auto"/>
          </w:divBdr>
        </w:div>
        <w:div w:id="1689987067">
          <w:marLeft w:val="480"/>
          <w:marRight w:val="0"/>
          <w:marTop w:val="0"/>
          <w:marBottom w:val="0"/>
          <w:divBdr>
            <w:top w:val="none" w:sz="0" w:space="0" w:color="auto"/>
            <w:left w:val="none" w:sz="0" w:space="0" w:color="auto"/>
            <w:bottom w:val="none" w:sz="0" w:space="0" w:color="auto"/>
            <w:right w:val="none" w:sz="0" w:space="0" w:color="auto"/>
          </w:divBdr>
        </w:div>
        <w:div w:id="1709839527">
          <w:marLeft w:val="480"/>
          <w:marRight w:val="0"/>
          <w:marTop w:val="0"/>
          <w:marBottom w:val="0"/>
          <w:divBdr>
            <w:top w:val="none" w:sz="0" w:space="0" w:color="auto"/>
            <w:left w:val="none" w:sz="0" w:space="0" w:color="auto"/>
            <w:bottom w:val="none" w:sz="0" w:space="0" w:color="auto"/>
            <w:right w:val="none" w:sz="0" w:space="0" w:color="auto"/>
          </w:divBdr>
        </w:div>
        <w:div w:id="1872456757">
          <w:marLeft w:val="480"/>
          <w:marRight w:val="0"/>
          <w:marTop w:val="0"/>
          <w:marBottom w:val="0"/>
          <w:divBdr>
            <w:top w:val="none" w:sz="0" w:space="0" w:color="auto"/>
            <w:left w:val="none" w:sz="0" w:space="0" w:color="auto"/>
            <w:bottom w:val="none" w:sz="0" w:space="0" w:color="auto"/>
            <w:right w:val="none" w:sz="0" w:space="0" w:color="auto"/>
          </w:divBdr>
        </w:div>
        <w:div w:id="1877619595">
          <w:marLeft w:val="480"/>
          <w:marRight w:val="0"/>
          <w:marTop w:val="0"/>
          <w:marBottom w:val="0"/>
          <w:divBdr>
            <w:top w:val="none" w:sz="0" w:space="0" w:color="auto"/>
            <w:left w:val="none" w:sz="0" w:space="0" w:color="auto"/>
            <w:bottom w:val="none" w:sz="0" w:space="0" w:color="auto"/>
            <w:right w:val="none" w:sz="0" w:space="0" w:color="auto"/>
          </w:divBdr>
        </w:div>
        <w:div w:id="1901667005">
          <w:marLeft w:val="480"/>
          <w:marRight w:val="0"/>
          <w:marTop w:val="0"/>
          <w:marBottom w:val="0"/>
          <w:divBdr>
            <w:top w:val="none" w:sz="0" w:space="0" w:color="auto"/>
            <w:left w:val="none" w:sz="0" w:space="0" w:color="auto"/>
            <w:bottom w:val="none" w:sz="0" w:space="0" w:color="auto"/>
            <w:right w:val="none" w:sz="0" w:space="0" w:color="auto"/>
          </w:divBdr>
        </w:div>
        <w:div w:id="2035298928">
          <w:marLeft w:val="480"/>
          <w:marRight w:val="0"/>
          <w:marTop w:val="0"/>
          <w:marBottom w:val="0"/>
          <w:divBdr>
            <w:top w:val="none" w:sz="0" w:space="0" w:color="auto"/>
            <w:left w:val="none" w:sz="0" w:space="0" w:color="auto"/>
            <w:bottom w:val="none" w:sz="0" w:space="0" w:color="auto"/>
            <w:right w:val="none" w:sz="0" w:space="0" w:color="auto"/>
          </w:divBdr>
        </w:div>
        <w:div w:id="2082865202">
          <w:marLeft w:val="480"/>
          <w:marRight w:val="0"/>
          <w:marTop w:val="0"/>
          <w:marBottom w:val="0"/>
          <w:divBdr>
            <w:top w:val="none" w:sz="0" w:space="0" w:color="auto"/>
            <w:left w:val="none" w:sz="0" w:space="0" w:color="auto"/>
            <w:bottom w:val="none" w:sz="0" w:space="0" w:color="auto"/>
            <w:right w:val="none" w:sz="0" w:space="0" w:color="auto"/>
          </w:divBdr>
        </w:div>
      </w:divsChild>
    </w:div>
    <w:div w:id="1950700131">
      <w:bodyDiv w:val="1"/>
      <w:marLeft w:val="0"/>
      <w:marRight w:val="0"/>
      <w:marTop w:val="0"/>
      <w:marBottom w:val="0"/>
      <w:divBdr>
        <w:top w:val="none" w:sz="0" w:space="0" w:color="auto"/>
        <w:left w:val="none" w:sz="0" w:space="0" w:color="auto"/>
        <w:bottom w:val="none" w:sz="0" w:space="0" w:color="auto"/>
        <w:right w:val="none" w:sz="0" w:space="0" w:color="auto"/>
      </w:divBdr>
      <w:divsChild>
        <w:div w:id="1394874">
          <w:marLeft w:val="640"/>
          <w:marRight w:val="0"/>
          <w:marTop w:val="0"/>
          <w:marBottom w:val="0"/>
          <w:divBdr>
            <w:top w:val="none" w:sz="0" w:space="0" w:color="auto"/>
            <w:left w:val="none" w:sz="0" w:space="0" w:color="auto"/>
            <w:bottom w:val="none" w:sz="0" w:space="0" w:color="auto"/>
            <w:right w:val="none" w:sz="0" w:space="0" w:color="auto"/>
          </w:divBdr>
        </w:div>
        <w:div w:id="125702100">
          <w:marLeft w:val="640"/>
          <w:marRight w:val="0"/>
          <w:marTop w:val="0"/>
          <w:marBottom w:val="0"/>
          <w:divBdr>
            <w:top w:val="none" w:sz="0" w:space="0" w:color="auto"/>
            <w:left w:val="none" w:sz="0" w:space="0" w:color="auto"/>
            <w:bottom w:val="none" w:sz="0" w:space="0" w:color="auto"/>
            <w:right w:val="none" w:sz="0" w:space="0" w:color="auto"/>
          </w:divBdr>
        </w:div>
        <w:div w:id="187259715">
          <w:marLeft w:val="640"/>
          <w:marRight w:val="0"/>
          <w:marTop w:val="0"/>
          <w:marBottom w:val="0"/>
          <w:divBdr>
            <w:top w:val="none" w:sz="0" w:space="0" w:color="auto"/>
            <w:left w:val="none" w:sz="0" w:space="0" w:color="auto"/>
            <w:bottom w:val="none" w:sz="0" w:space="0" w:color="auto"/>
            <w:right w:val="none" w:sz="0" w:space="0" w:color="auto"/>
          </w:divBdr>
        </w:div>
        <w:div w:id="208229429">
          <w:marLeft w:val="640"/>
          <w:marRight w:val="0"/>
          <w:marTop w:val="0"/>
          <w:marBottom w:val="0"/>
          <w:divBdr>
            <w:top w:val="none" w:sz="0" w:space="0" w:color="auto"/>
            <w:left w:val="none" w:sz="0" w:space="0" w:color="auto"/>
            <w:bottom w:val="none" w:sz="0" w:space="0" w:color="auto"/>
            <w:right w:val="none" w:sz="0" w:space="0" w:color="auto"/>
          </w:divBdr>
        </w:div>
        <w:div w:id="287246705">
          <w:marLeft w:val="640"/>
          <w:marRight w:val="0"/>
          <w:marTop w:val="0"/>
          <w:marBottom w:val="0"/>
          <w:divBdr>
            <w:top w:val="none" w:sz="0" w:space="0" w:color="auto"/>
            <w:left w:val="none" w:sz="0" w:space="0" w:color="auto"/>
            <w:bottom w:val="none" w:sz="0" w:space="0" w:color="auto"/>
            <w:right w:val="none" w:sz="0" w:space="0" w:color="auto"/>
          </w:divBdr>
        </w:div>
        <w:div w:id="332876972">
          <w:marLeft w:val="640"/>
          <w:marRight w:val="0"/>
          <w:marTop w:val="0"/>
          <w:marBottom w:val="0"/>
          <w:divBdr>
            <w:top w:val="none" w:sz="0" w:space="0" w:color="auto"/>
            <w:left w:val="none" w:sz="0" w:space="0" w:color="auto"/>
            <w:bottom w:val="none" w:sz="0" w:space="0" w:color="auto"/>
            <w:right w:val="none" w:sz="0" w:space="0" w:color="auto"/>
          </w:divBdr>
        </w:div>
        <w:div w:id="357197141">
          <w:marLeft w:val="640"/>
          <w:marRight w:val="0"/>
          <w:marTop w:val="0"/>
          <w:marBottom w:val="0"/>
          <w:divBdr>
            <w:top w:val="none" w:sz="0" w:space="0" w:color="auto"/>
            <w:left w:val="none" w:sz="0" w:space="0" w:color="auto"/>
            <w:bottom w:val="none" w:sz="0" w:space="0" w:color="auto"/>
            <w:right w:val="none" w:sz="0" w:space="0" w:color="auto"/>
          </w:divBdr>
        </w:div>
        <w:div w:id="360713296">
          <w:marLeft w:val="640"/>
          <w:marRight w:val="0"/>
          <w:marTop w:val="0"/>
          <w:marBottom w:val="0"/>
          <w:divBdr>
            <w:top w:val="none" w:sz="0" w:space="0" w:color="auto"/>
            <w:left w:val="none" w:sz="0" w:space="0" w:color="auto"/>
            <w:bottom w:val="none" w:sz="0" w:space="0" w:color="auto"/>
            <w:right w:val="none" w:sz="0" w:space="0" w:color="auto"/>
          </w:divBdr>
        </w:div>
        <w:div w:id="383993837">
          <w:marLeft w:val="640"/>
          <w:marRight w:val="0"/>
          <w:marTop w:val="0"/>
          <w:marBottom w:val="0"/>
          <w:divBdr>
            <w:top w:val="none" w:sz="0" w:space="0" w:color="auto"/>
            <w:left w:val="none" w:sz="0" w:space="0" w:color="auto"/>
            <w:bottom w:val="none" w:sz="0" w:space="0" w:color="auto"/>
            <w:right w:val="none" w:sz="0" w:space="0" w:color="auto"/>
          </w:divBdr>
        </w:div>
        <w:div w:id="433668727">
          <w:marLeft w:val="640"/>
          <w:marRight w:val="0"/>
          <w:marTop w:val="0"/>
          <w:marBottom w:val="0"/>
          <w:divBdr>
            <w:top w:val="none" w:sz="0" w:space="0" w:color="auto"/>
            <w:left w:val="none" w:sz="0" w:space="0" w:color="auto"/>
            <w:bottom w:val="none" w:sz="0" w:space="0" w:color="auto"/>
            <w:right w:val="none" w:sz="0" w:space="0" w:color="auto"/>
          </w:divBdr>
        </w:div>
        <w:div w:id="469173076">
          <w:marLeft w:val="640"/>
          <w:marRight w:val="0"/>
          <w:marTop w:val="0"/>
          <w:marBottom w:val="0"/>
          <w:divBdr>
            <w:top w:val="none" w:sz="0" w:space="0" w:color="auto"/>
            <w:left w:val="none" w:sz="0" w:space="0" w:color="auto"/>
            <w:bottom w:val="none" w:sz="0" w:space="0" w:color="auto"/>
            <w:right w:val="none" w:sz="0" w:space="0" w:color="auto"/>
          </w:divBdr>
        </w:div>
        <w:div w:id="498161133">
          <w:marLeft w:val="640"/>
          <w:marRight w:val="0"/>
          <w:marTop w:val="0"/>
          <w:marBottom w:val="0"/>
          <w:divBdr>
            <w:top w:val="none" w:sz="0" w:space="0" w:color="auto"/>
            <w:left w:val="none" w:sz="0" w:space="0" w:color="auto"/>
            <w:bottom w:val="none" w:sz="0" w:space="0" w:color="auto"/>
            <w:right w:val="none" w:sz="0" w:space="0" w:color="auto"/>
          </w:divBdr>
        </w:div>
        <w:div w:id="549927268">
          <w:marLeft w:val="640"/>
          <w:marRight w:val="0"/>
          <w:marTop w:val="0"/>
          <w:marBottom w:val="0"/>
          <w:divBdr>
            <w:top w:val="none" w:sz="0" w:space="0" w:color="auto"/>
            <w:left w:val="none" w:sz="0" w:space="0" w:color="auto"/>
            <w:bottom w:val="none" w:sz="0" w:space="0" w:color="auto"/>
            <w:right w:val="none" w:sz="0" w:space="0" w:color="auto"/>
          </w:divBdr>
        </w:div>
        <w:div w:id="610012920">
          <w:marLeft w:val="640"/>
          <w:marRight w:val="0"/>
          <w:marTop w:val="0"/>
          <w:marBottom w:val="0"/>
          <w:divBdr>
            <w:top w:val="none" w:sz="0" w:space="0" w:color="auto"/>
            <w:left w:val="none" w:sz="0" w:space="0" w:color="auto"/>
            <w:bottom w:val="none" w:sz="0" w:space="0" w:color="auto"/>
            <w:right w:val="none" w:sz="0" w:space="0" w:color="auto"/>
          </w:divBdr>
        </w:div>
        <w:div w:id="758403087">
          <w:marLeft w:val="640"/>
          <w:marRight w:val="0"/>
          <w:marTop w:val="0"/>
          <w:marBottom w:val="0"/>
          <w:divBdr>
            <w:top w:val="none" w:sz="0" w:space="0" w:color="auto"/>
            <w:left w:val="none" w:sz="0" w:space="0" w:color="auto"/>
            <w:bottom w:val="none" w:sz="0" w:space="0" w:color="auto"/>
            <w:right w:val="none" w:sz="0" w:space="0" w:color="auto"/>
          </w:divBdr>
        </w:div>
        <w:div w:id="900797925">
          <w:marLeft w:val="640"/>
          <w:marRight w:val="0"/>
          <w:marTop w:val="0"/>
          <w:marBottom w:val="0"/>
          <w:divBdr>
            <w:top w:val="none" w:sz="0" w:space="0" w:color="auto"/>
            <w:left w:val="none" w:sz="0" w:space="0" w:color="auto"/>
            <w:bottom w:val="none" w:sz="0" w:space="0" w:color="auto"/>
            <w:right w:val="none" w:sz="0" w:space="0" w:color="auto"/>
          </w:divBdr>
        </w:div>
        <w:div w:id="976565064">
          <w:marLeft w:val="640"/>
          <w:marRight w:val="0"/>
          <w:marTop w:val="0"/>
          <w:marBottom w:val="0"/>
          <w:divBdr>
            <w:top w:val="none" w:sz="0" w:space="0" w:color="auto"/>
            <w:left w:val="none" w:sz="0" w:space="0" w:color="auto"/>
            <w:bottom w:val="none" w:sz="0" w:space="0" w:color="auto"/>
            <w:right w:val="none" w:sz="0" w:space="0" w:color="auto"/>
          </w:divBdr>
        </w:div>
        <w:div w:id="996149573">
          <w:marLeft w:val="640"/>
          <w:marRight w:val="0"/>
          <w:marTop w:val="0"/>
          <w:marBottom w:val="0"/>
          <w:divBdr>
            <w:top w:val="none" w:sz="0" w:space="0" w:color="auto"/>
            <w:left w:val="none" w:sz="0" w:space="0" w:color="auto"/>
            <w:bottom w:val="none" w:sz="0" w:space="0" w:color="auto"/>
            <w:right w:val="none" w:sz="0" w:space="0" w:color="auto"/>
          </w:divBdr>
        </w:div>
        <w:div w:id="1105805662">
          <w:marLeft w:val="640"/>
          <w:marRight w:val="0"/>
          <w:marTop w:val="0"/>
          <w:marBottom w:val="0"/>
          <w:divBdr>
            <w:top w:val="none" w:sz="0" w:space="0" w:color="auto"/>
            <w:left w:val="none" w:sz="0" w:space="0" w:color="auto"/>
            <w:bottom w:val="none" w:sz="0" w:space="0" w:color="auto"/>
            <w:right w:val="none" w:sz="0" w:space="0" w:color="auto"/>
          </w:divBdr>
        </w:div>
        <w:div w:id="1203591799">
          <w:marLeft w:val="640"/>
          <w:marRight w:val="0"/>
          <w:marTop w:val="0"/>
          <w:marBottom w:val="0"/>
          <w:divBdr>
            <w:top w:val="none" w:sz="0" w:space="0" w:color="auto"/>
            <w:left w:val="none" w:sz="0" w:space="0" w:color="auto"/>
            <w:bottom w:val="none" w:sz="0" w:space="0" w:color="auto"/>
            <w:right w:val="none" w:sz="0" w:space="0" w:color="auto"/>
          </w:divBdr>
        </w:div>
        <w:div w:id="1446584480">
          <w:marLeft w:val="640"/>
          <w:marRight w:val="0"/>
          <w:marTop w:val="0"/>
          <w:marBottom w:val="0"/>
          <w:divBdr>
            <w:top w:val="none" w:sz="0" w:space="0" w:color="auto"/>
            <w:left w:val="none" w:sz="0" w:space="0" w:color="auto"/>
            <w:bottom w:val="none" w:sz="0" w:space="0" w:color="auto"/>
            <w:right w:val="none" w:sz="0" w:space="0" w:color="auto"/>
          </w:divBdr>
        </w:div>
        <w:div w:id="1549754344">
          <w:marLeft w:val="640"/>
          <w:marRight w:val="0"/>
          <w:marTop w:val="0"/>
          <w:marBottom w:val="0"/>
          <w:divBdr>
            <w:top w:val="none" w:sz="0" w:space="0" w:color="auto"/>
            <w:left w:val="none" w:sz="0" w:space="0" w:color="auto"/>
            <w:bottom w:val="none" w:sz="0" w:space="0" w:color="auto"/>
            <w:right w:val="none" w:sz="0" w:space="0" w:color="auto"/>
          </w:divBdr>
        </w:div>
        <w:div w:id="1683776047">
          <w:marLeft w:val="640"/>
          <w:marRight w:val="0"/>
          <w:marTop w:val="0"/>
          <w:marBottom w:val="0"/>
          <w:divBdr>
            <w:top w:val="none" w:sz="0" w:space="0" w:color="auto"/>
            <w:left w:val="none" w:sz="0" w:space="0" w:color="auto"/>
            <w:bottom w:val="none" w:sz="0" w:space="0" w:color="auto"/>
            <w:right w:val="none" w:sz="0" w:space="0" w:color="auto"/>
          </w:divBdr>
        </w:div>
        <w:div w:id="1717394418">
          <w:marLeft w:val="640"/>
          <w:marRight w:val="0"/>
          <w:marTop w:val="0"/>
          <w:marBottom w:val="0"/>
          <w:divBdr>
            <w:top w:val="none" w:sz="0" w:space="0" w:color="auto"/>
            <w:left w:val="none" w:sz="0" w:space="0" w:color="auto"/>
            <w:bottom w:val="none" w:sz="0" w:space="0" w:color="auto"/>
            <w:right w:val="none" w:sz="0" w:space="0" w:color="auto"/>
          </w:divBdr>
        </w:div>
        <w:div w:id="1767841318">
          <w:marLeft w:val="640"/>
          <w:marRight w:val="0"/>
          <w:marTop w:val="0"/>
          <w:marBottom w:val="0"/>
          <w:divBdr>
            <w:top w:val="none" w:sz="0" w:space="0" w:color="auto"/>
            <w:left w:val="none" w:sz="0" w:space="0" w:color="auto"/>
            <w:bottom w:val="none" w:sz="0" w:space="0" w:color="auto"/>
            <w:right w:val="none" w:sz="0" w:space="0" w:color="auto"/>
          </w:divBdr>
        </w:div>
        <w:div w:id="1787852051">
          <w:marLeft w:val="640"/>
          <w:marRight w:val="0"/>
          <w:marTop w:val="0"/>
          <w:marBottom w:val="0"/>
          <w:divBdr>
            <w:top w:val="none" w:sz="0" w:space="0" w:color="auto"/>
            <w:left w:val="none" w:sz="0" w:space="0" w:color="auto"/>
            <w:bottom w:val="none" w:sz="0" w:space="0" w:color="auto"/>
            <w:right w:val="none" w:sz="0" w:space="0" w:color="auto"/>
          </w:divBdr>
        </w:div>
        <w:div w:id="1810780118">
          <w:marLeft w:val="640"/>
          <w:marRight w:val="0"/>
          <w:marTop w:val="0"/>
          <w:marBottom w:val="0"/>
          <w:divBdr>
            <w:top w:val="none" w:sz="0" w:space="0" w:color="auto"/>
            <w:left w:val="none" w:sz="0" w:space="0" w:color="auto"/>
            <w:bottom w:val="none" w:sz="0" w:space="0" w:color="auto"/>
            <w:right w:val="none" w:sz="0" w:space="0" w:color="auto"/>
          </w:divBdr>
        </w:div>
        <w:div w:id="1869947049">
          <w:marLeft w:val="640"/>
          <w:marRight w:val="0"/>
          <w:marTop w:val="0"/>
          <w:marBottom w:val="0"/>
          <w:divBdr>
            <w:top w:val="none" w:sz="0" w:space="0" w:color="auto"/>
            <w:left w:val="none" w:sz="0" w:space="0" w:color="auto"/>
            <w:bottom w:val="none" w:sz="0" w:space="0" w:color="auto"/>
            <w:right w:val="none" w:sz="0" w:space="0" w:color="auto"/>
          </w:divBdr>
        </w:div>
        <w:div w:id="1875578722">
          <w:marLeft w:val="640"/>
          <w:marRight w:val="0"/>
          <w:marTop w:val="0"/>
          <w:marBottom w:val="0"/>
          <w:divBdr>
            <w:top w:val="none" w:sz="0" w:space="0" w:color="auto"/>
            <w:left w:val="none" w:sz="0" w:space="0" w:color="auto"/>
            <w:bottom w:val="none" w:sz="0" w:space="0" w:color="auto"/>
            <w:right w:val="none" w:sz="0" w:space="0" w:color="auto"/>
          </w:divBdr>
        </w:div>
        <w:div w:id="1939022402">
          <w:marLeft w:val="640"/>
          <w:marRight w:val="0"/>
          <w:marTop w:val="0"/>
          <w:marBottom w:val="0"/>
          <w:divBdr>
            <w:top w:val="none" w:sz="0" w:space="0" w:color="auto"/>
            <w:left w:val="none" w:sz="0" w:space="0" w:color="auto"/>
            <w:bottom w:val="none" w:sz="0" w:space="0" w:color="auto"/>
            <w:right w:val="none" w:sz="0" w:space="0" w:color="auto"/>
          </w:divBdr>
        </w:div>
        <w:div w:id="1939213700">
          <w:marLeft w:val="640"/>
          <w:marRight w:val="0"/>
          <w:marTop w:val="0"/>
          <w:marBottom w:val="0"/>
          <w:divBdr>
            <w:top w:val="none" w:sz="0" w:space="0" w:color="auto"/>
            <w:left w:val="none" w:sz="0" w:space="0" w:color="auto"/>
            <w:bottom w:val="none" w:sz="0" w:space="0" w:color="auto"/>
            <w:right w:val="none" w:sz="0" w:space="0" w:color="auto"/>
          </w:divBdr>
        </w:div>
        <w:div w:id="1969706159">
          <w:marLeft w:val="640"/>
          <w:marRight w:val="0"/>
          <w:marTop w:val="0"/>
          <w:marBottom w:val="0"/>
          <w:divBdr>
            <w:top w:val="none" w:sz="0" w:space="0" w:color="auto"/>
            <w:left w:val="none" w:sz="0" w:space="0" w:color="auto"/>
            <w:bottom w:val="none" w:sz="0" w:space="0" w:color="auto"/>
            <w:right w:val="none" w:sz="0" w:space="0" w:color="auto"/>
          </w:divBdr>
        </w:div>
        <w:div w:id="1995719138">
          <w:marLeft w:val="640"/>
          <w:marRight w:val="0"/>
          <w:marTop w:val="0"/>
          <w:marBottom w:val="0"/>
          <w:divBdr>
            <w:top w:val="none" w:sz="0" w:space="0" w:color="auto"/>
            <w:left w:val="none" w:sz="0" w:space="0" w:color="auto"/>
            <w:bottom w:val="none" w:sz="0" w:space="0" w:color="auto"/>
            <w:right w:val="none" w:sz="0" w:space="0" w:color="auto"/>
          </w:divBdr>
        </w:div>
        <w:div w:id="1999918846">
          <w:marLeft w:val="640"/>
          <w:marRight w:val="0"/>
          <w:marTop w:val="0"/>
          <w:marBottom w:val="0"/>
          <w:divBdr>
            <w:top w:val="none" w:sz="0" w:space="0" w:color="auto"/>
            <w:left w:val="none" w:sz="0" w:space="0" w:color="auto"/>
            <w:bottom w:val="none" w:sz="0" w:space="0" w:color="auto"/>
            <w:right w:val="none" w:sz="0" w:space="0" w:color="auto"/>
          </w:divBdr>
        </w:div>
        <w:div w:id="2080594676">
          <w:marLeft w:val="640"/>
          <w:marRight w:val="0"/>
          <w:marTop w:val="0"/>
          <w:marBottom w:val="0"/>
          <w:divBdr>
            <w:top w:val="none" w:sz="0" w:space="0" w:color="auto"/>
            <w:left w:val="none" w:sz="0" w:space="0" w:color="auto"/>
            <w:bottom w:val="none" w:sz="0" w:space="0" w:color="auto"/>
            <w:right w:val="none" w:sz="0" w:space="0" w:color="auto"/>
          </w:divBdr>
        </w:div>
        <w:div w:id="2123333417">
          <w:marLeft w:val="640"/>
          <w:marRight w:val="0"/>
          <w:marTop w:val="0"/>
          <w:marBottom w:val="0"/>
          <w:divBdr>
            <w:top w:val="none" w:sz="0" w:space="0" w:color="auto"/>
            <w:left w:val="none" w:sz="0" w:space="0" w:color="auto"/>
            <w:bottom w:val="none" w:sz="0" w:space="0" w:color="auto"/>
            <w:right w:val="none" w:sz="0" w:space="0" w:color="auto"/>
          </w:divBdr>
        </w:div>
        <w:div w:id="2133475334">
          <w:marLeft w:val="640"/>
          <w:marRight w:val="0"/>
          <w:marTop w:val="0"/>
          <w:marBottom w:val="0"/>
          <w:divBdr>
            <w:top w:val="none" w:sz="0" w:space="0" w:color="auto"/>
            <w:left w:val="none" w:sz="0" w:space="0" w:color="auto"/>
            <w:bottom w:val="none" w:sz="0" w:space="0" w:color="auto"/>
            <w:right w:val="none" w:sz="0" w:space="0" w:color="auto"/>
          </w:divBdr>
        </w:div>
      </w:divsChild>
    </w:div>
    <w:div w:id="1952122702">
      <w:bodyDiv w:val="1"/>
      <w:marLeft w:val="0"/>
      <w:marRight w:val="0"/>
      <w:marTop w:val="0"/>
      <w:marBottom w:val="0"/>
      <w:divBdr>
        <w:top w:val="none" w:sz="0" w:space="0" w:color="auto"/>
        <w:left w:val="none" w:sz="0" w:space="0" w:color="auto"/>
        <w:bottom w:val="none" w:sz="0" w:space="0" w:color="auto"/>
        <w:right w:val="none" w:sz="0" w:space="0" w:color="auto"/>
      </w:divBdr>
    </w:div>
    <w:div w:id="1960141436">
      <w:bodyDiv w:val="1"/>
      <w:marLeft w:val="0"/>
      <w:marRight w:val="0"/>
      <w:marTop w:val="0"/>
      <w:marBottom w:val="0"/>
      <w:divBdr>
        <w:top w:val="none" w:sz="0" w:space="0" w:color="auto"/>
        <w:left w:val="none" w:sz="0" w:space="0" w:color="auto"/>
        <w:bottom w:val="none" w:sz="0" w:space="0" w:color="auto"/>
        <w:right w:val="none" w:sz="0" w:space="0" w:color="auto"/>
      </w:divBdr>
    </w:div>
    <w:div w:id="1964651429">
      <w:bodyDiv w:val="1"/>
      <w:marLeft w:val="0"/>
      <w:marRight w:val="0"/>
      <w:marTop w:val="0"/>
      <w:marBottom w:val="0"/>
      <w:divBdr>
        <w:top w:val="none" w:sz="0" w:space="0" w:color="auto"/>
        <w:left w:val="none" w:sz="0" w:space="0" w:color="auto"/>
        <w:bottom w:val="none" w:sz="0" w:space="0" w:color="auto"/>
        <w:right w:val="none" w:sz="0" w:space="0" w:color="auto"/>
      </w:divBdr>
    </w:div>
    <w:div w:id="1966767882">
      <w:bodyDiv w:val="1"/>
      <w:marLeft w:val="0"/>
      <w:marRight w:val="0"/>
      <w:marTop w:val="0"/>
      <w:marBottom w:val="0"/>
      <w:divBdr>
        <w:top w:val="none" w:sz="0" w:space="0" w:color="auto"/>
        <w:left w:val="none" w:sz="0" w:space="0" w:color="auto"/>
        <w:bottom w:val="none" w:sz="0" w:space="0" w:color="auto"/>
        <w:right w:val="none" w:sz="0" w:space="0" w:color="auto"/>
      </w:divBdr>
      <w:divsChild>
        <w:div w:id="51200923">
          <w:marLeft w:val="480"/>
          <w:marRight w:val="0"/>
          <w:marTop w:val="0"/>
          <w:marBottom w:val="0"/>
          <w:divBdr>
            <w:top w:val="none" w:sz="0" w:space="0" w:color="auto"/>
            <w:left w:val="none" w:sz="0" w:space="0" w:color="auto"/>
            <w:bottom w:val="none" w:sz="0" w:space="0" w:color="auto"/>
            <w:right w:val="none" w:sz="0" w:space="0" w:color="auto"/>
          </w:divBdr>
        </w:div>
        <w:div w:id="51315559">
          <w:marLeft w:val="480"/>
          <w:marRight w:val="0"/>
          <w:marTop w:val="0"/>
          <w:marBottom w:val="0"/>
          <w:divBdr>
            <w:top w:val="none" w:sz="0" w:space="0" w:color="auto"/>
            <w:left w:val="none" w:sz="0" w:space="0" w:color="auto"/>
            <w:bottom w:val="none" w:sz="0" w:space="0" w:color="auto"/>
            <w:right w:val="none" w:sz="0" w:space="0" w:color="auto"/>
          </w:divBdr>
        </w:div>
        <w:div w:id="93862695">
          <w:marLeft w:val="480"/>
          <w:marRight w:val="0"/>
          <w:marTop w:val="0"/>
          <w:marBottom w:val="0"/>
          <w:divBdr>
            <w:top w:val="none" w:sz="0" w:space="0" w:color="auto"/>
            <w:left w:val="none" w:sz="0" w:space="0" w:color="auto"/>
            <w:bottom w:val="none" w:sz="0" w:space="0" w:color="auto"/>
            <w:right w:val="none" w:sz="0" w:space="0" w:color="auto"/>
          </w:divBdr>
        </w:div>
        <w:div w:id="124977574">
          <w:marLeft w:val="480"/>
          <w:marRight w:val="0"/>
          <w:marTop w:val="0"/>
          <w:marBottom w:val="0"/>
          <w:divBdr>
            <w:top w:val="none" w:sz="0" w:space="0" w:color="auto"/>
            <w:left w:val="none" w:sz="0" w:space="0" w:color="auto"/>
            <w:bottom w:val="none" w:sz="0" w:space="0" w:color="auto"/>
            <w:right w:val="none" w:sz="0" w:space="0" w:color="auto"/>
          </w:divBdr>
        </w:div>
        <w:div w:id="135954270">
          <w:marLeft w:val="480"/>
          <w:marRight w:val="0"/>
          <w:marTop w:val="0"/>
          <w:marBottom w:val="0"/>
          <w:divBdr>
            <w:top w:val="none" w:sz="0" w:space="0" w:color="auto"/>
            <w:left w:val="none" w:sz="0" w:space="0" w:color="auto"/>
            <w:bottom w:val="none" w:sz="0" w:space="0" w:color="auto"/>
            <w:right w:val="none" w:sz="0" w:space="0" w:color="auto"/>
          </w:divBdr>
        </w:div>
        <w:div w:id="277489543">
          <w:marLeft w:val="480"/>
          <w:marRight w:val="0"/>
          <w:marTop w:val="0"/>
          <w:marBottom w:val="0"/>
          <w:divBdr>
            <w:top w:val="none" w:sz="0" w:space="0" w:color="auto"/>
            <w:left w:val="none" w:sz="0" w:space="0" w:color="auto"/>
            <w:bottom w:val="none" w:sz="0" w:space="0" w:color="auto"/>
            <w:right w:val="none" w:sz="0" w:space="0" w:color="auto"/>
          </w:divBdr>
        </w:div>
        <w:div w:id="327566023">
          <w:marLeft w:val="480"/>
          <w:marRight w:val="0"/>
          <w:marTop w:val="0"/>
          <w:marBottom w:val="0"/>
          <w:divBdr>
            <w:top w:val="none" w:sz="0" w:space="0" w:color="auto"/>
            <w:left w:val="none" w:sz="0" w:space="0" w:color="auto"/>
            <w:bottom w:val="none" w:sz="0" w:space="0" w:color="auto"/>
            <w:right w:val="none" w:sz="0" w:space="0" w:color="auto"/>
          </w:divBdr>
        </w:div>
        <w:div w:id="385221559">
          <w:marLeft w:val="480"/>
          <w:marRight w:val="0"/>
          <w:marTop w:val="0"/>
          <w:marBottom w:val="0"/>
          <w:divBdr>
            <w:top w:val="none" w:sz="0" w:space="0" w:color="auto"/>
            <w:left w:val="none" w:sz="0" w:space="0" w:color="auto"/>
            <w:bottom w:val="none" w:sz="0" w:space="0" w:color="auto"/>
            <w:right w:val="none" w:sz="0" w:space="0" w:color="auto"/>
          </w:divBdr>
        </w:div>
        <w:div w:id="416751390">
          <w:marLeft w:val="480"/>
          <w:marRight w:val="0"/>
          <w:marTop w:val="0"/>
          <w:marBottom w:val="0"/>
          <w:divBdr>
            <w:top w:val="none" w:sz="0" w:space="0" w:color="auto"/>
            <w:left w:val="none" w:sz="0" w:space="0" w:color="auto"/>
            <w:bottom w:val="none" w:sz="0" w:space="0" w:color="auto"/>
            <w:right w:val="none" w:sz="0" w:space="0" w:color="auto"/>
          </w:divBdr>
        </w:div>
        <w:div w:id="594555423">
          <w:marLeft w:val="480"/>
          <w:marRight w:val="0"/>
          <w:marTop w:val="0"/>
          <w:marBottom w:val="0"/>
          <w:divBdr>
            <w:top w:val="none" w:sz="0" w:space="0" w:color="auto"/>
            <w:left w:val="none" w:sz="0" w:space="0" w:color="auto"/>
            <w:bottom w:val="none" w:sz="0" w:space="0" w:color="auto"/>
            <w:right w:val="none" w:sz="0" w:space="0" w:color="auto"/>
          </w:divBdr>
        </w:div>
        <w:div w:id="597831275">
          <w:marLeft w:val="480"/>
          <w:marRight w:val="0"/>
          <w:marTop w:val="0"/>
          <w:marBottom w:val="0"/>
          <w:divBdr>
            <w:top w:val="none" w:sz="0" w:space="0" w:color="auto"/>
            <w:left w:val="none" w:sz="0" w:space="0" w:color="auto"/>
            <w:bottom w:val="none" w:sz="0" w:space="0" w:color="auto"/>
            <w:right w:val="none" w:sz="0" w:space="0" w:color="auto"/>
          </w:divBdr>
        </w:div>
        <w:div w:id="602542713">
          <w:marLeft w:val="480"/>
          <w:marRight w:val="0"/>
          <w:marTop w:val="0"/>
          <w:marBottom w:val="0"/>
          <w:divBdr>
            <w:top w:val="none" w:sz="0" w:space="0" w:color="auto"/>
            <w:left w:val="none" w:sz="0" w:space="0" w:color="auto"/>
            <w:bottom w:val="none" w:sz="0" w:space="0" w:color="auto"/>
            <w:right w:val="none" w:sz="0" w:space="0" w:color="auto"/>
          </w:divBdr>
        </w:div>
        <w:div w:id="646907874">
          <w:marLeft w:val="480"/>
          <w:marRight w:val="0"/>
          <w:marTop w:val="0"/>
          <w:marBottom w:val="0"/>
          <w:divBdr>
            <w:top w:val="none" w:sz="0" w:space="0" w:color="auto"/>
            <w:left w:val="none" w:sz="0" w:space="0" w:color="auto"/>
            <w:bottom w:val="none" w:sz="0" w:space="0" w:color="auto"/>
            <w:right w:val="none" w:sz="0" w:space="0" w:color="auto"/>
          </w:divBdr>
        </w:div>
        <w:div w:id="668094472">
          <w:marLeft w:val="480"/>
          <w:marRight w:val="0"/>
          <w:marTop w:val="0"/>
          <w:marBottom w:val="0"/>
          <w:divBdr>
            <w:top w:val="none" w:sz="0" w:space="0" w:color="auto"/>
            <w:left w:val="none" w:sz="0" w:space="0" w:color="auto"/>
            <w:bottom w:val="none" w:sz="0" w:space="0" w:color="auto"/>
            <w:right w:val="none" w:sz="0" w:space="0" w:color="auto"/>
          </w:divBdr>
        </w:div>
        <w:div w:id="848103650">
          <w:marLeft w:val="480"/>
          <w:marRight w:val="0"/>
          <w:marTop w:val="0"/>
          <w:marBottom w:val="0"/>
          <w:divBdr>
            <w:top w:val="none" w:sz="0" w:space="0" w:color="auto"/>
            <w:left w:val="none" w:sz="0" w:space="0" w:color="auto"/>
            <w:bottom w:val="none" w:sz="0" w:space="0" w:color="auto"/>
            <w:right w:val="none" w:sz="0" w:space="0" w:color="auto"/>
          </w:divBdr>
        </w:div>
        <w:div w:id="963078717">
          <w:marLeft w:val="480"/>
          <w:marRight w:val="0"/>
          <w:marTop w:val="0"/>
          <w:marBottom w:val="0"/>
          <w:divBdr>
            <w:top w:val="none" w:sz="0" w:space="0" w:color="auto"/>
            <w:left w:val="none" w:sz="0" w:space="0" w:color="auto"/>
            <w:bottom w:val="none" w:sz="0" w:space="0" w:color="auto"/>
            <w:right w:val="none" w:sz="0" w:space="0" w:color="auto"/>
          </w:divBdr>
        </w:div>
        <w:div w:id="1062676007">
          <w:marLeft w:val="480"/>
          <w:marRight w:val="0"/>
          <w:marTop w:val="0"/>
          <w:marBottom w:val="0"/>
          <w:divBdr>
            <w:top w:val="none" w:sz="0" w:space="0" w:color="auto"/>
            <w:left w:val="none" w:sz="0" w:space="0" w:color="auto"/>
            <w:bottom w:val="none" w:sz="0" w:space="0" w:color="auto"/>
            <w:right w:val="none" w:sz="0" w:space="0" w:color="auto"/>
          </w:divBdr>
        </w:div>
        <w:div w:id="1064909676">
          <w:marLeft w:val="480"/>
          <w:marRight w:val="0"/>
          <w:marTop w:val="0"/>
          <w:marBottom w:val="0"/>
          <w:divBdr>
            <w:top w:val="none" w:sz="0" w:space="0" w:color="auto"/>
            <w:left w:val="none" w:sz="0" w:space="0" w:color="auto"/>
            <w:bottom w:val="none" w:sz="0" w:space="0" w:color="auto"/>
            <w:right w:val="none" w:sz="0" w:space="0" w:color="auto"/>
          </w:divBdr>
        </w:div>
        <w:div w:id="1090346409">
          <w:marLeft w:val="480"/>
          <w:marRight w:val="0"/>
          <w:marTop w:val="0"/>
          <w:marBottom w:val="0"/>
          <w:divBdr>
            <w:top w:val="none" w:sz="0" w:space="0" w:color="auto"/>
            <w:left w:val="none" w:sz="0" w:space="0" w:color="auto"/>
            <w:bottom w:val="none" w:sz="0" w:space="0" w:color="auto"/>
            <w:right w:val="none" w:sz="0" w:space="0" w:color="auto"/>
          </w:divBdr>
        </w:div>
        <w:div w:id="1125778554">
          <w:marLeft w:val="480"/>
          <w:marRight w:val="0"/>
          <w:marTop w:val="0"/>
          <w:marBottom w:val="0"/>
          <w:divBdr>
            <w:top w:val="none" w:sz="0" w:space="0" w:color="auto"/>
            <w:left w:val="none" w:sz="0" w:space="0" w:color="auto"/>
            <w:bottom w:val="none" w:sz="0" w:space="0" w:color="auto"/>
            <w:right w:val="none" w:sz="0" w:space="0" w:color="auto"/>
          </w:divBdr>
        </w:div>
        <w:div w:id="1147286429">
          <w:marLeft w:val="480"/>
          <w:marRight w:val="0"/>
          <w:marTop w:val="0"/>
          <w:marBottom w:val="0"/>
          <w:divBdr>
            <w:top w:val="none" w:sz="0" w:space="0" w:color="auto"/>
            <w:left w:val="none" w:sz="0" w:space="0" w:color="auto"/>
            <w:bottom w:val="none" w:sz="0" w:space="0" w:color="auto"/>
            <w:right w:val="none" w:sz="0" w:space="0" w:color="auto"/>
          </w:divBdr>
        </w:div>
        <w:div w:id="1290667489">
          <w:marLeft w:val="480"/>
          <w:marRight w:val="0"/>
          <w:marTop w:val="0"/>
          <w:marBottom w:val="0"/>
          <w:divBdr>
            <w:top w:val="none" w:sz="0" w:space="0" w:color="auto"/>
            <w:left w:val="none" w:sz="0" w:space="0" w:color="auto"/>
            <w:bottom w:val="none" w:sz="0" w:space="0" w:color="auto"/>
            <w:right w:val="none" w:sz="0" w:space="0" w:color="auto"/>
          </w:divBdr>
        </w:div>
        <w:div w:id="1386102559">
          <w:marLeft w:val="480"/>
          <w:marRight w:val="0"/>
          <w:marTop w:val="0"/>
          <w:marBottom w:val="0"/>
          <w:divBdr>
            <w:top w:val="none" w:sz="0" w:space="0" w:color="auto"/>
            <w:left w:val="none" w:sz="0" w:space="0" w:color="auto"/>
            <w:bottom w:val="none" w:sz="0" w:space="0" w:color="auto"/>
            <w:right w:val="none" w:sz="0" w:space="0" w:color="auto"/>
          </w:divBdr>
        </w:div>
        <w:div w:id="1443764949">
          <w:marLeft w:val="480"/>
          <w:marRight w:val="0"/>
          <w:marTop w:val="0"/>
          <w:marBottom w:val="0"/>
          <w:divBdr>
            <w:top w:val="none" w:sz="0" w:space="0" w:color="auto"/>
            <w:left w:val="none" w:sz="0" w:space="0" w:color="auto"/>
            <w:bottom w:val="none" w:sz="0" w:space="0" w:color="auto"/>
            <w:right w:val="none" w:sz="0" w:space="0" w:color="auto"/>
          </w:divBdr>
        </w:div>
        <w:div w:id="1520005810">
          <w:marLeft w:val="480"/>
          <w:marRight w:val="0"/>
          <w:marTop w:val="0"/>
          <w:marBottom w:val="0"/>
          <w:divBdr>
            <w:top w:val="none" w:sz="0" w:space="0" w:color="auto"/>
            <w:left w:val="none" w:sz="0" w:space="0" w:color="auto"/>
            <w:bottom w:val="none" w:sz="0" w:space="0" w:color="auto"/>
            <w:right w:val="none" w:sz="0" w:space="0" w:color="auto"/>
          </w:divBdr>
        </w:div>
        <w:div w:id="1554274243">
          <w:marLeft w:val="480"/>
          <w:marRight w:val="0"/>
          <w:marTop w:val="0"/>
          <w:marBottom w:val="0"/>
          <w:divBdr>
            <w:top w:val="none" w:sz="0" w:space="0" w:color="auto"/>
            <w:left w:val="none" w:sz="0" w:space="0" w:color="auto"/>
            <w:bottom w:val="none" w:sz="0" w:space="0" w:color="auto"/>
            <w:right w:val="none" w:sz="0" w:space="0" w:color="auto"/>
          </w:divBdr>
        </w:div>
        <w:div w:id="1713454495">
          <w:marLeft w:val="480"/>
          <w:marRight w:val="0"/>
          <w:marTop w:val="0"/>
          <w:marBottom w:val="0"/>
          <w:divBdr>
            <w:top w:val="none" w:sz="0" w:space="0" w:color="auto"/>
            <w:left w:val="none" w:sz="0" w:space="0" w:color="auto"/>
            <w:bottom w:val="none" w:sz="0" w:space="0" w:color="auto"/>
            <w:right w:val="none" w:sz="0" w:space="0" w:color="auto"/>
          </w:divBdr>
        </w:div>
        <w:div w:id="1772358360">
          <w:marLeft w:val="480"/>
          <w:marRight w:val="0"/>
          <w:marTop w:val="0"/>
          <w:marBottom w:val="0"/>
          <w:divBdr>
            <w:top w:val="none" w:sz="0" w:space="0" w:color="auto"/>
            <w:left w:val="none" w:sz="0" w:space="0" w:color="auto"/>
            <w:bottom w:val="none" w:sz="0" w:space="0" w:color="auto"/>
            <w:right w:val="none" w:sz="0" w:space="0" w:color="auto"/>
          </w:divBdr>
        </w:div>
        <w:div w:id="1944915804">
          <w:marLeft w:val="480"/>
          <w:marRight w:val="0"/>
          <w:marTop w:val="0"/>
          <w:marBottom w:val="0"/>
          <w:divBdr>
            <w:top w:val="none" w:sz="0" w:space="0" w:color="auto"/>
            <w:left w:val="none" w:sz="0" w:space="0" w:color="auto"/>
            <w:bottom w:val="none" w:sz="0" w:space="0" w:color="auto"/>
            <w:right w:val="none" w:sz="0" w:space="0" w:color="auto"/>
          </w:divBdr>
        </w:div>
        <w:div w:id="1953049134">
          <w:marLeft w:val="480"/>
          <w:marRight w:val="0"/>
          <w:marTop w:val="0"/>
          <w:marBottom w:val="0"/>
          <w:divBdr>
            <w:top w:val="none" w:sz="0" w:space="0" w:color="auto"/>
            <w:left w:val="none" w:sz="0" w:space="0" w:color="auto"/>
            <w:bottom w:val="none" w:sz="0" w:space="0" w:color="auto"/>
            <w:right w:val="none" w:sz="0" w:space="0" w:color="auto"/>
          </w:divBdr>
        </w:div>
        <w:div w:id="1999989835">
          <w:marLeft w:val="480"/>
          <w:marRight w:val="0"/>
          <w:marTop w:val="0"/>
          <w:marBottom w:val="0"/>
          <w:divBdr>
            <w:top w:val="none" w:sz="0" w:space="0" w:color="auto"/>
            <w:left w:val="none" w:sz="0" w:space="0" w:color="auto"/>
            <w:bottom w:val="none" w:sz="0" w:space="0" w:color="auto"/>
            <w:right w:val="none" w:sz="0" w:space="0" w:color="auto"/>
          </w:divBdr>
        </w:div>
        <w:div w:id="2031294445">
          <w:marLeft w:val="480"/>
          <w:marRight w:val="0"/>
          <w:marTop w:val="0"/>
          <w:marBottom w:val="0"/>
          <w:divBdr>
            <w:top w:val="none" w:sz="0" w:space="0" w:color="auto"/>
            <w:left w:val="none" w:sz="0" w:space="0" w:color="auto"/>
            <w:bottom w:val="none" w:sz="0" w:space="0" w:color="auto"/>
            <w:right w:val="none" w:sz="0" w:space="0" w:color="auto"/>
          </w:divBdr>
        </w:div>
        <w:div w:id="2048798601">
          <w:marLeft w:val="480"/>
          <w:marRight w:val="0"/>
          <w:marTop w:val="0"/>
          <w:marBottom w:val="0"/>
          <w:divBdr>
            <w:top w:val="none" w:sz="0" w:space="0" w:color="auto"/>
            <w:left w:val="none" w:sz="0" w:space="0" w:color="auto"/>
            <w:bottom w:val="none" w:sz="0" w:space="0" w:color="auto"/>
            <w:right w:val="none" w:sz="0" w:space="0" w:color="auto"/>
          </w:divBdr>
        </w:div>
        <w:div w:id="2063020412">
          <w:marLeft w:val="480"/>
          <w:marRight w:val="0"/>
          <w:marTop w:val="0"/>
          <w:marBottom w:val="0"/>
          <w:divBdr>
            <w:top w:val="none" w:sz="0" w:space="0" w:color="auto"/>
            <w:left w:val="none" w:sz="0" w:space="0" w:color="auto"/>
            <w:bottom w:val="none" w:sz="0" w:space="0" w:color="auto"/>
            <w:right w:val="none" w:sz="0" w:space="0" w:color="auto"/>
          </w:divBdr>
        </w:div>
        <w:div w:id="2093235709">
          <w:marLeft w:val="480"/>
          <w:marRight w:val="0"/>
          <w:marTop w:val="0"/>
          <w:marBottom w:val="0"/>
          <w:divBdr>
            <w:top w:val="none" w:sz="0" w:space="0" w:color="auto"/>
            <w:left w:val="none" w:sz="0" w:space="0" w:color="auto"/>
            <w:bottom w:val="none" w:sz="0" w:space="0" w:color="auto"/>
            <w:right w:val="none" w:sz="0" w:space="0" w:color="auto"/>
          </w:divBdr>
        </w:div>
        <w:div w:id="2099018425">
          <w:marLeft w:val="480"/>
          <w:marRight w:val="0"/>
          <w:marTop w:val="0"/>
          <w:marBottom w:val="0"/>
          <w:divBdr>
            <w:top w:val="none" w:sz="0" w:space="0" w:color="auto"/>
            <w:left w:val="none" w:sz="0" w:space="0" w:color="auto"/>
            <w:bottom w:val="none" w:sz="0" w:space="0" w:color="auto"/>
            <w:right w:val="none" w:sz="0" w:space="0" w:color="auto"/>
          </w:divBdr>
        </w:div>
      </w:divsChild>
    </w:div>
    <w:div w:id="1971475603">
      <w:bodyDiv w:val="1"/>
      <w:marLeft w:val="0"/>
      <w:marRight w:val="0"/>
      <w:marTop w:val="0"/>
      <w:marBottom w:val="0"/>
      <w:divBdr>
        <w:top w:val="none" w:sz="0" w:space="0" w:color="auto"/>
        <w:left w:val="none" w:sz="0" w:space="0" w:color="auto"/>
        <w:bottom w:val="none" w:sz="0" w:space="0" w:color="auto"/>
        <w:right w:val="none" w:sz="0" w:space="0" w:color="auto"/>
      </w:divBdr>
    </w:div>
    <w:div w:id="1975522604">
      <w:bodyDiv w:val="1"/>
      <w:marLeft w:val="0"/>
      <w:marRight w:val="0"/>
      <w:marTop w:val="0"/>
      <w:marBottom w:val="0"/>
      <w:divBdr>
        <w:top w:val="none" w:sz="0" w:space="0" w:color="auto"/>
        <w:left w:val="none" w:sz="0" w:space="0" w:color="auto"/>
        <w:bottom w:val="none" w:sz="0" w:space="0" w:color="auto"/>
        <w:right w:val="none" w:sz="0" w:space="0" w:color="auto"/>
      </w:divBdr>
      <w:divsChild>
        <w:div w:id="46226119">
          <w:marLeft w:val="480"/>
          <w:marRight w:val="0"/>
          <w:marTop w:val="0"/>
          <w:marBottom w:val="0"/>
          <w:divBdr>
            <w:top w:val="none" w:sz="0" w:space="0" w:color="auto"/>
            <w:left w:val="none" w:sz="0" w:space="0" w:color="auto"/>
            <w:bottom w:val="none" w:sz="0" w:space="0" w:color="auto"/>
            <w:right w:val="none" w:sz="0" w:space="0" w:color="auto"/>
          </w:divBdr>
        </w:div>
        <w:div w:id="73669737">
          <w:marLeft w:val="480"/>
          <w:marRight w:val="0"/>
          <w:marTop w:val="0"/>
          <w:marBottom w:val="0"/>
          <w:divBdr>
            <w:top w:val="none" w:sz="0" w:space="0" w:color="auto"/>
            <w:left w:val="none" w:sz="0" w:space="0" w:color="auto"/>
            <w:bottom w:val="none" w:sz="0" w:space="0" w:color="auto"/>
            <w:right w:val="none" w:sz="0" w:space="0" w:color="auto"/>
          </w:divBdr>
        </w:div>
        <w:div w:id="92946424">
          <w:marLeft w:val="480"/>
          <w:marRight w:val="0"/>
          <w:marTop w:val="0"/>
          <w:marBottom w:val="0"/>
          <w:divBdr>
            <w:top w:val="none" w:sz="0" w:space="0" w:color="auto"/>
            <w:left w:val="none" w:sz="0" w:space="0" w:color="auto"/>
            <w:bottom w:val="none" w:sz="0" w:space="0" w:color="auto"/>
            <w:right w:val="none" w:sz="0" w:space="0" w:color="auto"/>
          </w:divBdr>
        </w:div>
        <w:div w:id="129831905">
          <w:marLeft w:val="480"/>
          <w:marRight w:val="0"/>
          <w:marTop w:val="0"/>
          <w:marBottom w:val="0"/>
          <w:divBdr>
            <w:top w:val="none" w:sz="0" w:space="0" w:color="auto"/>
            <w:left w:val="none" w:sz="0" w:space="0" w:color="auto"/>
            <w:bottom w:val="none" w:sz="0" w:space="0" w:color="auto"/>
            <w:right w:val="none" w:sz="0" w:space="0" w:color="auto"/>
          </w:divBdr>
        </w:div>
        <w:div w:id="203249108">
          <w:marLeft w:val="480"/>
          <w:marRight w:val="0"/>
          <w:marTop w:val="0"/>
          <w:marBottom w:val="0"/>
          <w:divBdr>
            <w:top w:val="none" w:sz="0" w:space="0" w:color="auto"/>
            <w:left w:val="none" w:sz="0" w:space="0" w:color="auto"/>
            <w:bottom w:val="none" w:sz="0" w:space="0" w:color="auto"/>
            <w:right w:val="none" w:sz="0" w:space="0" w:color="auto"/>
          </w:divBdr>
        </w:div>
        <w:div w:id="254242014">
          <w:marLeft w:val="480"/>
          <w:marRight w:val="0"/>
          <w:marTop w:val="0"/>
          <w:marBottom w:val="0"/>
          <w:divBdr>
            <w:top w:val="none" w:sz="0" w:space="0" w:color="auto"/>
            <w:left w:val="none" w:sz="0" w:space="0" w:color="auto"/>
            <w:bottom w:val="none" w:sz="0" w:space="0" w:color="auto"/>
            <w:right w:val="none" w:sz="0" w:space="0" w:color="auto"/>
          </w:divBdr>
        </w:div>
        <w:div w:id="302739712">
          <w:marLeft w:val="480"/>
          <w:marRight w:val="0"/>
          <w:marTop w:val="0"/>
          <w:marBottom w:val="0"/>
          <w:divBdr>
            <w:top w:val="none" w:sz="0" w:space="0" w:color="auto"/>
            <w:left w:val="none" w:sz="0" w:space="0" w:color="auto"/>
            <w:bottom w:val="none" w:sz="0" w:space="0" w:color="auto"/>
            <w:right w:val="none" w:sz="0" w:space="0" w:color="auto"/>
          </w:divBdr>
        </w:div>
        <w:div w:id="318772928">
          <w:marLeft w:val="480"/>
          <w:marRight w:val="0"/>
          <w:marTop w:val="0"/>
          <w:marBottom w:val="0"/>
          <w:divBdr>
            <w:top w:val="none" w:sz="0" w:space="0" w:color="auto"/>
            <w:left w:val="none" w:sz="0" w:space="0" w:color="auto"/>
            <w:bottom w:val="none" w:sz="0" w:space="0" w:color="auto"/>
            <w:right w:val="none" w:sz="0" w:space="0" w:color="auto"/>
          </w:divBdr>
        </w:div>
        <w:div w:id="354429867">
          <w:marLeft w:val="480"/>
          <w:marRight w:val="0"/>
          <w:marTop w:val="0"/>
          <w:marBottom w:val="0"/>
          <w:divBdr>
            <w:top w:val="none" w:sz="0" w:space="0" w:color="auto"/>
            <w:left w:val="none" w:sz="0" w:space="0" w:color="auto"/>
            <w:bottom w:val="none" w:sz="0" w:space="0" w:color="auto"/>
            <w:right w:val="none" w:sz="0" w:space="0" w:color="auto"/>
          </w:divBdr>
        </w:div>
        <w:div w:id="422721435">
          <w:marLeft w:val="480"/>
          <w:marRight w:val="0"/>
          <w:marTop w:val="0"/>
          <w:marBottom w:val="0"/>
          <w:divBdr>
            <w:top w:val="none" w:sz="0" w:space="0" w:color="auto"/>
            <w:left w:val="none" w:sz="0" w:space="0" w:color="auto"/>
            <w:bottom w:val="none" w:sz="0" w:space="0" w:color="auto"/>
            <w:right w:val="none" w:sz="0" w:space="0" w:color="auto"/>
          </w:divBdr>
        </w:div>
        <w:div w:id="477037487">
          <w:marLeft w:val="480"/>
          <w:marRight w:val="0"/>
          <w:marTop w:val="0"/>
          <w:marBottom w:val="0"/>
          <w:divBdr>
            <w:top w:val="none" w:sz="0" w:space="0" w:color="auto"/>
            <w:left w:val="none" w:sz="0" w:space="0" w:color="auto"/>
            <w:bottom w:val="none" w:sz="0" w:space="0" w:color="auto"/>
            <w:right w:val="none" w:sz="0" w:space="0" w:color="auto"/>
          </w:divBdr>
        </w:div>
        <w:div w:id="500045995">
          <w:marLeft w:val="480"/>
          <w:marRight w:val="0"/>
          <w:marTop w:val="0"/>
          <w:marBottom w:val="0"/>
          <w:divBdr>
            <w:top w:val="none" w:sz="0" w:space="0" w:color="auto"/>
            <w:left w:val="none" w:sz="0" w:space="0" w:color="auto"/>
            <w:bottom w:val="none" w:sz="0" w:space="0" w:color="auto"/>
            <w:right w:val="none" w:sz="0" w:space="0" w:color="auto"/>
          </w:divBdr>
        </w:div>
        <w:div w:id="507016088">
          <w:marLeft w:val="480"/>
          <w:marRight w:val="0"/>
          <w:marTop w:val="0"/>
          <w:marBottom w:val="0"/>
          <w:divBdr>
            <w:top w:val="none" w:sz="0" w:space="0" w:color="auto"/>
            <w:left w:val="none" w:sz="0" w:space="0" w:color="auto"/>
            <w:bottom w:val="none" w:sz="0" w:space="0" w:color="auto"/>
            <w:right w:val="none" w:sz="0" w:space="0" w:color="auto"/>
          </w:divBdr>
        </w:div>
        <w:div w:id="530538476">
          <w:marLeft w:val="480"/>
          <w:marRight w:val="0"/>
          <w:marTop w:val="0"/>
          <w:marBottom w:val="0"/>
          <w:divBdr>
            <w:top w:val="none" w:sz="0" w:space="0" w:color="auto"/>
            <w:left w:val="none" w:sz="0" w:space="0" w:color="auto"/>
            <w:bottom w:val="none" w:sz="0" w:space="0" w:color="auto"/>
            <w:right w:val="none" w:sz="0" w:space="0" w:color="auto"/>
          </w:divBdr>
        </w:div>
        <w:div w:id="634680147">
          <w:marLeft w:val="480"/>
          <w:marRight w:val="0"/>
          <w:marTop w:val="0"/>
          <w:marBottom w:val="0"/>
          <w:divBdr>
            <w:top w:val="none" w:sz="0" w:space="0" w:color="auto"/>
            <w:left w:val="none" w:sz="0" w:space="0" w:color="auto"/>
            <w:bottom w:val="none" w:sz="0" w:space="0" w:color="auto"/>
            <w:right w:val="none" w:sz="0" w:space="0" w:color="auto"/>
          </w:divBdr>
        </w:div>
        <w:div w:id="637497804">
          <w:marLeft w:val="480"/>
          <w:marRight w:val="0"/>
          <w:marTop w:val="0"/>
          <w:marBottom w:val="0"/>
          <w:divBdr>
            <w:top w:val="none" w:sz="0" w:space="0" w:color="auto"/>
            <w:left w:val="none" w:sz="0" w:space="0" w:color="auto"/>
            <w:bottom w:val="none" w:sz="0" w:space="0" w:color="auto"/>
            <w:right w:val="none" w:sz="0" w:space="0" w:color="auto"/>
          </w:divBdr>
        </w:div>
        <w:div w:id="824973006">
          <w:marLeft w:val="480"/>
          <w:marRight w:val="0"/>
          <w:marTop w:val="0"/>
          <w:marBottom w:val="0"/>
          <w:divBdr>
            <w:top w:val="none" w:sz="0" w:space="0" w:color="auto"/>
            <w:left w:val="none" w:sz="0" w:space="0" w:color="auto"/>
            <w:bottom w:val="none" w:sz="0" w:space="0" w:color="auto"/>
            <w:right w:val="none" w:sz="0" w:space="0" w:color="auto"/>
          </w:divBdr>
        </w:div>
        <w:div w:id="853690286">
          <w:marLeft w:val="480"/>
          <w:marRight w:val="0"/>
          <w:marTop w:val="0"/>
          <w:marBottom w:val="0"/>
          <w:divBdr>
            <w:top w:val="none" w:sz="0" w:space="0" w:color="auto"/>
            <w:left w:val="none" w:sz="0" w:space="0" w:color="auto"/>
            <w:bottom w:val="none" w:sz="0" w:space="0" w:color="auto"/>
            <w:right w:val="none" w:sz="0" w:space="0" w:color="auto"/>
          </w:divBdr>
        </w:div>
        <w:div w:id="917709788">
          <w:marLeft w:val="480"/>
          <w:marRight w:val="0"/>
          <w:marTop w:val="0"/>
          <w:marBottom w:val="0"/>
          <w:divBdr>
            <w:top w:val="none" w:sz="0" w:space="0" w:color="auto"/>
            <w:left w:val="none" w:sz="0" w:space="0" w:color="auto"/>
            <w:bottom w:val="none" w:sz="0" w:space="0" w:color="auto"/>
            <w:right w:val="none" w:sz="0" w:space="0" w:color="auto"/>
          </w:divBdr>
        </w:div>
        <w:div w:id="1138112617">
          <w:marLeft w:val="480"/>
          <w:marRight w:val="0"/>
          <w:marTop w:val="0"/>
          <w:marBottom w:val="0"/>
          <w:divBdr>
            <w:top w:val="none" w:sz="0" w:space="0" w:color="auto"/>
            <w:left w:val="none" w:sz="0" w:space="0" w:color="auto"/>
            <w:bottom w:val="none" w:sz="0" w:space="0" w:color="auto"/>
            <w:right w:val="none" w:sz="0" w:space="0" w:color="auto"/>
          </w:divBdr>
        </w:div>
        <w:div w:id="1200437783">
          <w:marLeft w:val="480"/>
          <w:marRight w:val="0"/>
          <w:marTop w:val="0"/>
          <w:marBottom w:val="0"/>
          <w:divBdr>
            <w:top w:val="none" w:sz="0" w:space="0" w:color="auto"/>
            <w:left w:val="none" w:sz="0" w:space="0" w:color="auto"/>
            <w:bottom w:val="none" w:sz="0" w:space="0" w:color="auto"/>
            <w:right w:val="none" w:sz="0" w:space="0" w:color="auto"/>
          </w:divBdr>
        </w:div>
        <w:div w:id="1216232202">
          <w:marLeft w:val="480"/>
          <w:marRight w:val="0"/>
          <w:marTop w:val="0"/>
          <w:marBottom w:val="0"/>
          <w:divBdr>
            <w:top w:val="none" w:sz="0" w:space="0" w:color="auto"/>
            <w:left w:val="none" w:sz="0" w:space="0" w:color="auto"/>
            <w:bottom w:val="none" w:sz="0" w:space="0" w:color="auto"/>
            <w:right w:val="none" w:sz="0" w:space="0" w:color="auto"/>
          </w:divBdr>
        </w:div>
        <w:div w:id="1248152410">
          <w:marLeft w:val="480"/>
          <w:marRight w:val="0"/>
          <w:marTop w:val="0"/>
          <w:marBottom w:val="0"/>
          <w:divBdr>
            <w:top w:val="none" w:sz="0" w:space="0" w:color="auto"/>
            <w:left w:val="none" w:sz="0" w:space="0" w:color="auto"/>
            <w:bottom w:val="none" w:sz="0" w:space="0" w:color="auto"/>
            <w:right w:val="none" w:sz="0" w:space="0" w:color="auto"/>
          </w:divBdr>
        </w:div>
        <w:div w:id="1252660694">
          <w:marLeft w:val="480"/>
          <w:marRight w:val="0"/>
          <w:marTop w:val="0"/>
          <w:marBottom w:val="0"/>
          <w:divBdr>
            <w:top w:val="none" w:sz="0" w:space="0" w:color="auto"/>
            <w:left w:val="none" w:sz="0" w:space="0" w:color="auto"/>
            <w:bottom w:val="none" w:sz="0" w:space="0" w:color="auto"/>
            <w:right w:val="none" w:sz="0" w:space="0" w:color="auto"/>
          </w:divBdr>
        </w:div>
        <w:div w:id="1378241434">
          <w:marLeft w:val="480"/>
          <w:marRight w:val="0"/>
          <w:marTop w:val="0"/>
          <w:marBottom w:val="0"/>
          <w:divBdr>
            <w:top w:val="none" w:sz="0" w:space="0" w:color="auto"/>
            <w:left w:val="none" w:sz="0" w:space="0" w:color="auto"/>
            <w:bottom w:val="none" w:sz="0" w:space="0" w:color="auto"/>
            <w:right w:val="none" w:sz="0" w:space="0" w:color="auto"/>
          </w:divBdr>
        </w:div>
        <w:div w:id="1420056177">
          <w:marLeft w:val="480"/>
          <w:marRight w:val="0"/>
          <w:marTop w:val="0"/>
          <w:marBottom w:val="0"/>
          <w:divBdr>
            <w:top w:val="none" w:sz="0" w:space="0" w:color="auto"/>
            <w:left w:val="none" w:sz="0" w:space="0" w:color="auto"/>
            <w:bottom w:val="none" w:sz="0" w:space="0" w:color="auto"/>
            <w:right w:val="none" w:sz="0" w:space="0" w:color="auto"/>
          </w:divBdr>
        </w:div>
        <w:div w:id="1547377861">
          <w:marLeft w:val="480"/>
          <w:marRight w:val="0"/>
          <w:marTop w:val="0"/>
          <w:marBottom w:val="0"/>
          <w:divBdr>
            <w:top w:val="none" w:sz="0" w:space="0" w:color="auto"/>
            <w:left w:val="none" w:sz="0" w:space="0" w:color="auto"/>
            <w:bottom w:val="none" w:sz="0" w:space="0" w:color="auto"/>
            <w:right w:val="none" w:sz="0" w:space="0" w:color="auto"/>
          </w:divBdr>
        </w:div>
        <w:div w:id="1861385906">
          <w:marLeft w:val="480"/>
          <w:marRight w:val="0"/>
          <w:marTop w:val="0"/>
          <w:marBottom w:val="0"/>
          <w:divBdr>
            <w:top w:val="none" w:sz="0" w:space="0" w:color="auto"/>
            <w:left w:val="none" w:sz="0" w:space="0" w:color="auto"/>
            <w:bottom w:val="none" w:sz="0" w:space="0" w:color="auto"/>
            <w:right w:val="none" w:sz="0" w:space="0" w:color="auto"/>
          </w:divBdr>
        </w:div>
        <w:div w:id="1901088320">
          <w:marLeft w:val="480"/>
          <w:marRight w:val="0"/>
          <w:marTop w:val="0"/>
          <w:marBottom w:val="0"/>
          <w:divBdr>
            <w:top w:val="none" w:sz="0" w:space="0" w:color="auto"/>
            <w:left w:val="none" w:sz="0" w:space="0" w:color="auto"/>
            <w:bottom w:val="none" w:sz="0" w:space="0" w:color="auto"/>
            <w:right w:val="none" w:sz="0" w:space="0" w:color="auto"/>
          </w:divBdr>
        </w:div>
        <w:div w:id="2021272415">
          <w:marLeft w:val="480"/>
          <w:marRight w:val="0"/>
          <w:marTop w:val="0"/>
          <w:marBottom w:val="0"/>
          <w:divBdr>
            <w:top w:val="none" w:sz="0" w:space="0" w:color="auto"/>
            <w:left w:val="none" w:sz="0" w:space="0" w:color="auto"/>
            <w:bottom w:val="none" w:sz="0" w:space="0" w:color="auto"/>
            <w:right w:val="none" w:sz="0" w:space="0" w:color="auto"/>
          </w:divBdr>
        </w:div>
        <w:div w:id="2070689084">
          <w:marLeft w:val="480"/>
          <w:marRight w:val="0"/>
          <w:marTop w:val="0"/>
          <w:marBottom w:val="0"/>
          <w:divBdr>
            <w:top w:val="none" w:sz="0" w:space="0" w:color="auto"/>
            <w:left w:val="none" w:sz="0" w:space="0" w:color="auto"/>
            <w:bottom w:val="none" w:sz="0" w:space="0" w:color="auto"/>
            <w:right w:val="none" w:sz="0" w:space="0" w:color="auto"/>
          </w:divBdr>
        </w:div>
      </w:divsChild>
    </w:div>
    <w:div w:id="1983342544">
      <w:bodyDiv w:val="1"/>
      <w:marLeft w:val="0"/>
      <w:marRight w:val="0"/>
      <w:marTop w:val="0"/>
      <w:marBottom w:val="0"/>
      <w:divBdr>
        <w:top w:val="none" w:sz="0" w:space="0" w:color="auto"/>
        <w:left w:val="none" w:sz="0" w:space="0" w:color="auto"/>
        <w:bottom w:val="none" w:sz="0" w:space="0" w:color="auto"/>
        <w:right w:val="none" w:sz="0" w:space="0" w:color="auto"/>
      </w:divBdr>
    </w:div>
    <w:div w:id="1986396954">
      <w:bodyDiv w:val="1"/>
      <w:marLeft w:val="0"/>
      <w:marRight w:val="0"/>
      <w:marTop w:val="0"/>
      <w:marBottom w:val="0"/>
      <w:divBdr>
        <w:top w:val="none" w:sz="0" w:space="0" w:color="auto"/>
        <w:left w:val="none" w:sz="0" w:space="0" w:color="auto"/>
        <w:bottom w:val="none" w:sz="0" w:space="0" w:color="auto"/>
        <w:right w:val="none" w:sz="0" w:space="0" w:color="auto"/>
      </w:divBdr>
    </w:div>
    <w:div w:id="1988625051">
      <w:bodyDiv w:val="1"/>
      <w:marLeft w:val="0"/>
      <w:marRight w:val="0"/>
      <w:marTop w:val="0"/>
      <w:marBottom w:val="0"/>
      <w:divBdr>
        <w:top w:val="none" w:sz="0" w:space="0" w:color="auto"/>
        <w:left w:val="none" w:sz="0" w:space="0" w:color="auto"/>
        <w:bottom w:val="none" w:sz="0" w:space="0" w:color="auto"/>
        <w:right w:val="none" w:sz="0" w:space="0" w:color="auto"/>
      </w:divBdr>
      <w:divsChild>
        <w:div w:id="555748829">
          <w:marLeft w:val="0"/>
          <w:marRight w:val="0"/>
          <w:marTop w:val="0"/>
          <w:marBottom w:val="0"/>
          <w:divBdr>
            <w:top w:val="none" w:sz="0" w:space="0" w:color="auto"/>
            <w:left w:val="none" w:sz="0" w:space="0" w:color="auto"/>
            <w:bottom w:val="none" w:sz="0" w:space="0" w:color="auto"/>
            <w:right w:val="none" w:sz="0" w:space="0" w:color="auto"/>
          </w:divBdr>
          <w:divsChild>
            <w:div w:id="2001151760">
              <w:marLeft w:val="0"/>
              <w:marRight w:val="0"/>
              <w:marTop w:val="0"/>
              <w:marBottom w:val="0"/>
              <w:divBdr>
                <w:top w:val="none" w:sz="0" w:space="0" w:color="auto"/>
                <w:left w:val="none" w:sz="0" w:space="0" w:color="auto"/>
                <w:bottom w:val="none" w:sz="0" w:space="0" w:color="auto"/>
                <w:right w:val="none" w:sz="0" w:space="0" w:color="auto"/>
              </w:divBdr>
              <w:divsChild>
                <w:div w:id="2109081717">
                  <w:marLeft w:val="0"/>
                  <w:marRight w:val="0"/>
                  <w:marTop w:val="0"/>
                  <w:marBottom w:val="0"/>
                  <w:divBdr>
                    <w:top w:val="single" w:sz="8" w:space="0" w:color="1F1F1F"/>
                    <w:left w:val="single" w:sz="8" w:space="0" w:color="1F1F1F"/>
                    <w:bottom w:val="single" w:sz="8" w:space="0" w:color="1F1F1F"/>
                    <w:right w:val="single" w:sz="8" w:space="0" w:color="1F1F1F"/>
                  </w:divBdr>
                  <w:divsChild>
                    <w:div w:id="655568979">
                      <w:marLeft w:val="0"/>
                      <w:marRight w:val="0"/>
                      <w:marTop w:val="0"/>
                      <w:marBottom w:val="0"/>
                      <w:divBdr>
                        <w:top w:val="none" w:sz="0" w:space="0" w:color="auto"/>
                        <w:left w:val="none" w:sz="0" w:space="0" w:color="auto"/>
                        <w:bottom w:val="none" w:sz="0" w:space="0" w:color="auto"/>
                        <w:right w:val="none" w:sz="0" w:space="0" w:color="auto"/>
                      </w:divBdr>
                      <w:divsChild>
                        <w:div w:id="1988971126">
                          <w:marLeft w:val="0"/>
                          <w:marRight w:val="0"/>
                          <w:marTop w:val="0"/>
                          <w:marBottom w:val="0"/>
                          <w:divBdr>
                            <w:top w:val="none" w:sz="0" w:space="0" w:color="auto"/>
                            <w:left w:val="none" w:sz="0" w:space="0" w:color="auto"/>
                            <w:bottom w:val="none" w:sz="0" w:space="0" w:color="auto"/>
                            <w:right w:val="none" w:sz="0" w:space="0" w:color="auto"/>
                          </w:divBdr>
                          <w:divsChild>
                            <w:div w:id="1458715602">
                              <w:marLeft w:val="0"/>
                              <w:marRight w:val="0"/>
                              <w:marTop w:val="0"/>
                              <w:marBottom w:val="0"/>
                              <w:divBdr>
                                <w:top w:val="none" w:sz="0" w:space="0" w:color="auto"/>
                                <w:left w:val="none" w:sz="0" w:space="0" w:color="auto"/>
                                <w:bottom w:val="none" w:sz="0" w:space="0" w:color="auto"/>
                                <w:right w:val="none" w:sz="0" w:space="0" w:color="auto"/>
                              </w:divBdr>
                              <w:divsChild>
                                <w:div w:id="574508310">
                                  <w:marLeft w:val="0"/>
                                  <w:marRight w:val="0"/>
                                  <w:marTop w:val="0"/>
                                  <w:marBottom w:val="0"/>
                                  <w:divBdr>
                                    <w:top w:val="none" w:sz="0" w:space="0" w:color="auto"/>
                                    <w:left w:val="none" w:sz="0" w:space="0" w:color="auto"/>
                                    <w:bottom w:val="none" w:sz="0" w:space="0" w:color="auto"/>
                                    <w:right w:val="none" w:sz="0" w:space="0" w:color="auto"/>
                                  </w:divBdr>
                                  <w:divsChild>
                                    <w:div w:id="61040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480045">
      <w:bodyDiv w:val="1"/>
      <w:marLeft w:val="0"/>
      <w:marRight w:val="0"/>
      <w:marTop w:val="0"/>
      <w:marBottom w:val="0"/>
      <w:divBdr>
        <w:top w:val="none" w:sz="0" w:space="0" w:color="auto"/>
        <w:left w:val="none" w:sz="0" w:space="0" w:color="auto"/>
        <w:bottom w:val="none" w:sz="0" w:space="0" w:color="auto"/>
        <w:right w:val="none" w:sz="0" w:space="0" w:color="auto"/>
      </w:divBdr>
    </w:div>
    <w:div w:id="1997218010">
      <w:bodyDiv w:val="1"/>
      <w:marLeft w:val="0"/>
      <w:marRight w:val="0"/>
      <w:marTop w:val="0"/>
      <w:marBottom w:val="0"/>
      <w:divBdr>
        <w:top w:val="none" w:sz="0" w:space="0" w:color="auto"/>
        <w:left w:val="none" w:sz="0" w:space="0" w:color="auto"/>
        <w:bottom w:val="none" w:sz="0" w:space="0" w:color="auto"/>
        <w:right w:val="none" w:sz="0" w:space="0" w:color="auto"/>
      </w:divBdr>
      <w:divsChild>
        <w:div w:id="25570176">
          <w:marLeft w:val="480"/>
          <w:marRight w:val="0"/>
          <w:marTop w:val="0"/>
          <w:marBottom w:val="0"/>
          <w:divBdr>
            <w:top w:val="none" w:sz="0" w:space="0" w:color="auto"/>
            <w:left w:val="none" w:sz="0" w:space="0" w:color="auto"/>
            <w:bottom w:val="none" w:sz="0" w:space="0" w:color="auto"/>
            <w:right w:val="none" w:sz="0" w:space="0" w:color="auto"/>
          </w:divBdr>
        </w:div>
        <w:div w:id="26607736">
          <w:marLeft w:val="480"/>
          <w:marRight w:val="0"/>
          <w:marTop w:val="0"/>
          <w:marBottom w:val="0"/>
          <w:divBdr>
            <w:top w:val="none" w:sz="0" w:space="0" w:color="auto"/>
            <w:left w:val="none" w:sz="0" w:space="0" w:color="auto"/>
            <w:bottom w:val="none" w:sz="0" w:space="0" w:color="auto"/>
            <w:right w:val="none" w:sz="0" w:space="0" w:color="auto"/>
          </w:divBdr>
        </w:div>
        <w:div w:id="80181988">
          <w:marLeft w:val="480"/>
          <w:marRight w:val="0"/>
          <w:marTop w:val="0"/>
          <w:marBottom w:val="0"/>
          <w:divBdr>
            <w:top w:val="none" w:sz="0" w:space="0" w:color="auto"/>
            <w:left w:val="none" w:sz="0" w:space="0" w:color="auto"/>
            <w:bottom w:val="none" w:sz="0" w:space="0" w:color="auto"/>
            <w:right w:val="none" w:sz="0" w:space="0" w:color="auto"/>
          </w:divBdr>
        </w:div>
        <w:div w:id="200824278">
          <w:marLeft w:val="480"/>
          <w:marRight w:val="0"/>
          <w:marTop w:val="0"/>
          <w:marBottom w:val="0"/>
          <w:divBdr>
            <w:top w:val="none" w:sz="0" w:space="0" w:color="auto"/>
            <w:left w:val="none" w:sz="0" w:space="0" w:color="auto"/>
            <w:bottom w:val="none" w:sz="0" w:space="0" w:color="auto"/>
            <w:right w:val="none" w:sz="0" w:space="0" w:color="auto"/>
          </w:divBdr>
        </w:div>
        <w:div w:id="203296522">
          <w:marLeft w:val="480"/>
          <w:marRight w:val="0"/>
          <w:marTop w:val="0"/>
          <w:marBottom w:val="0"/>
          <w:divBdr>
            <w:top w:val="none" w:sz="0" w:space="0" w:color="auto"/>
            <w:left w:val="none" w:sz="0" w:space="0" w:color="auto"/>
            <w:bottom w:val="none" w:sz="0" w:space="0" w:color="auto"/>
            <w:right w:val="none" w:sz="0" w:space="0" w:color="auto"/>
          </w:divBdr>
        </w:div>
        <w:div w:id="216356635">
          <w:marLeft w:val="480"/>
          <w:marRight w:val="0"/>
          <w:marTop w:val="0"/>
          <w:marBottom w:val="0"/>
          <w:divBdr>
            <w:top w:val="none" w:sz="0" w:space="0" w:color="auto"/>
            <w:left w:val="none" w:sz="0" w:space="0" w:color="auto"/>
            <w:bottom w:val="none" w:sz="0" w:space="0" w:color="auto"/>
            <w:right w:val="none" w:sz="0" w:space="0" w:color="auto"/>
          </w:divBdr>
        </w:div>
        <w:div w:id="290212232">
          <w:marLeft w:val="480"/>
          <w:marRight w:val="0"/>
          <w:marTop w:val="0"/>
          <w:marBottom w:val="0"/>
          <w:divBdr>
            <w:top w:val="none" w:sz="0" w:space="0" w:color="auto"/>
            <w:left w:val="none" w:sz="0" w:space="0" w:color="auto"/>
            <w:bottom w:val="none" w:sz="0" w:space="0" w:color="auto"/>
            <w:right w:val="none" w:sz="0" w:space="0" w:color="auto"/>
          </w:divBdr>
        </w:div>
        <w:div w:id="342899935">
          <w:marLeft w:val="480"/>
          <w:marRight w:val="0"/>
          <w:marTop w:val="0"/>
          <w:marBottom w:val="0"/>
          <w:divBdr>
            <w:top w:val="none" w:sz="0" w:space="0" w:color="auto"/>
            <w:left w:val="none" w:sz="0" w:space="0" w:color="auto"/>
            <w:bottom w:val="none" w:sz="0" w:space="0" w:color="auto"/>
            <w:right w:val="none" w:sz="0" w:space="0" w:color="auto"/>
          </w:divBdr>
        </w:div>
        <w:div w:id="412044094">
          <w:marLeft w:val="480"/>
          <w:marRight w:val="0"/>
          <w:marTop w:val="0"/>
          <w:marBottom w:val="0"/>
          <w:divBdr>
            <w:top w:val="none" w:sz="0" w:space="0" w:color="auto"/>
            <w:left w:val="none" w:sz="0" w:space="0" w:color="auto"/>
            <w:bottom w:val="none" w:sz="0" w:space="0" w:color="auto"/>
            <w:right w:val="none" w:sz="0" w:space="0" w:color="auto"/>
          </w:divBdr>
        </w:div>
        <w:div w:id="465510667">
          <w:marLeft w:val="480"/>
          <w:marRight w:val="0"/>
          <w:marTop w:val="0"/>
          <w:marBottom w:val="0"/>
          <w:divBdr>
            <w:top w:val="none" w:sz="0" w:space="0" w:color="auto"/>
            <w:left w:val="none" w:sz="0" w:space="0" w:color="auto"/>
            <w:bottom w:val="none" w:sz="0" w:space="0" w:color="auto"/>
            <w:right w:val="none" w:sz="0" w:space="0" w:color="auto"/>
          </w:divBdr>
        </w:div>
        <w:div w:id="522061309">
          <w:marLeft w:val="480"/>
          <w:marRight w:val="0"/>
          <w:marTop w:val="0"/>
          <w:marBottom w:val="0"/>
          <w:divBdr>
            <w:top w:val="none" w:sz="0" w:space="0" w:color="auto"/>
            <w:left w:val="none" w:sz="0" w:space="0" w:color="auto"/>
            <w:bottom w:val="none" w:sz="0" w:space="0" w:color="auto"/>
            <w:right w:val="none" w:sz="0" w:space="0" w:color="auto"/>
          </w:divBdr>
        </w:div>
        <w:div w:id="651329510">
          <w:marLeft w:val="480"/>
          <w:marRight w:val="0"/>
          <w:marTop w:val="0"/>
          <w:marBottom w:val="0"/>
          <w:divBdr>
            <w:top w:val="none" w:sz="0" w:space="0" w:color="auto"/>
            <w:left w:val="none" w:sz="0" w:space="0" w:color="auto"/>
            <w:bottom w:val="none" w:sz="0" w:space="0" w:color="auto"/>
            <w:right w:val="none" w:sz="0" w:space="0" w:color="auto"/>
          </w:divBdr>
        </w:div>
        <w:div w:id="793983402">
          <w:marLeft w:val="480"/>
          <w:marRight w:val="0"/>
          <w:marTop w:val="0"/>
          <w:marBottom w:val="0"/>
          <w:divBdr>
            <w:top w:val="none" w:sz="0" w:space="0" w:color="auto"/>
            <w:left w:val="none" w:sz="0" w:space="0" w:color="auto"/>
            <w:bottom w:val="none" w:sz="0" w:space="0" w:color="auto"/>
            <w:right w:val="none" w:sz="0" w:space="0" w:color="auto"/>
          </w:divBdr>
        </w:div>
        <w:div w:id="806119111">
          <w:marLeft w:val="480"/>
          <w:marRight w:val="0"/>
          <w:marTop w:val="0"/>
          <w:marBottom w:val="0"/>
          <w:divBdr>
            <w:top w:val="none" w:sz="0" w:space="0" w:color="auto"/>
            <w:left w:val="none" w:sz="0" w:space="0" w:color="auto"/>
            <w:bottom w:val="none" w:sz="0" w:space="0" w:color="auto"/>
            <w:right w:val="none" w:sz="0" w:space="0" w:color="auto"/>
          </w:divBdr>
        </w:div>
        <w:div w:id="811290825">
          <w:marLeft w:val="480"/>
          <w:marRight w:val="0"/>
          <w:marTop w:val="0"/>
          <w:marBottom w:val="0"/>
          <w:divBdr>
            <w:top w:val="none" w:sz="0" w:space="0" w:color="auto"/>
            <w:left w:val="none" w:sz="0" w:space="0" w:color="auto"/>
            <w:bottom w:val="none" w:sz="0" w:space="0" w:color="auto"/>
            <w:right w:val="none" w:sz="0" w:space="0" w:color="auto"/>
          </w:divBdr>
        </w:div>
        <w:div w:id="845051519">
          <w:marLeft w:val="480"/>
          <w:marRight w:val="0"/>
          <w:marTop w:val="0"/>
          <w:marBottom w:val="0"/>
          <w:divBdr>
            <w:top w:val="none" w:sz="0" w:space="0" w:color="auto"/>
            <w:left w:val="none" w:sz="0" w:space="0" w:color="auto"/>
            <w:bottom w:val="none" w:sz="0" w:space="0" w:color="auto"/>
            <w:right w:val="none" w:sz="0" w:space="0" w:color="auto"/>
          </w:divBdr>
        </w:div>
        <w:div w:id="920523741">
          <w:marLeft w:val="480"/>
          <w:marRight w:val="0"/>
          <w:marTop w:val="0"/>
          <w:marBottom w:val="0"/>
          <w:divBdr>
            <w:top w:val="none" w:sz="0" w:space="0" w:color="auto"/>
            <w:left w:val="none" w:sz="0" w:space="0" w:color="auto"/>
            <w:bottom w:val="none" w:sz="0" w:space="0" w:color="auto"/>
            <w:right w:val="none" w:sz="0" w:space="0" w:color="auto"/>
          </w:divBdr>
        </w:div>
        <w:div w:id="948897263">
          <w:marLeft w:val="480"/>
          <w:marRight w:val="0"/>
          <w:marTop w:val="0"/>
          <w:marBottom w:val="0"/>
          <w:divBdr>
            <w:top w:val="none" w:sz="0" w:space="0" w:color="auto"/>
            <w:left w:val="none" w:sz="0" w:space="0" w:color="auto"/>
            <w:bottom w:val="none" w:sz="0" w:space="0" w:color="auto"/>
            <w:right w:val="none" w:sz="0" w:space="0" w:color="auto"/>
          </w:divBdr>
        </w:div>
        <w:div w:id="1035733410">
          <w:marLeft w:val="480"/>
          <w:marRight w:val="0"/>
          <w:marTop w:val="0"/>
          <w:marBottom w:val="0"/>
          <w:divBdr>
            <w:top w:val="none" w:sz="0" w:space="0" w:color="auto"/>
            <w:left w:val="none" w:sz="0" w:space="0" w:color="auto"/>
            <w:bottom w:val="none" w:sz="0" w:space="0" w:color="auto"/>
            <w:right w:val="none" w:sz="0" w:space="0" w:color="auto"/>
          </w:divBdr>
        </w:div>
        <w:div w:id="1115367233">
          <w:marLeft w:val="480"/>
          <w:marRight w:val="0"/>
          <w:marTop w:val="0"/>
          <w:marBottom w:val="0"/>
          <w:divBdr>
            <w:top w:val="none" w:sz="0" w:space="0" w:color="auto"/>
            <w:left w:val="none" w:sz="0" w:space="0" w:color="auto"/>
            <w:bottom w:val="none" w:sz="0" w:space="0" w:color="auto"/>
            <w:right w:val="none" w:sz="0" w:space="0" w:color="auto"/>
          </w:divBdr>
        </w:div>
        <w:div w:id="1340545045">
          <w:marLeft w:val="480"/>
          <w:marRight w:val="0"/>
          <w:marTop w:val="0"/>
          <w:marBottom w:val="0"/>
          <w:divBdr>
            <w:top w:val="none" w:sz="0" w:space="0" w:color="auto"/>
            <w:left w:val="none" w:sz="0" w:space="0" w:color="auto"/>
            <w:bottom w:val="none" w:sz="0" w:space="0" w:color="auto"/>
            <w:right w:val="none" w:sz="0" w:space="0" w:color="auto"/>
          </w:divBdr>
        </w:div>
        <w:div w:id="1460146998">
          <w:marLeft w:val="480"/>
          <w:marRight w:val="0"/>
          <w:marTop w:val="0"/>
          <w:marBottom w:val="0"/>
          <w:divBdr>
            <w:top w:val="none" w:sz="0" w:space="0" w:color="auto"/>
            <w:left w:val="none" w:sz="0" w:space="0" w:color="auto"/>
            <w:bottom w:val="none" w:sz="0" w:space="0" w:color="auto"/>
            <w:right w:val="none" w:sz="0" w:space="0" w:color="auto"/>
          </w:divBdr>
        </w:div>
        <w:div w:id="1494178302">
          <w:marLeft w:val="480"/>
          <w:marRight w:val="0"/>
          <w:marTop w:val="0"/>
          <w:marBottom w:val="0"/>
          <w:divBdr>
            <w:top w:val="none" w:sz="0" w:space="0" w:color="auto"/>
            <w:left w:val="none" w:sz="0" w:space="0" w:color="auto"/>
            <w:bottom w:val="none" w:sz="0" w:space="0" w:color="auto"/>
            <w:right w:val="none" w:sz="0" w:space="0" w:color="auto"/>
          </w:divBdr>
        </w:div>
        <w:div w:id="1633945747">
          <w:marLeft w:val="480"/>
          <w:marRight w:val="0"/>
          <w:marTop w:val="0"/>
          <w:marBottom w:val="0"/>
          <w:divBdr>
            <w:top w:val="none" w:sz="0" w:space="0" w:color="auto"/>
            <w:left w:val="none" w:sz="0" w:space="0" w:color="auto"/>
            <w:bottom w:val="none" w:sz="0" w:space="0" w:color="auto"/>
            <w:right w:val="none" w:sz="0" w:space="0" w:color="auto"/>
          </w:divBdr>
        </w:div>
        <w:div w:id="1664892405">
          <w:marLeft w:val="480"/>
          <w:marRight w:val="0"/>
          <w:marTop w:val="0"/>
          <w:marBottom w:val="0"/>
          <w:divBdr>
            <w:top w:val="none" w:sz="0" w:space="0" w:color="auto"/>
            <w:left w:val="none" w:sz="0" w:space="0" w:color="auto"/>
            <w:bottom w:val="none" w:sz="0" w:space="0" w:color="auto"/>
            <w:right w:val="none" w:sz="0" w:space="0" w:color="auto"/>
          </w:divBdr>
        </w:div>
        <w:div w:id="1720008304">
          <w:marLeft w:val="480"/>
          <w:marRight w:val="0"/>
          <w:marTop w:val="0"/>
          <w:marBottom w:val="0"/>
          <w:divBdr>
            <w:top w:val="none" w:sz="0" w:space="0" w:color="auto"/>
            <w:left w:val="none" w:sz="0" w:space="0" w:color="auto"/>
            <w:bottom w:val="none" w:sz="0" w:space="0" w:color="auto"/>
            <w:right w:val="none" w:sz="0" w:space="0" w:color="auto"/>
          </w:divBdr>
        </w:div>
        <w:div w:id="1721519597">
          <w:marLeft w:val="480"/>
          <w:marRight w:val="0"/>
          <w:marTop w:val="0"/>
          <w:marBottom w:val="0"/>
          <w:divBdr>
            <w:top w:val="none" w:sz="0" w:space="0" w:color="auto"/>
            <w:left w:val="none" w:sz="0" w:space="0" w:color="auto"/>
            <w:bottom w:val="none" w:sz="0" w:space="0" w:color="auto"/>
            <w:right w:val="none" w:sz="0" w:space="0" w:color="auto"/>
          </w:divBdr>
        </w:div>
        <w:div w:id="1725905707">
          <w:marLeft w:val="480"/>
          <w:marRight w:val="0"/>
          <w:marTop w:val="0"/>
          <w:marBottom w:val="0"/>
          <w:divBdr>
            <w:top w:val="none" w:sz="0" w:space="0" w:color="auto"/>
            <w:left w:val="none" w:sz="0" w:space="0" w:color="auto"/>
            <w:bottom w:val="none" w:sz="0" w:space="0" w:color="auto"/>
            <w:right w:val="none" w:sz="0" w:space="0" w:color="auto"/>
          </w:divBdr>
        </w:div>
        <w:div w:id="1750031505">
          <w:marLeft w:val="480"/>
          <w:marRight w:val="0"/>
          <w:marTop w:val="0"/>
          <w:marBottom w:val="0"/>
          <w:divBdr>
            <w:top w:val="none" w:sz="0" w:space="0" w:color="auto"/>
            <w:left w:val="none" w:sz="0" w:space="0" w:color="auto"/>
            <w:bottom w:val="none" w:sz="0" w:space="0" w:color="auto"/>
            <w:right w:val="none" w:sz="0" w:space="0" w:color="auto"/>
          </w:divBdr>
        </w:div>
        <w:div w:id="1789545963">
          <w:marLeft w:val="480"/>
          <w:marRight w:val="0"/>
          <w:marTop w:val="0"/>
          <w:marBottom w:val="0"/>
          <w:divBdr>
            <w:top w:val="none" w:sz="0" w:space="0" w:color="auto"/>
            <w:left w:val="none" w:sz="0" w:space="0" w:color="auto"/>
            <w:bottom w:val="none" w:sz="0" w:space="0" w:color="auto"/>
            <w:right w:val="none" w:sz="0" w:space="0" w:color="auto"/>
          </w:divBdr>
        </w:div>
        <w:div w:id="1829591320">
          <w:marLeft w:val="480"/>
          <w:marRight w:val="0"/>
          <w:marTop w:val="0"/>
          <w:marBottom w:val="0"/>
          <w:divBdr>
            <w:top w:val="none" w:sz="0" w:space="0" w:color="auto"/>
            <w:left w:val="none" w:sz="0" w:space="0" w:color="auto"/>
            <w:bottom w:val="none" w:sz="0" w:space="0" w:color="auto"/>
            <w:right w:val="none" w:sz="0" w:space="0" w:color="auto"/>
          </w:divBdr>
        </w:div>
        <w:div w:id="1878002784">
          <w:marLeft w:val="480"/>
          <w:marRight w:val="0"/>
          <w:marTop w:val="0"/>
          <w:marBottom w:val="0"/>
          <w:divBdr>
            <w:top w:val="none" w:sz="0" w:space="0" w:color="auto"/>
            <w:left w:val="none" w:sz="0" w:space="0" w:color="auto"/>
            <w:bottom w:val="none" w:sz="0" w:space="0" w:color="auto"/>
            <w:right w:val="none" w:sz="0" w:space="0" w:color="auto"/>
          </w:divBdr>
        </w:div>
        <w:div w:id="1997687664">
          <w:marLeft w:val="480"/>
          <w:marRight w:val="0"/>
          <w:marTop w:val="0"/>
          <w:marBottom w:val="0"/>
          <w:divBdr>
            <w:top w:val="none" w:sz="0" w:space="0" w:color="auto"/>
            <w:left w:val="none" w:sz="0" w:space="0" w:color="auto"/>
            <w:bottom w:val="none" w:sz="0" w:space="0" w:color="auto"/>
            <w:right w:val="none" w:sz="0" w:space="0" w:color="auto"/>
          </w:divBdr>
        </w:div>
        <w:div w:id="2050182642">
          <w:marLeft w:val="480"/>
          <w:marRight w:val="0"/>
          <w:marTop w:val="0"/>
          <w:marBottom w:val="0"/>
          <w:divBdr>
            <w:top w:val="none" w:sz="0" w:space="0" w:color="auto"/>
            <w:left w:val="none" w:sz="0" w:space="0" w:color="auto"/>
            <w:bottom w:val="none" w:sz="0" w:space="0" w:color="auto"/>
            <w:right w:val="none" w:sz="0" w:space="0" w:color="auto"/>
          </w:divBdr>
        </w:div>
        <w:div w:id="2087610659">
          <w:marLeft w:val="480"/>
          <w:marRight w:val="0"/>
          <w:marTop w:val="0"/>
          <w:marBottom w:val="0"/>
          <w:divBdr>
            <w:top w:val="none" w:sz="0" w:space="0" w:color="auto"/>
            <w:left w:val="none" w:sz="0" w:space="0" w:color="auto"/>
            <w:bottom w:val="none" w:sz="0" w:space="0" w:color="auto"/>
            <w:right w:val="none" w:sz="0" w:space="0" w:color="auto"/>
          </w:divBdr>
        </w:div>
      </w:divsChild>
    </w:div>
    <w:div w:id="1998222330">
      <w:bodyDiv w:val="1"/>
      <w:marLeft w:val="0"/>
      <w:marRight w:val="0"/>
      <w:marTop w:val="0"/>
      <w:marBottom w:val="0"/>
      <w:divBdr>
        <w:top w:val="none" w:sz="0" w:space="0" w:color="auto"/>
        <w:left w:val="none" w:sz="0" w:space="0" w:color="auto"/>
        <w:bottom w:val="none" w:sz="0" w:space="0" w:color="auto"/>
        <w:right w:val="none" w:sz="0" w:space="0" w:color="auto"/>
      </w:divBdr>
    </w:div>
    <w:div w:id="1998877989">
      <w:bodyDiv w:val="1"/>
      <w:marLeft w:val="0"/>
      <w:marRight w:val="0"/>
      <w:marTop w:val="0"/>
      <w:marBottom w:val="0"/>
      <w:divBdr>
        <w:top w:val="none" w:sz="0" w:space="0" w:color="auto"/>
        <w:left w:val="none" w:sz="0" w:space="0" w:color="auto"/>
        <w:bottom w:val="none" w:sz="0" w:space="0" w:color="auto"/>
        <w:right w:val="none" w:sz="0" w:space="0" w:color="auto"/>
      </w:divBdr>
      <w:divsChild>
        <w:div w:id="25378601">
          <w:marLeft w:val="480"/>
          <w:marRight w:val="0"/>
          <w:marTop w:val="0"/>
          <w:marBottom w:val="0"/>
          <w:divBdr>
            <w:top w:val="none" w:sz="0" w:space="0" w:color="auto"/>
            <w:left w:val="none" w:sz="0" w:space="0" w:color="auto"/>
            <w:bottom w:val="none" w:sz="0" w:space="0" w:color="auto"/>
            <w:right w:val="none" w:sz="0" w:space="0" w:color="auto"/>
          </w:divBdr>
        </w:div>
        <w:div w:id="141165248">
          <w:marLeft w:val="480"/>
          <w:marRight w:val="0"/>
          <w:marTop w:val="0"/>
          <w:marBottom w:val="0"/>
          <w:divBdr>
            <w:top w:val="none" w:sz="0" w:space="0" w:color="auto"/>
            <w:left w:val="none" w:sz="0" w:space="0" w:color="auto"/>
            <w:bottom w:val="none" w:sz="0" w:space="0" w:color="auto"/>
            <w:right w:val="none" w:sz="0" w:space="0" w:color="auto"/>
          </w:divBdr>
        </w:div>
        <w:div w:id="145779552">
          <w:marLeft w:val="480"/>
          <w:marRight w:val="0"/>
          <w:marTop w:val="0"/>
          <w:marBottom w:val="0"/>
          <w:divBdr>
            <w:top w:val="none" w:sz="0" w:space="0" w:color="auto"/>
            <w:left w:val="none" w:sz="0" w:space="0" w:color="auto"/>
            <w:bottom w:val="none" w:sz="0" w:space="0" w:color="auto"/>
            <w:right w:val="none" w:sz="0" w:space="0" w:color="auto"/>
          </w:divBdr>
        </w:div>
        <w:div w:id="183904659">
          <w:marLeft w:val="480"/>
          <w:marRight w:val="0"/>
          <w:marTop w:val="0"/>
          <w:marBottom w:val="0"/>
          <w:divBdr>
            <w:top w:val="none" w:sz="0" w:space="0" w:color="auto"/>
            <w:left w:val="none" w:sz="0" w:space="0" w:color="auto"/>
            <w:bottom w:val="none" w:sz="0" w:space="0" w:color="auto"/>
            <w:right w:val="none" w:sz="0" w:space="0" w:color="auto"/>
          </w:divBdr>
        </w:div>
        <w:div w:id="323170134">
          <w:marLeft w:val="480"/>
          <w:marRight w:val="0"/>
          <w:marTop w:val="0"/>
          <w:marBottom w:val="0"/>
          <w:divBdr>
            <w:top w:val="none" w:sz="0" w:space="0" w:color="auto"/>
            <w:left w:val="none" w:sz="0" w:space="0" w:color="auto"/>
            <w:bottom w:val="none" w:sz="0" w:space="0" w:color="auto"/>
            <w:right w:val="none" w:sz="0" w:space="0" w:color="auto"/>
          </w:divBdr>
        </w:div>
        <w:div w:id="767120892">
          <w:marLeft w:val="480"/>
          <w:marRight w:val="0"/>
          <w:marTop w:val="0"/>
          <w:marBottom w:val="0"/>
          <w:divBdr>
            <w:top w:val="none" w:sz="0" w:space="0" w:color="auto"/>
            <w:left w:val="none" w:sz="0" w:space="0" w:color="auto"/>
            <w:bottom w:val="none" w:sz="0" w:space="0" w:color="auto"/>
            <w:right w:val="none" w:sz="0" w:space="0" w:color="auto"/>
          </w:divBdr>
        </w:div>
        <w:div w:id="870187952">
          <w:marLeft w:val="480"/>
          <w:marRight w:val="0"/>
          <w:marTop w:val="0"/>
          <w:marBottom w:val="0"/>
          <w:divBdr>
            <w:top w:val="none" w:sz="0" w:space="0" w:color="auto"/>
            <w:left w:val="none" w:sz="0" w:space="0" w:color="auto"/>
            <w:bottom w:val="none" w:sz="0" w:space="0" w:color="auto"/>
            <w:right w:val="none" w:sz="0" w:space="0" w:color="auto"/>
          </w:divBdr>
        </w:div>
        <w:div w:id="922104075">
          <w:marLeft w:val="480"/>
          <w:marRight w:val="0"/>
          <w:marTop w:val="0"/>
          <w:marBottom w:val="0"/>
          <w:divBdr>
            <w:top w:val="none" w:sz="0" w:space="0" w:color="auto"/>
            <w:left w:val="none" w:sz="0" w:space="0" w:color="auto"/>
            <w:bottom w:val="none" w:sz="0" w:space="0" w:color="auto"/>
            <w:right w:val="none" w:sz="0" w:space="0" w:color="auto"/>
          </w:divBdr>
        </w:div>
        <w:div w:id="1008599442">
          <w:marLeft w:val="480"/>
          <w:marRight w:val="0"/>
          <w:marTop w:val="0"/>
          <w:marBottom w:val="0"/>
          <w:divBdr>
            <w:top w:val="none" w:sz="0" w:space="0" w:color="auto"/>
            <w:left w:val="none" w:sz="0" w:space="0" w:color="auto"/>
            <w:bottom w:val="none" w:sz="0" w:space="0" w:color="auto"/>
            <w:right w:val="none" w:sz="0" w:space="0" w:color="auto"/>
          </w:divBdr>
        </w:div>
        <w:div w:id="1089885118">
          <w:marLeft w:val="480"/>
          <w:marRight w:val="0"/>
          <w:marTop w:val="0"/>
          <w:marBottom w:val="0"/>
          <w:divBdr>
            <w:top w:val="none" w:sz="0" w:space="0" w:color="auto"/>
            <w:left w:val="none" w:sz="0" w:space="0" w:color="auto"/>
            <w:bottom w:val="none" w:sz="0" w:space="0" w:color="auto"/>
            <w:right w:val="none" w:sz="0" w:space="0" w:color="auto"/>
          </w:divBdr>
        </w:div>
        <w:div w:id="1093042089">
          <w:marLeft w:val="480"/>
          <w:marRight w:val="0"/>
          <w:marTop w:val="0"/>
          <w:marBottom w:val="0"/>
          <w:divBdr>
            <w:top w:val="none" w:sz="0" w:space="0" w:color="auto"/>
            <w:left w:val="none" w:sz="0" w:space="0" w:color="auto"/>
            <w:bottom w:val="none" w:sz="0" w:space="0" w:color="auto"/>
            <w:right w:val="none" w:sz="0" w:space="0" w:color="auto"/>
          </w:divBdr>
        </w:div>
        <w:div w:id="1193421906">
          <w:marLeft w:val="480"/>
          <w:marRight w:val="0"/>
          <w:marTop w:val="0"/>
          <w:marBottom w:val="0"/>
          <w:divBdr>
            <w:top w:val="none" w:sz="0" w:space="0" w:color="auto"/>
            <w:left w:val="none" w:sz="0" w:space="0" w:color="auto"/>
            <w:bottom w:val="none" w:sz="0" w:space="0" w:color="auto"/>
            <w:right w:val="none" w:sz="0" w:space="0" w:color="auto"/>
          </w:divBdr>
        </w:div>
        <w:div w:id="1212772165">
          <w:marLeft w:val="480"/>
          <w:marRight w:val="0"/>
          <w:marTop w:val="0"/>
          <w:marBottom w:val="0"/>
          <w:divBdr>
            <w:top w:val="none" w:sz="0" w:space="0" w:color="auto"/>
            <w:left w:val="none" w:sz="0" w:space="0" w:color="auto"/>
            <w:bottom w:val="none" w:sz="0" w:space="0" w:color="auto"/>
            <w:right w:val="none" w:sz="0" w:space="0" w:color="auto"/>
          </w:divBdr>
        </w:div>
        <w:div w:id="1297487507">
          <w:marLeft w:val="480"/>
          <w:marRight w:val="0"/>
          <w:marTop w:val="0"/>
          <w:marBottom w:val="0"/>
          <w:divBdr>
            <w:top w:val="none" w:sz="0" w:space="0" w:color="auto"/>
            <w:left w:val="none" w:sz="0" w:space="0" w:color="auto"/>
            <w:bottom w:val="none" w:sz="0" w:space="0" w:color="auto"/>
            <w:right w:val="none" w:sz="0" w:space="0" w:color="auto"/>
          </w:divBdr>
        </w:div>
        <w:div w:id="1345475571">
          <w:marLeft w:val="480"/>
          <w:marRight w:val="0"/>
          <w:marTop w:val="0"/>
          <w:marBottom w:val="0"/>
          <w:divBdr>
            <w:top w:val="none" w:sz="0" w:space="0" w:color="auto"/>
            <w:left w:val="none" w:sz="0" w:space="0" w:color="auto"/>
            <w:bottom w:val="none" w:sz="0" w:space="0" w:color="auto"/>
            <w:right w:val="none" w:sz="0" w:space="0" w:color="auto"/>
          </w:divBdr>
        </w:div>
        <w:div w:id="1349062531">
          <w:marLeft w:val="480"/>
          <w:marRight w:val="0"/>
          <w:marTop w:val="0"/>
          <w:marBottom w:val="0"/>
          <w:divBdr>
            <w:top w:val="none" w:sz="0" w:space="0" w:color="auto"/>
            <w:left w:val="none" w:sz="0" w:space="0" w:color="auto"/>
            <w:bottom w:val="none" w:sz="0" w:space="0" w:color="auto"/>
            <w:right w:val="none" w:sz="0" w:space="0" w:color="auto"/>
          </w:divBdr>
        </w:div>
        <w:div w:id="1396708275">
          <w:marLeft w:val="480"/>
          <w:marRight w:val="0"/>
          <w:marTop w:val="0"/>
          <w:marBottom w:val="0"/>
          <w:divBdr>
            <w:top w:val="none" w:sz="0" w:space="0" w:color="auto"/>
            <w:left w:val="none" w:sz="0" w:space="0" w:color="auto"/>
            <w:bottom w:val="none" w:sz="0" w:space="0" w:color="auto"/>
            <w:right w:val="none" w:sz="0" w:space="0" w:color="auto"/>
          </w:divBdr>
        </w:div>
        <w:div w:id="1503664385">
          <w:marLeft w:val="480"/>
          <w:marRight w:val="0"/>
          <w:marTop w:val="0"/>
          <w:marBottom w:val="0"/>
          <w:divBdr>
            <w:top w:val="none" w:sz="0" w:space="0" w:color="auto"/>
            <w:left w:val="none" w:sz="0" w:space="0" w:color="auto"/>
            <w:bottom w:val="none" w:sz="0" w:space="0" w:color="auto"/>
            <w:right w:val="none" w:sz="0" w:space="0" w:color="auto"/>
          </w:divBdr>
        </w:div>
        <w:div w:id="1523082906">
          <w:marLeft w:val="480"/>
          <w:marRight w:val="0"/>
          <w:marTop w:val="0"/>
          <w:marBottom w:val="0"/>
          <w:divBdr>
            <w:top w:val="none" w:sz="0" w:space="0" w:color="auto"/>
            <w:left w:val="none" w:sz="0" w:space="0" w:color="auto"/>
            <w:bottom w:val="none" w:sz="0" w:space="0" w:color="auto"/>
            <w:right w:val="none" w:sz="0" w:space="0" w:color="auto"/>
          </w:divBdr>
        </w:div>
        <w:div w:id="1573928357">
          <w:marLeft w:val="480"/>
          <w:marRight w:val="0"/>
          <w:marTop w:val="0"/>
          <w:marBottom w:val="0"/>
          <w:divBdr>
            <w:top w:val="none" w:sz="0" w:space="0" w:color="auto"/>
            <w:left w:val="none" w:sz="0" w:space="0" w:color="auto"/>
            <w:bottom w:val="none" w:sz="0" w:space="0" w:color="auto"/>
            <w:right w:val="none" w:sz="0" w:space="0" w:color="auto"/>
          </w:divBdr>
        </w:div>
        <w:div w:id="1609922391">
          <w:marLeft w:val="480"/>
          <w:marRight w:val="0"/>
          <w:marTop w:val="0"/>
          <w:marBottom w:val="0"/>
          <w:divBdr>
            <w:top w:val="none" w:sz="0" w:space="0" w:color="auto"/>
            <w:left w:val="none" w:sz="0" w:space="0" w:color="auto"/>
            <w:bottom w:val="none" w:sz="0" w:space="0" w:color="auto"/>
            <w:right w:val="none" w:sz="0" w:space="0" w:color="auto"/>
          </w:divBdr>
        </w:div>
        <w:div w:id="1760445591">
          <w:marLeft w:val="480"/>
          <w:marRight w:val="0"/>
          <w:marTop w:val="0"/>
          <w:marBottom w:val="0"/>
          <w:divBdr>
            <w:top w:val="none" w:sz="0" w:space="0" w:color="auto"/>
            <w:left w:val="none" w:sz="0" w:space="0" w:color="auto"/>
            <w:bottom w:val="none" w:sz="0" w:space="0" w:color="auto"/>
            <w:right w:val="none" w:sz="0" w:space="0" w:color="auto"/>
          </w:divBdr>
        </w:div>
        <w:div w:id="1826822902">
          <w:marLeft w:val="480"/>
          <w:marRight w:val="0"/>
          <w:marTop w:val="0"/>
          <w:marBottom w:val="0"/>
          <w:divBdr>
            <w:top w:val="none" w:sz="0" w:space="0" w:color="auto"/>
            <w:left w:val="none" w:sz="0" w:space="0" w:color="auto"/>
            <w:bottom w:val="none" w:sz="0" w:space="0" w:color="auto"/>
            <w:right w:val="none" w:sz="0" w:space="0" w:color="auto"/>
          </w:divBdr>
        </w:div>
        <w:div w:id="1828471062">
          <w:marLeft w:val="480"/>
          <w:marRight w:val="0"/>
          <w:marTop w:val="0"/>
          <w:marBottom w:val="0"/>
          <w:divBdr>
            <w:top w:val="none" w:sz="0" w:space="0" w:color="auto"/>
            <w:left w:val="none" w:sz="0" w:space="0" w:color="auto"/>
            <w:bottom w:val="none" w:sz="0" w:space="0" w:color="auto"/>
            <w:right w:val="none" w:sz="0" w:space="0" w:color="auto"/>
          </w:divBdr>
        </w:div>
        <w:div w:id="1850093768">
          <w:marLeft w:val="480"/>
          <w:marRight w:val="0"/>
          <w:marTop w:val="0"/>
          <w:marBottom w:val="0"/>
          <w:divBdr>
            <w:top w:val="none" w:sz="0" w:space="0" w:color="auto"/>
            <w:left w:val="none" w:sz="0" w:space="0" w:color="auto"/>
            <w:bottom w:val="none" w:sz="0" w:space="0" w:color="auto"/>
            <w:right w:val="none" w:sz="0" w:space="0" w:color="auto"/>
          </w:divBdr>
        </w:div>
        <w:div w:id="1893341215">
          <w:marLeft w:val="480"/>
          <w:marRight w:val="0"/>
          <w:marTop w:val="0"/>
          <w:marBottom w:val="0"/>
          <w:divBdr>
            <w:top w:val="none" w:sz="0" w:space="0" w:color="auto"/>
            <w:left w:val="none" w:sz="0" w:space="0" w:color="auto"/>
            <w:bottom w:val="none" w:sz="0" w:space="0" w:color="auto"/>
            <w:right w:val="none" w:sz="0" w:space="0" w:color="auto"/>
          </w:divBdr>
        </w:div>
        <w:div w:id="1957330392">
          <w:marLeft w:val="480"/>
          <w:marRight w:val="0"/>
          <w:marTop w:val="0"/>
          <w:marBottom w:val="0"/>
          <w:divBdr>
            <w:top w:val="none" w:sz="0" w:space="0" w:color="auto"/>
            <w:left w:val="none" w:sz="0" w:space="0" w:color="auto"/>
            <w:bottom w:val="none" w:sz="0" w:space="0" w:color="auto"/>
            <w:right w:val="none" w:sz="0" w:space="0" w:color="auto"/>
          </w:divBdr>
        </w:div>
        <w:div w:id="2042044694">
          <w:marLeft w:val="480"/>
          <w:marRight w:val="0"/>
          <w:marTop w:val="0"/>
          <w:marBottom w:val="0"/>
          <w:divBdr>
            <w:top w:val="none" w:sz="0" w:space="0" w:color="auto"/>
            <w:left w:val="none" w:sz="0" w:space="0" w:color="auto"/>
            <w:bottom w:val="none" w:sz="0" w:space="0" w:color="auto"/>
            <w:right w:val="none" w:sz="0" w:space="0" w:color="auto"/>
          </w:divBdr>
        </w:div>
        <w:div w:id="2073192387">
          <w:marLeft w:val="480"/>
          <w:marRight w:val="0"/>
          <w:marTop w:val="0"/>
          <w:marBottom w:val="0"/>
          <w:divBdr>
            <w:top w:val="none" w:sz="0" w:space="0" w:color="auto"/>
            <w:left w:val="none" w:sz="0" w:space="0" w:color="auto"/>
            <w:bottom w:val="none" w:sz="0" w:space="0" w:color="auto"/>
            <w:right w:val="none" w:sz="0" w:space="0" w:color="auto"/>
          </w:divBdr>
        </w:div>
      </w:divsChild>
    </w:div>
    <w:div w:id="2008633206">
      <w:bodyDiv w:val="1"/>
      <w:marLeft w:val="0"/>
      <w:marRight w:val="0"/>
      <w:marTop w:val="0"/>
      <w:marBottom w:val="0"/>
      <w:divBdr>
        <w:top w:val="none" w:sz="0" w:space="0" w:color="auto"/>
        <w:left w:val="none" w:sz="0" w:space="0" w:color="auto"/>
        <w:bottom w:val="none" w:sz="0" w:space="0" w:color="auto"/>
        <w:right w:val="none" w:sz="0" w:space="0" w:color="auto"/>
      </w:divBdr>
    </w:div>
    <w:div w:id="2010018101">
      <w:bodyDiv w:val="1"/>
      <w:marLeft w:val="0"/>
      <w:marRight w:val="0"/>
      <w:marTop w:val="0"/>
      <w:marBottom w:val="0"/>
      <w:divBdr>
        <w:top w:val="none" w:sz="0" w:space="0" w:color="auto"/>
        <w:left w:val="none" w:sz="0" w:space="0" w:color="auto"/>
        <w:bottom w:val="none" w:sz="0" w:space="0" w:color="auto"/>
        <w:right w:val="none" w:sz="0" w:space="0" w:color="auto"/>
      </w:divBdr>
      <w:divsChild>
        <w:div w:id="142432654">
          <w:marLeft w:val="480"/>
          <w:marRight w:val="0"/>
          <w:marTop w:val="0"/>
          <w:marBottom w:val="0"/>
          <w:divBdr>
            <w:top w:val="none" w:sz="0" w:space="0" w:color="auto"/>
            <w:left w:val="none" w:sz="0" w:space="0" w:color="auto"/>
            <w:bottom w:val="none" w:sz="0" w:space="0" w:color="auto"/>
            <w:right w:val="none" w:sz="0" w:space="0" w:color="auto"/>
          </w:divBdr>
        </w:div>
        <w:div w:id="208995689">
          <w:marLeft w:val="480"/>
          <w:marRight w:val="0"/>
          <w:marTop w:val="0"/>
          <w:marBottom w:val="0"/>
          <w:divBdr>
            <w:top w:val="none" w:sz="0" w:space="0" w:color="auto"/>
            <w:left w:val="none" w:sz="0" w:space="0" w:color="auto"/>
            <w:bottom w:val="none" w:sz="0" w:space="0" w:color="auto"/>
            <w:right w:val="none" w:sz="0" w:space="0" w:color="auto"/>
          </w:divBdr>
        </w:div>
        <w:div w:id="341788642">
          <w:marLeft w:val="480"/>
          <w:marRight w:val="0"/>
          <w:marTop w:val="0"/>
          <w:marBottom w:val="0"/>
          <w:divBdr>
            <w:top w:val="none" w:sz="0" w:space="0" w:color="auto"/>
            <w:left w:val="none" w:sz="0" w:space="0" w:color="auto"/>
            <w:bottom w:val="none" w:sz="0" w:space="0" w:color="auto"/>
            <w:right w:val="none" w:sz="0" w:space="0" w:color="auto"/>
          </w:divBdr>
        </w:div>
        <w:div w:id="380249342">
          <w:marLeft w:val="480"/>
          <w:marRight w:val="0"/>
          <w:marTop w:val="0"/>
          <w:marBottom w:val="0"/>
          <w:divBdr>
            <w:top w:val="none" w:sz="0" w:space="0" w:color="auto"/>
            <w:left w:val="none" w:sz="0" w:space="0" w:color="auto"/>
            <w:bottom w:val="none" w:sz="0" w:space="0" w:color="auto"/>
            <w:right w:val="none" w:sz="0" w:space="0" w:color="auto"/>
          </w:divBdr>
        </w:div>
        <w:div w:id="507867982">
          <w:marLeft w:val="480"/>
          <w:marRight w:val="0"/>
          <w:marTop w:val="0"/>
          <w:marBottom w:val="0"/>
          <w:divBdr>
            <w:top w:val="none" w:sz="0" w:space="0" w:color="auto"/>
            <w:left w:val="none" w:sz="0" w:space="0" w:color="auto"/>
            <w:bottom w:val="none" w:sz="0" w:space="0" w:color="auto"/>
            <w:right w:val="none" w:sz="0" w:space="0" w:color="auto"/>
          </w:divBdr>
        </w:div>
        <w:div w:id="579681780">
          <w:marLeft w:val="480"/>
          <w:marRight w:val="0"/>
          <w:marTop w:val="0"/>
          <w:marBottom w:val="0"/>
          <w:divBdr>
            <w:top w:val="none" w:sz="0" w:space="0" w:color="auto"/>
            <w:left w:val="none" w:sz="0" w:space="0" w:color="auto"/>
            <w:bottom w:val="none" w:sz="0" w:space="0" w:color="auto"/>
            <w:right w:val="none" w:sz="0" w:space="0" w:color="auto"/>
          </w:divBdr>
        </w:div>
        <w:div w:id="668211220">
          <w:marLeft w:val="480"/>
          <w:marRight w:val="0"/>
          <w:marTop w:val="0"/>
          <w:marBottom w:val="0"/>
          <w:divBdr>
            <w:top w:val="none" w:sz="0" w:space="0" w:color="auto"/>
            <w:left w:val="none" w:sz="0" w:space="0" w:color="auto"/>
            <w:bottom w:val="none" w:sz="0" w:space="0" w:color="auto"/>
            <w:right w:val="none" w:sz="0" w:space="0" w:color="auto"/>
          </w:divBdr>
        </w:div>
        <w:div w:id="761530883">
          <w:marLeft w:val="480"/>
          <w:marRight w:val="0"/>
          <w:marTop w:val="0"/>
          <w:marBottom w:val="0"/>
          <w:divBdr>
            <w:top w:val="none" w:sz="0" w:space="0" w:color="auto"/>
            <w:left w:val="none" w:sz="0" w:space="0" w:color="auto"/>
            <w:bottom w:val="none" w:sz="0" w:space="0" w:color="auto"/>
            <w:right w:val="none" w:sz="0" w:space="0" w:color="auto"/>
          </w:divBdr>
        </w:div>
        <w:div w:id="904729755">
          <w:marLeft w:val="480"/>
          <w:marRight w:val="0"/>
          <w:marTop w:val="0"/>
          <w:marBottom w:val="0"/>
          <w:divBdr>
            <w:top w:val="none" w:sz="0" w:space="0" w:color="auto"/>
            <w:left w:val="none" w:sz="0" w:space="0" w:color="auto"/>
            <w:bottom w:val="none" w:sz="0" w:space="0" w:color="auto"/>
            <w:right w:val="none" w:sz="0" w:space="0" w:color="auto"/>
          </w:divBdr>
        </w:div>
        <w:div w:id="925841914">
          <w:marLeft w:val="480"/>
          <w:marRight w:val="0"/>
          <w:marTop w:val="0"/>
          <w:marBottom w:val="0"/>
          <w:divBdr>
            <w:top w:val="none" w:sz="0" w:space="0" w:color="auto"/>
            <w:left w:val="none" w:sz="0" w:space="0" w:color="auto"/>
            <w:bottom w:val="none" w:sz="0" w:space="0" w:color="auto"/>
            <w:right w:val="none" w:sz="0" w:space="0" w:color="auto"/>
          </w:divBdr>
        </w:div>
        <w:div w:id="994574817">
          <w:marLeft w:val="480"/>
          <w:marRight w:val="0"/>
          <w:marTop w:val="0"/>
          <w:marBottom w:val="0"/>
          <w:divBdr>
            <w:top w:val="none" w:sz="0" w:space="0" w:color="auto"/>
            <w:left w:val="none" w:sz="0" w:space="0" w:color="auto"/>
            <w:bottom w:val="none" w:sz="0" w:space="0" w:color="auto"/>
            <w:right w:val="none" w:sz="0" w:space="0" w:color="auto"/>
          </w:divBdr>
        </w:div>
        <w:div w:id="1056584928">
          <w:marLeft w:val="480"/>
          <w:marRight w:val="0"/>
          <w:marTop w:val="0"/>
          <w:marBottom w:val="0"/>
          <w:divBdr>
            <w:top w:val="none" w:sz="0" w:space="0" w:color="auto"/>
            <w:left w:val="none" w:sz="0" w:space="0" w:color="auto"/>
            <w:bottom w:val="none" w:sz="0" w:space="0" w:color="auto"/>
            <w:right w:val="none" w:sz="0" w:space="0" w:color="auto"/>
          </w:divBdr>
        </w:div>
        <w:div w:id="1237282019">
          <w:marLeft w:val="480"/>
          <w:marRight w:val="0"/>
          <w:marTop w:val="0"/>
          <w:marBottom w:val="0"/>
          <w:divBdr>
            <w:top w:val="none" w:sz="0" w:space="0" w:color="auto"/>
            <w:left w:val="none" w:sz="0" w:space="0" w:color="auto"/>
            <w:bottom w:val="none" w:sz="0" w:space="0" w:color="auto"/>
            <w:right w:val="none" w:sz="0" w:space="0" w:color="auto"/>
          </w:divBdr>
        </w:div>
        <w:div w:id="1272282572">
          <w:marLeft w:val="480"/>
          <w:marRight w:val="0"/>
          <w:marTop w:val="0"/>
          <w:marBottom w:val="0"/>
          <w:divBdr>
            <w:top w:val="none" w:sz="0" w:space="0" w:color="auto"/>
            <w:left w:val="none" w:sz="0" w:space="0" w:color="auto"/>
            <w:bottom w:val="none" w:sz="0" w:space="0" w:color="auto"/>
            <w:right w:val="none" w:sz="0" w:space="0" w:color="auto"/>
          </w:divBdr>
        </w:div>
        <w:div w:id="1278567214">
          <w:marLeft w:val="480"/>
          <w:marRight w:val="0"/>
          <w:marTop w:val="0"/>
          <w:marBottom w:val="0"/>
          <w:divBdr>
            <w:top w:val="none" w:sz="0" w:space="0" w:color="auto"/>
            <w:left w:val="none" w:sz="0" w:space="0" w:color="auto"/>
            <w:bottom w:val="none" w:sz="0" w:space="0" w:color="auto"/>
            <w:right w:val="none" w:sz="0" w:space="0" w:color="auto"/>
          </w:divBdr>
        </w:div>
        <w:div w:id="1338652304">
          <w:marLeft w:val="480"/>
          <w:marRight w:val="0"/>
          <w:marTop w:val="0"/>
          <w:marBottom w:val="0"/>
          <w:divBdr>
            <w:top w:val="none" w:sz="0" w:space="0" w:color="auto"/>
            <w:left w:val="none" w:sz="0" w:space="0" w:color="auto"/>
            <w:bottom w:val="none" w:sz="0" w:space="0" w:color="auto"/>
            <w:right w:val="none" w:sz="0" w:space="0" w:color="auto"/>
          </w:divBdr>
        </w:div>
        <w:div w:id="1392387527">
          <w:marLeft w:val="480"/>
          <w:marRight w:val="0"/>
          <w:marTop w:val="0"/>
          <w:marBottom w:val="0"/>
          <w:divBdr>
            <w:top w:val="none" w:sz="0" w:space="0" w:color="auto"/>
            <w:left w:val="none" w:sz="0" w:space="0" w:color="auto"/>
            <w:bottom w:val="none" w:sz="0" w:space="0" w:color="auto"/>
            <w:right w:val="none" w:sz="0" w:space="0" w:color="auto"/>
          </w:divBdr>
        </w:div>
        <w:div w:id="1440879509">
          <w:marLeft w:val="480"/>
          <w:marRight w:val="0"/>
          <w:marTop w:val="0"/>
          <w:marBottom w:val="0"/>
          <w:divBdr>
            <w:top w:val="none" w:sz="0" w:space="0" w:color="auto"/>
            <w:left w:val="none" w:sz="0" w:space="0" w:color="auto"/>
            <w:bottom w:val="none" w:sz="0" w:space="0" w:color="auto"/>
            <w:right w:val="none" w:sz="0" w:space="0" w:color="auto"/>
          </w:divBdr>
        </w:div>
        <w:div w:id="1532379710">
          <w:marLeft w:val="480"/>
          <w:marRight w:val="0"/>
          <w:marTop w:val="0"/>
          <w:marBottom w:val="0"/>
          <w:divBdr>
            <w:top w:val="none" w:sz="0" w:space="0" w:color="auto"/>
            <w:left w:val="none" w:sz="0" w:space="0" w:color="auto"/>
            <w:bottom w:val="none" w:sz="0" w:space="0" w:color="auto"/>
            <w:right w:val="none" w:sz="0" w:space="0" w:color="auto"/>
          </w:divBdr>
        </w:div>
        <w:div w:id="1581601545">
          <w:marLeft w:val="480"/>
          <w:marRight w:val="0"/>
          <w:marTop w:val="0"/>
          <w:marBottom w:val="0"/>
          <w:divBdr>
            <w:top w:val="none" w:sz="0" w:space="0" w:color="auto"/>
            <w:left w:val="none" w:sz="0" w:space="0" w:color="auto"/>
            <w:bottom w:val="none" w:sz="0" w:space="0" w:color="auto"/>
            <w:right w:val="none" w:sz="0" w:space="0" w:color="auto"/>
          </w:divBdr>
        </w:div>
        <w:div w:id="1604342661">
          <w:marLeft w:val="480"/>
          <w:marRight w:val="0"/>
          <w:marTop w:val="0"/>
          <w:marBottom w:val="0"/>
          <w:divBdr>
            <w:top w:val="none" w:sz="0" w:space="0" w:color="auto"/>
            <w:left w:val="none" w:sz="0" w:space="0" w:color="auto"/>
            <w:bottom w:val="none" w:sz="0" w:space="0" w:color="auto"/>
            <w:right w:val="none" w:sz="0" w:space="0" w:color="auto"/>
          </w:divBdr>
        </w:div>
        <w:div w:id="1617634251">
          <w:marLeft w:val="480"/>
          <w:marRight w:val="0"/>
          <w:marTop w:val="0"/>
          <w:marBottom w:val="0"/>
          <w:divBdr>
            <w:top w:val="none" w:sz="0" w:space="0" w:color="auto"/>
            <w:left w:val="none" w:sz="0" w:space="0" w:color="auto"/>
            <w:bottom w:val="none" w:sz="0" w:space="0" w:color="auto"/>
            <w:right w:val="none" w:sz="0" w:space="0" w:color="auto"/>
          </w:divBdr>
        </w:div>
        <w:div w:id="1662390182">
          <w:marLeft w:val="480"/>
          <w:marRight w:val="0"/>
          <w:marTop w:val="0"/>
          <w:marBottom w:val="0"/>
          <w:divBdr>
            <w:top w:val="none" w:sz="0" w:space="0" w:color="auto"/>
            <w:left w:val="none" w:sz="0" w:space="0" w:color="auto"/>
            <w:bottom w:val="none" w:sz="0" w:space="0" w:color="auto"/>
            <w:right w:val="none" w:sz="0" w:space="0" w:color="auto"/>
          </w:divBdr>
        </w:div>
        <w:div w:id="1750417316">
          <w:marLeft w:val="480"/>
          <w:marRight w:val="0"/>
          <w:marTop w:val="0"/>
          <w:marBottom w:val="0"/>
          <w:divBdr>
            <w:top w:val="none" w:sz="0" w:space="0" w:color="auto"/>
            <w:left w:val="none" w:sz="0" w:space="0" w:color="auto"/>
            <w:bottom w:val="none" w:sz="0" w:space="0" w:color="auto"/>
            <w:right w:val="none" w:sz="0" w:space="0" w:color="auto"/>
          </w:divBdr>
        </w:div>
        <w:div w:id="1812862998">
          <w:marLeft w:val="480"/>
          <w:marRight w:val="0"/>
          <w:marTop w:val="0"/>
          <w:marBottom w:val="0"/>
          <w:divBdr>
            <w:top w:val="none" w:sz="0" w:space="0" w:color="auto"/>
            <w:left w:val="none" w:sz="0" w:space="0" w:color="auto"/>
            <w:bottom w:val="none" w:sz="0" w:space="0" w:color="auto"/>
            <w:right w:val="none" w:sz="0" w:space="0" w:color="auto"/>
          </w:divBdr>
        </w:div>
        <w:div w:id="1820069153">
          <w:marLeft w:val="480"/>
          <w:marRight w:val="0"/>
          <w:marTop w:val="0"/>
          <w:marBottom w:val="0"/>
          <w:divBdr>
            <w:top w:val="none" w:sz="0" w:space="0" w:color="auto"/>
            <w:left w:val="none" w:sz="0" w:space="0" w:color="auto"/>
            <w:bottom w:val="none" w:sz="0" w:space="0" w:color="auto"/>
            <w:right w:val="none" w:sz="0" w:space="0" w:color="auto"/>
          </w:divBdr>
        </w:div>
        <w:div w:id="1841118792">
          <w:marLeft w:val="480"/>
          <w:marRight w:val="0"/>
          <w:marTop w:val="0"/>
          <w:marBottom w:val="0"/>
          <w:divBdr>
            <w:top w:val="none" w:sz="0" w:space="0" w:color="auto"/>
            <w:left w:val="none" w:sz="0" w:space="0" w:color="auto"/>
            <w:bottom w:val="none" w:sz="0" w:space="0" w:color="auto"/>
            <w:right w:val="none" w:sz="0" w:space="0" w:color="auto"/>
          </w:divBdr>
        </w:div>
        <w:div w:id="1864636016">
          <w:marLeft w:val="480"/>
          <w:marRight w:val="0"/>
          <w:marTop w:val="0"/>
          <w:marBottom w:val="0"/>
          <w:divBdr>
            <w:top w:val="none" w:sz="0" w:space="0" w:color="auto"/>
            <w:left w:val="none" w:sz="0" w:space="0" w:color="auto"/>
            <w:bottom w:val="none" w:sz="0" w:space="0" w:color="auto"/>
            <w:right w:val="none" w:sz="0" w:space="0" w:color="auto"/>
          </w:divBdr>
        </w:div>
        <w:div w:id="1887570890">
          <w:marLeft w:val="480"/>
          <w:marRight w:val="0"/>
          <w:marTop w:val="0"/>
          <w:marBottom w:val="0"/>
          <w:divBdr>
            <w:top w:val="none" w:sz="0" w:space="0" w:color="auto"/>
            <w:left w:val="none" w:sz="0" w:space="0" w:color="auto"/>
            <w:bottom w:val="none" w:sz="0" w:space="0" w:color="auto"/>
            <w:right w:val="none" w:sz="0" w:space="0" w:color="auto"/>
          </w:divBdr>
        </w:div>
      </w:divsChild>
    </w:div>
    <w:div w:id="2012022275">
      <w:bodyDiv w:val="1"/>
      <w:marLeft w:val="0"/>
      <w:marRight w:val="0"/>
      <w:marTop w:val="0"/>
      <w:marBottom w:val="0"/>
      <w:divBdr>
        <w:top w:val="none" w:sz="0" w:space="0" w:color="auto"/>
        <w:left w:val="none" w:sz="0" w:space="0" w:color="auto"/>
        <w:bottom w:val="none" w:sz="0" w:space="0" w:color="auto"/>
        <w:right w:val="none" w:sz="0" w:space="0" w:color="auto"/>
      </w:divBdr>
      <w:divsChild>
        <w:div w:id="15351384">
          <w:marLeft w:val="640"/>
          <w:marRight w:val="0"/>
          <w:marTop w:val="0"/>
          <w:marBottom w:val="0"/>
          <w:divBdr>
            <w:top w:val="none" w:sz="0" w:space="0" w:color="auto"/>
            <w:left w:val="none" w:sz="0" w:space="0" w:color="auto"/>
            <w:bottom w:val="none" w:sz="0" w:space="0" w:color="auto"/>
            <w:right w:val="none" w:sz="0" w:space="0" w:color="auto"/>
          </w:divBdr>
        </w:div>
        <w:div w:id="41640265">
          <w:marLeft w:val="640"/>
          <w:marRight w:val="0"/>
          <w:marTop w:val="0"/>
          <w:marBottom w:val="0"/>
          <w:divBdr>
            <w:top w:val="none" w:sz="0" w:space="0" w:color="auto"/>
            <w:left w:val="none" w:sz="0" w:space="0" w:color="auto"/>
            <w:bottom w:val="none" w:sz="0" w:space="0" w:color="auto"/>
            <w:right w:val="none" w:sz="0" w:space="0" w:color="auto"/>
          </w:divBdr>
        </w:div>
        <w:div w:id="47922334">
          <w:marLeft w:val="640"/>
          <w:marRight w:val="0"/>
          <w:marTop w:val="0"/>
          <w:marBottom w:val="0"/>
          <w:divBdr>
            <w:top w:val="none" w:sz="0" w:space="0" w:color="auto"/>
            <w:left w:val="none" w:sz="0" w:space="0" w:color="auto"/>
            <w:bottom w:val="none" w:sz="0" w:space="0" w:color="auto"/>
            <w:right w:val="none" w:sz="0" w:space="0" w:color="auto"/>
          </w:divBdr>
        </w:div>
        <w:div w:id="69931095">
          <w:marLeft w:val="640"/>
          <w:marRight w:val="0"/>
          <w:marTop w:val="0"/>
          <w:marBottom w:val="0"/>
          <w:divBdr>
            <w:top w:val="none" w:sz="0" w:space="0" w:color="auto"/>
            <w:left w:val="none" w:sz="0" w:space="0" w:color="auto"/>
            <w:bottom w:val="none" w:sz="0" w:space="0" w:color="auto"/>
            <w:right w:val="none" w:sz="0" w:space="0" w:color="auto"/>
          </w:divBdr>
        </w:div>
        <w:div w:id="218370990">
          <w:marLeft w:val="640"/>
          <w:marRight w:val="0"/>
          <w:marTop w:val="0"/>
          <w:marBottom w:val="0"/>
          <w:divBdr>
            <w:top w:val="none" w:sz="0" w:space="0" w:color="auto"/>
            <w:left w:val="none" w:sz="0" w:space="0" w:color="auto"/>
            <w:bottom w:val="none" w:sz="0" w:space="0" w:color="auto"/>
            <w:right w:val="none" w:sz="0" w:space="0" w:color="auto"/>
          </w:divBdr>
        </w:div>
        <w:div w:id="273829448">
          <w:marLeft w:val="640"/>
          <w:marRight w:val="0"/>
          <w:marTop w:val="0"/>
          <w:marBottom w:val="0"/>
          <w:divBdr>
            <w:top w:val="none" w:sz="0" w:space="0" w:color="auto"/>
            <w:left w:val="none" w:sz="0" w:space="0" w:color="auto"/>
            <w:bottom w:val="none" w:sz="0" w:space="0" w:color="auto"/>
            <w:right w:val="none" w:sz="0" w:space="0" w:color="auto"/>
          </w:divBdr>
        </w:div>
        <w:div w:id="345405128">
          <w:marLeft w:val="640"/>
          <w:marRight w:val="0"/>
          <w:marTop w:val="0"/>
          <w:marBottom w:val="0"/>
          <w:divBdr>
            <w:top w:val="none" w:sz="0" w:space="0" w:color="auto"/>
            <w:left w:val="none" w:sz="0" w:space="0" w:color="auto"/>
            <w:bottom w:val="none" w:sz="0" w:space="0" w:color="auto"/>
            <w:right w:val="none" w:sz="0" w:space="0" w:color="auto"/>
          </w:divBdr>
        </w:div>
        <w:div w:id="377628325">
          <w:marLeft w:val="640"/>
          <w:marRight w:val="0"/>
          <w:marTop w:val="0"/>
          <w:marBottom w:val="0"/>
          <w:divBdr>
            <w:top w:val="none" w:sz="0" w:space="0" w:color="auto"/>
            <w:left w:val="none" w:sz="0" w:space="0" w:color="auto"/>
            <w:bottom w:val="none" w:sz="0" w:space="0" w:color="auto"/>
            <w:right w:val="none" w:sz="0" w:space="0" w:color="auto"/>
          </w:divBdr>
        </w:div>
        <w:div w:id="380401541">
          <w:marLeft w:val="640"/>
          <w:marRight w:val="0"/>
          <w:marTop w:val="0"/>
          <w:marBottom w:val="0"/>
          <w:divBdr>
            <w:top w:val="none" w:sz="0" w:space="0" w:color="auto"/>
            <w:left w:val="none" w:sz="0" w:space="0" w:color="auto"/>
            <w:bottom w:val="none" w:sz="0" w:space="0" w:color="auto"/>
            <w:right w:val="none" w:sz="0" w:space="0" w:color="auto"/>
          </w:divBdr>
        </w:div>
        <w:div w:id="399985068">
          <w:marLeft w:val="640"/>
          <w:marRight w:val="0"/>
          <w:marTop w:val="0"/>
          <w:marBottom w:val="0"/>
          <w:divBdr>
            <w:top w:val="none" w:sz="0" w:space="0" w:color="auto"/>
            <w:left w:val="none" w:sz="0" w:space="0" w:color="auto"/>
            <w:bottom w:val="none" w:sz="0" w:space="0" w:color="auto"/>
            <w:right w:val="none" w:sz="0" w:space="0" w:color="auto"/>
          </w:divBdr>
        </w:div>
        <w:div w:id="423457848">
          <w:marLeft w:val="640"/>
          <w:marRight w:val="0"/>
          <w:marTop w:val="0"/>
          <w:marBottom w:val="0"/>
          <w:divBdr>
            <w:top w:val="none" w:sz="0" w:space="0" w:color="auto"/>
            <w:left w:val="none" w:sz="0" w:space="0" w:color="auto"/>
            <w:bottom w:val="none" w:sz="0" w:space="0" w:color="auto"/>
            <w:right w:val="none" w:sz="0" w:space="0" w:color="auto"/>
          </w:divBdr>
        </w:div>
        <w:div w:id="584001560">
          <w:marLeft w:val="640"/>
          <w:marRight w:val="0"/>
          <w:marTop w:val="0"/>
          <w:marBottom w:val="0"/>
          <w:divBdr>
            <w:top w:val="none" w:sz="0" w:space="0" w:color="auto"/>
            <w:left w:val="none" w:sz="0" w:space="0" w:color="auto"/>
            <w:bottom w:val="none" w:sz="0" w:space="0" w:color="auto"/>
            <w:right w:val="none" w:sz="0" w:space="0" w:color="auto"/>
          </w:divBdr>
        </w:div>
        <w:div w:id="600572558">
          <w:marLeft w:val="640"/>
          <w:marRight w:val="0"/>
          <w:marTop w:val="0"/>
          <w:marBottom w:val="0"/>
          <w:divBdr>
            <w:top w:val="none" w:sz="0" w:space="0" w:color="auto"/>
            <w:left w:val="none" w:sz="0" w:space="0" w:color="auto"/>
            <w:bottom w:val="none" w:sz="0" w:space="0" w:color="auto"/>
            <w:right w:val="none" w:sz="0" w:space="0" w:color="auto"/>
          </w:divBdr>
        </w:div>
        <w:div w:id="799155364">
          <w:marLeft w:val="640"/>
          <w:marRight w:val="0"/>
          <w:marTop w:val="0"/>
          <w:marBottom w:val="0"/>
          <w:divBdr>
            <w:top w:val="none" w:sz="0" w:space="0" w:color="auto"/>
            <w:left w:val="none" w:sz="0" w:space="0" w:color="auto"/>
            <w:bottom w:val="none" w:sz="0" w:space="0" w:color="auto"/>
            <w:right w:val="none" w:sz="0" w:space="0" w:color="auto"/>
          </w:divBdr>
        </w:div>
        <w:div w:id="840001637">
          <w:marLeft w:val="640"/>
          <w:marRight w:val="0"/>
          <w:marTop w:val="0"/>
          <w:marBottom w:val="0"/>
          <w:divBdr>
            <w:top w:val="none" w:sz="0" w:space="0" w:color="auto"/>
            <w:left w:val="none" w:sz="0" w:space="0" w:color="auto"/>
            <w:bottom w:val="none" w:sz="0" w:space="0" w:color="auto"/>
            <w:right w:val="none" w:sz="0" w:space="0" w:color="auto"/>
          </w:divBdr>
        </w:div>
        <w:div w:id="978534303">
          <w:marLeft w:val="640"/>
          <w:marRight w:val="0"/>
          <w:marTop w:val="0"/>
          <w:marBottom w:val="0"/>
          <w:divBdr>
            <w:top w:val="none" w:sz="0" w:space="0" w:color="auto"/>
            <w:left w:val="none" w:sz="0" w:space="0" w:color="auto"/>
            <w:bottom w:val="none" w:sz="0" w:space="0" w:color="auto"/>
            <w:right w:val="none" w:sz="0" w:space="0" w:color="auto"/>
          </w:divBdr>
        </w:div>
        <w:div w:id="989676833">
          <w:marLeft w:val="640"/>
          <w:marRight w:val="0"/>
          <w:marTop w:val="0"/>
          <w:marBottom w:val="0"/>
          <w:divBdr>
            <w:top w:val="none" w:sz="0" w:space="0" w:color="auto"/>
            <w:left w:val="none" w:sz="0" w:space="0" w:color="auto"/>
            <w:bottom w:val="none" w:sz="0" w:space="0" w:color="auto"/>
            <w:right w:val="none" w:sz="0" w:space="0" w:color="auto"/>
          </w:divBdr>
        </w:div>
        <w:div w:id="1064646891">
          <w:marLeft w:val="640"/>
          <w:marRight w:val="0"/>
          <w:marTop w:val="0"/>
          <w:marBottom w:val="0"/>
          <w:divBdr>
            <w:top w:val="none" w:sz="0" w:space="0" w:color="auto"/>
            <w:left w:val="none" w:sz="0" w:space="0" w:color="auto"/>
            <w:bottom w:val="none" w:sz="0" w:space="0" w:color="auto"/>
            <w:right w:val="none" w:sz="0" w:space="0" w:color="auto"/>
          </w:divBdr>
        </w:div>
        <w:div w:id="1109667108">
          <w:marLeft w:val="640"/>
          <w:marRight w:val="0"/>
          <w:marTop w:val="0"/>
          <w:marBottom w:val="0"/>
          <w:divBdr>
            <w:top w:val="none" w:sz="0" w:space="0" w:color="auto"/>
            <w:left w:val="none" w:sz="0" w:space="0" w:color="auto"/>
            <w:bottom w:val="none" w:sz="0" w:space="0" w:color="auto"/>
            <w:right w:val="none" w:sz="0" w:space="0" w:color="auto"/>
          </w:divBdr>
        </w:div>
        <w:div w:id="1211916358">
          <w:marLeft w:val="640"/>
          <w:marRight w:val="0"/>
          <w:marTop w:val="0"/>
          <w:marBottom w:val="0"/>
          <w:divBdr>
            <w:top w:val="none" w:sz="0" w:space="0" w:color="auto"/>
            <w:left w:val="none" w:sz="0" w:space="0" w:color="auto"/>
            <w:bottom w:val="none" w:sz="0" w:space="0" w:color="auto"/>
            <w:right w:val="none" w:sz="0" w:space="0" w:color="auto"/>
          </w:divBdr>
        </w:div>
        <w:div w:id="1269435489">
          <w:marLeft w:val="640"/>
          <w:marRight w:val="0"/>
          <w:marTop w:val="0"/>
          <w:marBottom w:val="0"/>
          <w:divBdr>
            <w:top w:val="none" w:sz="0" w:space="0" w:color="auto"/>
            <w:left w:val="none" w:sz="0" w:space="0" w:color="auto"/>
            <w:bottom w:val="none" w:sz="0" w:space="0" w:color="auto"/>
            <w:right w:val="none" w:sz="0" w:space="0" w:color="auto"/>
          </w:divBdr>
        </w:div>
        <w:div w:id="1289972659">
          <w:marLeft w:val="640"/>
          <w:marRight w:val="0"/>
          <w:marTop w:val="0"/>
          <w:marBottom w:val="0"/>
          <w:divBdr>
            <w:top w:val="none" w:sz="0" w:space="0" w:color="auto"/>
            <w:left w:val="none" w:sz="0" w:space="0" w:color="auto"/>
            <w:bottom w:val="none" w:sz="0" w:space="0" w:color="auto"/>
            <w:right w:val="none" w:sz="0" w:space="0" w:color="auto"/>
          </w:divBdr>
        </w:div>
        <w:div w:id="1344015956">
          <w:marLeft w:val="640"/>
          <w:marRight w:val="0"/>
          <w:marTop w:val="0"/>
          <w:marBottom w:val="0"/>
          <w:divBdr>
            <w:top w:val="none" w:sz="0" w:space="0" w:color="auto"/>
            <w:left w:val="none" w:sz="0" w:space="0" w:color="auto"/>
            <w:bottom w:val="none" w:sz="0" w:space="0" w:color="auto"/>
            <w:right w:val="none" w:sz="0" w:space="0" w:color="auto"/>
          </w:divBdr>
        </w:div>
        <w:div w:id="1383166007">
          <w:marLeft w:val="640"/>
          <w:marRight w:val="0"/>
          <w:marTop w:val="0"/>
          <w:marBottom w:val="0"/>
          <w:divBdr>
            <w:top w:val="none" w:sz="0" w:space="0" w:color="auto"/>
            <w:left w:val="none" w:sz="0" w:space="0" w:color="auto"/>
            <w:bottom w:val="none" w:sz="0" w:space="0" w:color="auto"/>
            <w:right w:val="none" w:sz="0" w:space="0" w:color="auto"/>
          </w:divBdr>
        </w:div>
        <w:div w:id="1418988572">
          <w:marLeft w:val="640"/>
          <w:marRight w:val="0"/>
          <w:marTop w:val="0"/>
          <w:marBottom w:val="0"/>
          <w:divBdr>
            <w:top w:val="none" w:sz="0" w:space="0" w:color="auto"/>
            <w:left w:val="none" w:sz="0" w:space="0" w:color="auto"/>
            <w:bottom w:val="none" w:sz="0" w:space="0" w:color="auto"/>
            <w:right w:val="none" w:sz="0" w:space="0" w:color="auto"/>
          </w:divBdr>
        </w:div>
        <w:div w:id="1448741911">
          <w:marLeft w:val="640"/>
          <w:marRight w:val="0"/>
          <w:marTop w:val="0"/>
          <w:marBottom w:val="0"/>
          <w:divBdr>
            <w:top w:val="none" w:sz="0" w:space="0" w:color="auto"/>
            <w:left w:val="none" w:sz="0" w:space="0" w:color="auto"/>
            <w:bottom w:val="none" w:sz="0" w:space="0" w:color="auto"/>
            <w:right w:val="none" w:sz="0" w:space="0" w:color="auto"/>
          </w:divBdr>
        </w:div>
        <w:div w:id="1477645251">
          <w:marLeft w:val="640"/>
          <w:marRight w:val="0"/>
          <w:marTop w:val="0"/>
          <w:marBottom w:val="0"/>
          <w:divBdr>
            <w:top w:val="none" w:sz="0" w:space="0" w:color="auto"/>
            <w:left w:val="none" w:sz="0" w:space="0" w:color="auto"/>
            <w:bottom w:val="none" w:sz="0" w:space="0" w:color="auto"/>
            <w:right w:val="none" w:sz="0" w:space="0" w:color="auto"/>
          </w:divBdr>
        </w:div>
        <w:div w:id="1621108149">
          <w:marLeft w:val="640"/>
          <w:marRight w:val="0"/>
          <w:marTop w:val="0"/>
          <w:marBottom w:val="0"/>
          <w:divBdr>
            <w:top w:val="none" w:sz="0" w:space="0" w:color="auto"/>
            <w:left w:val="none" w:sz="0" w:space="0" w:color="auto"/>
            <w:bottom w:val="none" w:sz="0" w:space="0" w:color="auto"/>
            <w:right w:val="none" w:sz="0" w:space="0" w:color="auto"/>
          </w:divBdr>
        </w:div>
        <w:div w:id="1693994694">
          <w:marLeft w:val="640"/>
          <w:marRight w:val="0"/>
          <w:marTop w:val="0"/>
          <w:marBottom w:val="0"/>
          <w:divBdr>
            <w:top w:val="none" w:sz="0" w:space="0" w:color="auto"/>
            <w:left w:val="none" w:sz="0" w:space="0" w:color="auto"/>
            <w:bottom w:val="none" w:sz="0" w:space="0" w:color="auto"/>
            <w:right w:val="none" w:sz="0" w:space="0" w:color="auto"/>
          </w:divBdr>
        </w:div>
        <w:div w:id="1778333234">
          <w:marLeft w:val="640"/>
          <w:marRight w:val="0"/>
          <w:marTop w:val="0"/>
          <w:marBottom w:val="0"/>
          <w:divBdr>
            <w:top w:val="none" w:sz="0" w:space="0" w:color="auto"/>
            <w:left w:val="none" w:sz="0" w:space="0" w:color="auto"/>
            <w:bottom w:val="none" w:sz="0" w:space="0" w:color="auto"/>
            <w:right w:val="none" w:sz="0" w:space="0" w:color="auto"/>
          </w:divBdr>
        </w:div>
        <w:div w:id="1813401024">
          <w:marLeft w:val="640"/>
          <w:marRight w:val="0"/>
          <w:marTop w:val="0"/>
          <w:marBottom w:val="0"/>
          <w:divBdr>
            <w:top w:val="none" w:sz="0" w:space="0" w:color="auto"/>
            <w:left w:val="none" w:sz="0" w:space="0" w:color="auto"/>
            <w:bottom w:val="none" w:sz="0" w:space="0" w:color="auto"/>
            <w:right w:val="none" w:sz="0" w:space="0" w:color="auto"/>
          </w:divBdr>
        </w:div>
        <w:div w:id="1859538055">
          <w:marLeft w:val="640"/>
          <w:marRight w:val="0"/>
          <w:marTop w:val="0"/>
          <w:marBottom w:val="0"/>
          <w:divBdr>
            <w:top w:val="none" w:sz="0" w:space="0" w:color="auto"/>
            <w:left w:val="none" w:sz="0" w:space="0" w:color="auto"/>
            <w:bottom w:val="none" w:sz="0" w:space="0" w:color="auto"/>
            <w:right w:val="none" w:sz="0" w:space="0" w:color="auto"/>
          </w:divBdr>
        </w:div>
        <w:div w:id="1883328587">
          <w:marLeft w:val="640"/>
          <w:marRight w:val="0"/>
          <w:marTop w:val="0"/>
          <w:marBottom w:val="0"/>
          <w:divBdr>
            <w:top w:val="none" w:sz="0" w:space="0" w:color="auto"/>
            <w:left w:val="none" w:sz="0" w:space="0" w:color="auto"/>
            <w:bottom w:val="none" w:sz="0" w:space="0" w:color="auto"/>
            <w:right w:val="none" w:sz="0" w:space="0" w:color="auto"/>
          </w:divBdr>
        </w:div>
        <w:div w:id="1889487038">
          <w:marLeft w:val="640"/>
          <w:marRight w:val="0"/>
          <w:marTop w:val="0"/>
          <w:marBottom w:val="0"/>
          <w:divBdr>
            <w:top w:val="none" w:sz="0" w:space="0" w:color="auto"/>
            <w:left w:val="none" w:sz="0" w:space="0" w:color="auto"/>
            <w:bottom w:val="none" w:sz="0" w:space="0" w:color="auto"/>
            <w:right w:val="none" w:sz="0" w:space="0" w:color="auto"/>
          </w:divBdr>
        </w:div>
        <w:div w:id="2005279574">
          <w:marLeft w:val="640"/>
          <w:marRight w:val="0"/>
          <w:marTop w:val="0"/>
          <w:marBottom w:val="0"/>
          <w:divBdr>
            <w:top w:val="none" w:sz="0" w:space="0" w:color="auto"/>
            <w:left w:val="none" w:sz="0" w:space="0" w:color="auto"/>
            <w:bottom w:val="none" w:sz="0" w:space="0" w:color="auto"/>
            <w:right w:val="none" w:sz="0" w:space="0" w:color="auto"/>
          </w:divBdr>
        </w:div>
        <w:div w:id="2020430114">
          <w:marLeft w:val="640"/>
          <w:marRight w:val="0"/>
          <w:marTop w:val="0"/>
          <w:marBottom w:val="0"/>
          <w:divBdr>
            <w:top w:val="none" w:sz="0" w:space="0" w:color="auto"/>
            <w:left w:val="none" w:sz="0" w:space="0" w:color="auto"/>
            <w:bottom w:val="none" w:sz="0" w:space="0" w:color="auto"/>
            <w:right w:val="none" w:sz="0" w:space="0" w:color="auto"/>
          </w:divBdr>
        </w:div>
        <w:div w:id="2046363260">
          <w:marLeft w:val="640"/>
          <w:marRight w:val="0"/>
          <w:marTop w:val="0"/>
          <w:marBottom w:val="0"/>
          <w:divBdr>
            <w:top w:val="none" w:sz="0" w:space="0" w:color="auto"/>
            <w:left w:val="none" w:sz="0" w:space="0" w:color="auto"/>
            <w:bottom w:val="none" w:sz="0" w:space="0" w:color="auto"/>
            <w:right w:val="none" w:sz="0" w:space="0" w:color="auto"/>
          </w:divBdr>
        </w:div>
      </w:divsChild>
    </w:div>
    <w:div w:id="2013337807">
      <w:bodyDiv w:val="1"/>
      <w:marLeft w:val="0"/>
      <w:marRight w:val="0"/>
      <w:marTop w:val="0"/>
      <w:marBottom w:val="0"/>
      <w:divBdr>
        <w:top w:val="none" w:sz="0" w:space="0" w:color="auto"/>
        <w:left w:val="none" w:sz="0" w:space="0" w:color="auto"/>
        <w:bottom w:val="none" w:sz="0" w:space="0" w:color="auto"/>
        <w:right w:val="none" w:sz="0" w:space="0" w:color="auto"/>
      </w:divBdr>
    </w:div>
    <w:div w:id="2014647769">
      <w:bodyDiv w:val="1"/>
      <w:marLeft w:val="0"/>
      <w:marRight w:val="0"/>
      <w:marTop w:val="0"/>
      <w:marBottom w:val="0"/>
      <w:divBdr>
        <w:top w:val="none" w:sz="0" w:space="0" w:color="auto"/>
        <w:left w:val="none" w:sz="0" w:space="0" w:color="auto"/>
        <w:bottom w:val="none" w:sz="0" w:space="0" w:color="auto"/>
        <w:right w:val="none" w:sz="0" w:space="0" w:color="auto"/>
      </w:divBdr>
    </w:div>
    <w:div w:id="2015496493">
      <w:bodyDiv w:val="1"/>
      <w:marLeft w:val="0"/>
      <w:marRight w:val="0"/>
      <w:marTop w:val="0"/>
      <w:marBottom w:val="0"/>
      <w:divBdr>
        <w:top w:val="none" w:sz="0" w:space="0" w:color="auto"/>
        <w:left w:val="none" w:sz="0" w:space="0" w:color="auto"/>
        <w:bottom w:val="none" w:sz="0" w:space="0" w:color="auto"/>
        <w:right w:val="none" w:sz="0" w:space="0" w:color="auto"/>
      </w:divBdr>
      <w:divsChild>
        <w:div w:id="16271464">
          <w:marLeft w:val="480"/>
          <w:marRight w:val="0"/>
          <w:marTop w:val="0"/>
          <w:marBottom w:val="0"/>
          <w:divBdr>
            <w:top w:val="none" w:sz="0" w:space="0" w:color="auto"/>
            <w:left w:val="none" w:sz="0" w:space="0" w:color="auto"/>
            <w:bottom w:val="none" w:sz="0" w:space="0" w:color="auto"/>
            <w:right w:val="none" w:sz="0" w:space="0" w:color="auto"/>
          </w:divBdr>
        </w:div>
        <w:div w:id="83302395">
          <w:marLeft w:val="480"/>
          <w:marRight w:val="0"/>
          <w:marTop w:val="0"/>
          <w:marBottom w:val="0"/>
          <w:divBdr>
            <w:top w:val="none" w:sz="0" w:space="0" w:color="auto"/>
            <w:left w:val="none" w:sz="0" w:space="0" w:color="auto"/>
            <w:bottom w:val="none" w:sz="0" w:space="0" w:color="auto"/>
            <w:right w:val="none" w:sz="0" w:space="0" w:color="auto"/>
          </w:divBdr>
        </w:div>
        <w:div w:id="120617733">
          <w:marLeft w:val="480"/>
          <w:marRight w:val="0"/>
          <w:marTop w:val="0"/>
          <w:marBottom w:val="0"/>
          <w:divBdr>
            <w:top w:val="none" w:sz="0" w:space="0" w:color="auto"/>
            <w:left w:val="none" w:sz="0" w:space="0" w:color="auto"/>
            <w:bottom w:val="none" w:sz="0" w:space="0" w:color="auto"/>
            <w:right w:val="none" w:sz="0" w:space="0" w:color="auto"/>
          </w:divBdr>
        </w:div>
        <w:div w:id="206265470">
          <w:marLeft w:val="480"/>
          <w:marRight w:val="0"/>
          <w:marTop w:val="0"/>
          <w:marBottom w:val="0"/>
          <w:divBdr>
            <w:top w:val="none" w:sz="0" w:space="0" w:color="auto"/>
            <w:left w:val="none" w:sz="0" w:space="0" w:color="auto"/>
            <w:bottom w:val="none" w:sz="0" w:space="0" w:color="auto"/>
            <w:right w:val="none" w:sz="0" w:space="0" w:color="auto"/>
          </w:divBdr>
        </w:div>
        <w:div w:id="220748632">
          <w:marLeft w:val="480"/>
          <w:marRight w:val="0"/>
          <w:marTop w:val="0"/>
          <w:marBottom w:val="0"/>
          <w:divBdr>
            <w:top w:val="none" w:sz="0" w:space="0" w:color="auto"/>
            <w:left w:val="none" w:sz="0" w:space="0" w:color="auto"/>
            <w:bottom w:val="none" w:sz="0" w:space="0" w:color="auto"/>
            <w:right w:val="none" w:sz="0" w:space="0" w:color="auto"/>
          </w:divBdr>
        </w:div>
        <w:div w:id="331222555">
          <w:marLeft w:val="480"/>
          <w:marRight w:val="0"/>
          <w:marTop w:val="0"/>
          <w:marBottom w:val="0"/>
          <w:divBdr>
            <w:top w:val="none" w:sz="0" w:space="0" w:color="auto"/>
            <w:left w:val="none" w:sz="0" w:space="0" w:color="auto"/>
            <w:bottom w:val="none" w:sz="0" w:space="0" w:color="auto"/>
            <w:right w:val="none" w:sz="0" w:space="0" w:color="auto"/>
          </w:divBdr>
        </w:div>
        <w:div w:id="563488457">
          <w:marLeft w:val="480"/>
          <w:marRight w:val="0"/>
          <w:marTop w:val="0"/>
          <w:marBottom w:val="0"/>
          <w:divBdr>
            <w:top w:val="none" w:sz="0" w:space="0" w:color="auto"/>
            <w:left w:val="none" w:sz="0" w:space="0" w:color="auto"/>
            <w:bottom w:val="none" w:sz="0" w:space="0" w:color="auto"/>
            <w:right w:val="none" w:sz="0" w:space="0" w:color="auto"/>
          </w:divBdr>
        </w:div>
        <w:div w:id="568997309">
          <w:marLeft w:val="480"/>
          <w:marRight w:val="0"/>
          <w:marTop w:val="0"/>
          <w:marBottom w:val="0"/>
          <w:divBdr>
            <w:top w:val="none" w:sz="0" w:space="0" w:color="auto"/>
            <w:left w:val="none" w:sz="0" w:space="0" w:color="auto"/>
            <w:bottom w:val="none" w:sz="0" w:space="0" w:color="auto"/>
            <w:right w:val="none" w:sz="0" w:space="0" w:color="auto"/>
          </w:divBdr>
        </w:div>
        <w:div w:id="656567514">
          <w:marLeft w:val="480"/>
          <w:marRight w:val="0"/>
          <w:marTop w:val="0"/>
          <w:marBottom w:val="0"/>
          <w:divBdr>
            <w:top w:val="none" w:sz="0" w:space="0" w:color="auto"/>
            <w:left w:val="none" w:sz="0" w:space="0" w:color="auto"/>
            <w:bottom w:val="none" w:sz="0" w:space="0" w:color="auto"/>
            <w:right w:val="none" w:sz="0" w:space="0" w:color="auto"/>
          </w:divBdr>
        </w:div>
        <w:div w:id="695279037">
          <w:marLeft w:val="480"/>
          <w:marRight w:val="0"/>
          <w:marTop w:val="0"/>
          <w:marBottom w:val="0"/>
          <w:divBdr>
            <w:top w:val="none" w:sz="0" w:space="0" w:color="auto"/>
            <w:left w:val="none" w:sz="0" w:space="0" w:color="auto"/>
            <w:bottom w:val="none" w:sz="0" w:space="0" w:color="auto"/>
            <w:right w:val="none" w:sz="0" w:space="0" w:color="auto"/>
          </w:divBdr>
        </w:div>
        <w:div w:id="703792830">
          <w:marLeft w:val="480"/>
          <w:marRight w:val="0"/>
          <w:marTop w:val="0"/>
          <w:marBottom w:val="0"/>
          <w:divBdr>
            <w:top w:val="none" w:sz="0" w:space="0" w:color="auto"/>
            <w:left w:val="none" w:sz="0" w:space="0" w:color="auto"/>
            <w:bottom w:val="none" w:sz="0" w:space="0" w:color="auto"/>
            <w:right w:val="none" w:sz="0" w:space="0" w:color="auto"/>
          </w:divBdr>
        </w:div>
        <w:div w:id="940604481">
          <w:marLeft w:val="480"/>
          <w:marRight w:val="0"/>
          <w:marTop w:val="0"/>
          <w:marBottom w:val="0"/>
          <w:divBdr>
            <w:top w:val="none" w:sz="0" w:space="0" w:color="auto"/>
            <w:left w:val="none" w:sz="0" w:space="0" w:color="auto"/>
            <w:bottom w:val="none" w:sz="0" w:space="0" w:color="auto"/>
            <w:right w:val="none" w:sz="0" w:space="0" w:color="auto"/>
          </w:divBdr>
        </w:div>
        <w:div w:id="1072854499">
          <w:marLeft w:val="480"/>
          <w:marRight w:val="0"/>
          <w:marTop w:val="0"/>
          <w:marBottom w:val="0"/>
          <w:divBdr>
            <w:top w:val="none" w:sz="0" w:space="0" w:color="auto"/>
            <w:left w:val="none" w:sz="0" w:space="0" w:color="auto"/>
            <w:bottom w:val="none" w:sz="0" w:space="0" w:color="auto"/>
            <w:right w:val="none" w:sz="0" w:space="0" w:color="auto"/>
          </w:divBdr>
        </w:div>
        <w:div w:id="1072969454">
          <w:marLeft w:val="480"/>
          <w:marRight w:val="0"/>
          <w:marTop w:val="0"/>
          <w:marBottom w:val="0"/>
          <w:divBdr>
            <w:top w:val="none" w:sz="0" w:space="0" w:color="auto"/>
            <w:left w:val="none" w:sz="0" w:space="0" w:color="auto"/>
            <w:bottom w:val="none" w:sz="0" w:space="0" w:color="auto"/>
            <w:right w:val="none" w:sz="0" w:space="0" w:color="auto"/>
          </w:divBdr>
        </w:div>
        <w:div w:id="1085107425">
          <w:marLeft w:val="480"/>
          <w:marRight w:val="0"/>
          <w:marTop w:val="0"/>
          <w:marBottom w:val="0"/>
          <w:divBdr>
            <w:top w:val="none" w:sz="0" w:space="0" w:color="auto"/>
            <w:left w:val="none" w:sz="0" w:space="0" w:color="auto"/>
            <w:bottom w:val="none" w:sz="0" w:space="0" w:color="auto"/>
            <w:right w:val="none" w:sz="0" w:space="0" w:color="auto"/>
          </w:divBdr>
        </w:div>
        <w:div w:id="1211191804">
          <w:marLeft w:val="480"/>
          <w:marRight w:val="0"/>
          <w:marTop w:val="0"/>
          <w:marBottom w:val="0"/>
          <w:divBdr>
            <w:top w:val="none" w:sz="0" w:space="0" w:color="auto"/>
            <w:left w:val="none" w:sz="0" w:space="0" w:color="auto"/>
            <w:bottom w:val="none" w:sz="0" w:space="0" w:color="auto"/>
            <w:right w:val="none" w:sz="0" w:space="0" w:color="auto"/>
          </w:divBdr>
        </w:div>
        <w:div w:id="1232421894">
          <w:marLeft w:val="480"/>
          <w:marRight w:val="0"/>
          <w:marTop w:val="0"/>
          <w:marBottom w:val="0"/>
          <w:divBdr>
            <w:top w:val="none" w:sz="0" w:space="0" w:color="auto"/>
            <w:left w:val="none" w:sz="0" w:space="0" w:color="auto"/>
            <w:bottom w:val="none" w:sz="0" w:space="0" w:color="auto"/>
            <w:right w:val="none" w:sz="0" w:space="0" w:color="auto"/>
          </w:divBdr>
        </w:div>
        <w:div w:id="1238246777">
          <w:marLeft w:val="480"/>
          <w:marRight w:val="0"/>
          <w:marTop w:val="0"/>
          <w:marBottom w:val="0"/>
          <w:divBdr>
            <w:top w:val="none" w:sz="0" w:space="0" w:color="auto"/>
            <w:left w:val="none" w:sz="0" w:space="0" w:color="auto"/>
            <w:bottom w:val="none" w:sz="0" w:space="0" w:color="auto"/>
            <w:right w:val="none" w:sz="0" w:space="0" w:color="auto"/>
          </w:divBdr>
        </w:div>
        <w:div w:id="1271352811">
          <w:marLeft w:val="480"/>
          <w:marRight w:val="0"/>
          <w:marTop w:val="0"/>
          <w:marBottom w:val="0"/>
          <w:divBdr>
            <w:top w:val="none" w:sz="0" w:space="0" w:color="auto"/>
            <w:left w:val="none" w:sz="0" w:space="0" w:color="auto"/>
            <w:bottom w:val="none" w:sz="0" w:space="0" w:color="auto"/>
            <w:right w:val="none" w:sz="0" w:space="0" w:color="auto"/>
          </w:divBdr>
        </w:div>
        <w:div w:id="1583372494">
          <w:marLeft w:val="480"/>
          <w:marRight w:val="0"/>
          <w:marTop w:val="0"/>
          <w:marBottom w:val="0"/>
          <w:divBdr>
            <w:top w:val="none" w:sz="0" w:space="0" w:color="auto"/>
            <w:left w:val="none" w:sz="0" w:space="0" w:color="auto"/>
            <w:bottom w:val="none" w:sz="0" w:space="0" w:color="auto"/>
            <w:right w:val="none" w:sz="0" w:space="0" w:color="auto"/>
          </w:divBdr>
        </w:div>
        <w:div w:id="1623808995">
          <w:marLeft w:val="480"/>
          <w:marRight w:val="0"/>
          <w:marTop w:val="0"/>
          <w:marBottom w:val="0"/>
          <w:divBdr>
            <w:top w:val="none" w:sz="0" w:space="0" w:color="auto"/>
            <w:left w:val="none" w:sz="0" w:space="0" w:color="auto"/>
            <w:bottom w:val="none" w:sz="0" w:space="0" w:color="auto"/>
            <w:right w:val="none" w:sz="0" w:space="0" w:color="auto"/>
          </w:divBdr>
        </w:div>
        <w:div w:id="1678462029">
          <w:marLeft w:val="480"/>
          <w:marRight w:val="0"/>
          <w:marTop w:val="0"/>
          <w:marBottom w:val="0"/>
          <w:divBdr>
            <w:top w:val="none" w:sz="0" w:space="0" w:color="auto"/>
            <w:left w:val="none" w:sz="0" w:space="0" w:color="auto"/>
            <w:bottom w:val="none" w:sz="0" w:space="0" w:color="auto"/>
            <w:right w:val="none" w:sz="0" w:space="0" w:color="auto"/>
          </w:divBdr>
        </w:div>
        <w:div w:id="1700163283">
          <w:marLeft w:val="480"/>
          <w:marRight w:val="0"/>
          <w:marTop w:val="0"/>
          <w:marBottom w:val="0"/>
          <w:divBdr>
            <w:top w:val="none" w:sz="0" w:space="0" w:color="auto"/>
            <w:left w:val="none" w:sz="0" w:space="0" w:color="auto"/>
            <w:bottom w:val="none" w:sz="0" w:space="0" w:color="auto"/>
            <w:right w:val="none" w:sz="0" w:space="0" w:color="auto"/>
          </w:divBdr>
        </w:div>
        <w:div w:id="1730107393">
          <w:marLeft w:val="480"/>
          <w:marRight w:val="0"/>
          <w:marTop w:val="0"/>
          <w:marBottom w:val="0"/>
          <w:divBdr>
            <w:top w:val="none" w:sz="0" w:space="0" w:color="auto"/>
            <w:left w:val="none" w:sz="0" w:space="0" w:color="auto"/>
            <w:bottom w:val="none" w:sz="0" w:space="0" w:color="auto"/>
            <w:right w:val="none" w:sz="0" w:space="0" w:color="auto"/>
          </w:divBdr>
        </w:div>
        <w:div w:id="1865896643">
          <w:marLeft w:val="480"/>
          <w:marRight w:val="0"/>
          <w:marTop w:val="0"/>
          <w:marBottom w:val="0"/>
          <w:divBdr>
            <w:top w:val="none" w:sz="0" w:space="0" w:color="auto"/>
            <w:left w:val="none" w:sz="0" w:space="0" w:color="auto"/>
            <w:bottom w:val="none" w:sz="0" w:space="0" w:color="auto"/>
            <w:right w:val="none" w:sz="0" w:space="0" w:color="auto"/>
          </w:divBdr>
        </w:div>
        <w:div w:id="1955601293">
          <w:marLeft w:val="480"/>
          <w:marRight w:val="0"/>
          <w:marTop w:val="0"/>
          <w:marBottom w:val="0"/>
          <w:divBdr>
            <w:top w:val="none" w:sz="0" w:space="0" w:color="auto"/>
            <w:left w:val="none" w:sz="0" w:space="0" w:color="auto"/>
            <w:bottom w:val="none" w:sz="0" w:space="0" w:color="auto"/>
            <w:right w:val="none" w:sz="0" w:space="0" w:color="auto"/>
          </w:divBdr>
        </w:div>
        <w:div w:id="1958759304">
          <w:marLeft w:val="480"/>
          <w:marRight w:val="0"/>
          <w:marTop w:val="0"/>
          <w:marBottom w:val="0"/>
          <w:divBdr>
            <w:top w:val="none" w:sz="0" w:space="0" w:color="auto"/>
            <w:left w:val="none" w:sz="0" w:space="0" w:color="auto"/>
            <w:bottom w:val="none" w:sz="0" w:space="0" w:color="auto"/>
            <w:right w:val="none" w:sz="0" w:space="0" w:color="auto"/>
          </w:divBdr>
        </w:div>
        <w:div w:id="1963149309">
          <w:marLeft w:val="480"/>
          <w:marRight w:val="0"/>
          <w:marTop w:val="0"/>
          <w:marBottom w:val="0"/>
          <w:divBdr>
            <w:top w:val="none" w:sz="0" w:space="0" w:color="auto"/>
            <w:left w:val="none" w:sz="0" w:space="0" w:color="auto"/>
            <w:bottom w:val="none" w:sz="0" w:space="0" w:color="auto"/>
            <w:right w:val="none" w:sz="0" w:space="0" w:color="auto"/>
          </w:divBdr>
        </w:div>
        <w:div w:id="1992321779">
          <w:marLeft w:val="480"/>
          <w:marRight w:val="0"/>
          <w:marTop w:val="0"/>
          <w:marBottom w:val="0"/>
          <w:divBdr>
            <w:top w:val="none" w:sz="0" w:space="0" w:color="auto"/>
            <w:left w:val="none" w:sz="0" w:space="0" w:color="auto"/>
            <w:bottom w:val="none" w:sz="0" w:space="0" w:color="auto"/>
            <w:right w:val="none" w:sz="0" w:space="0" w:color="auto"/>
          </w:divBdr>
        </w:div>
        <w:div w:id="2039119313">
          <w:marLeft w:val="480"/>
          <w:marRight w:val="0"/>
          <w:marTop w:val="0"/>
          <w:marBottom w:val="0"/>
          <w:divBdr>
            <w:top w:val="none" w:sz="0" w:space="0" w:color="auto"/>
            <w:left w:val="none" w:sz="0" w:space="0" w:color="auto"/>
            <w:bottom w:val="none" w:sz="0" w:space="0" w:color="auto"/>
            <w:right w:val="none" w:sz="0" w:space="0" w:color="auto"/>
          </w:divBdr>
        </w:div>
        <w:div w:id="2058971549">
          <w:marLeft w:val="480"/>
          <w:marRight w:val="0"/>
          <w:marTop w:val="0"/>
          <w:marBottom w:val="0"/>
          <w:divBdr>
            <w:top w:val="none" w:sz="0" w:space="0" w:color="auto"/>
            <w:left w:val="none" w:sz="0" w:space="0" w:color="auto"/>
            <w:bottom w:val="none" w:sz="0" w:space="0" w:color="auto"/>
            <w:right w:val="none" w:sz="0" w:space="0" w:color="auto"/>
          </w:divBdr>
        </w:div>
        <w:div w:id="2078162651">
          <w:marLeft w:val="480"/>
          <w:marRight w:val="0"/>
          <w:marTop w:val="0"/>
          <w:marBottom w:val="0"/>
          <w:divBdr>
            <w:top w:val="none" w:sz="0" w:space="0" w:color="auto"/>
            <w:left w:val="none" w:sz="0" w:space="0" w:color="auto"/>
            <w:bottom w:val="none" w:sz="0" w:space="0" w:color="auto"/>
            <w:right w:val="none" w:sz="0" w:space="0" w:color="auto"/>
          </w:divBdr>
        </w:div>
      </w:divsChild>
    </w:div>
    <w:div w:id="2017342258">
      <w:bodyDiv w:val="1"/>
      <w:marLeft w:val="0"/>
      <w:marRight w:val="0"/>
      <w:marTop w:val="0"/>
      <w:marBottom w:val="0"/>
      <w:divBdr>
        <w:top w:val="none" w:sz="0" w:space="0" w:color="auto"/>
        <w:left w:val="none" w:sz="0" w:space="0" w:color="auto"/>
        <w:bottom w:val="none" w:sz="0" w:space="0" w:color="auto"/>
        <w:right w:val="none" w:sz="0" w:space="0" w:color="auto"/>
      </w:divBdr>
      <w:divsChild>
        <w:div w:id="29764619">
          <w:marLeft w:val="480"/>
          <w:marRight w:val="0"/>
          <w:marTop w:val="0"/>
          <w:marBottom w:val="0"/>
          <w:divBdr>
            <w:top w:val="none" w:sz="0" w:space="0" w:color="auto"/>
            <w:left w:val="none" w:sz="0" w:space="0" w:color="auto"/>
            <w:bottom w:val="none" w:sz="0" w:space="0" w:color="auto"/>
            <w:right w:val="none" w:sz="0" w:space="0" w:color="auto"/>
          </w:divBdr>
        </w:div>
        <w:div w:id="229003106">
          <w:marLeft w:val="480"/>
          <w:marRight w:val="0"/>
          <w:marTop w:val="0"/>
          <w:marBottom w:val="0"/>
          <w:divBdr>
            <w:top w:val="none" w:sz="0" w:space="0" w:color="auto"/>
            <w:left w:val="none" w:sz="0" w:space="0" w:color="auto"/>
            <w:bottom w:val="none" w:sz="0" w:space="0" w:color="auto"/>
            <w:right w:val="none" w:sz="0" w:space="0" w:color="auto"/>
          </w:divBdr>
        </w:div>
        <w:div w:id="240406117">
          <w:marLeft w:val="480"/>
          <w:marRight w:val="0"/>
          <w:marTop w:val="0"/>
          <w:marBottom w:val="0"/>
          <w:divBdr>
            <w:top w:val="none" w:sz="0" w:space="0" w:color="auto"/>
            <w:left w:val="none" w:sz="0" w:space="0" w:color="auto"/>
            <w:bottom w:val="none" w:sz="0" w:space="0" w:color="auto"/>
            <w:right w:val="none" w:sz="0" w:space="0" w:color="auto"/>
          </w:divBdr>
        </w:div>
        <w:div w:id="271061622">
          <w:marLeft w:val="480"/>
          <w:marRight w:val="0"/>
          <w:marTop w:val="0"/>
          <w:marBottom w:val="0"/>
          <w:divBdr>
            <w:top w:val="none" w:sz="0" w:space="0" w:color="auto"/>
            <w:left w:val="none" w:sz="0" w:space="0" w:color="auto"/>
            <w:bottom w:val="none" w:sz="0" w:space="0" w:color="auto"/>
            <w:right w:val="none" w:sz="0" w:space="0" w:color="auto"/>
          </w:divBdr>
        </w:div>
        <w:div w:id="306589984">
          <w:marLeft w:val="480"/>
          <w:marRight w:val="0"/>
          <w:marTop w:val="0"/>
          <w:marBottom w:val="0"/>
          <w:divBdr>
            <w:top w:val="none" w:sz="0" w:space="0" w:color="auto"/>
            <w:left w:val="none" w:sz="0" w:space="0" w:color="auto"/>
            <w:bottom w:val="none" w:sz="0" w:space="0" w:color="auto"/>
            <w:right w:val="none" w:sz="0" w:space="0" w:color="auto"/>
          </w:divBdr>
        </w:div>
        <w:div w:id="309482599">
          <w:marLeft w:val="480"/>
          <w:marRight w:val="0"/>
          <w:marTop w:val="0"/>
          <w:marBottom w:val="0"/>
          <w:divBdr>
            <w:top w:val="none" w:sz="0" w:space="0" w:color="auto"/>
            <w:left w:val="none" w:sz="0" w:space="0" w:color="auto"/>
            <w:bottom w:val="none" w:sz="0" w:space="0" w:color="auto"/>
            <w:right w:val="none" w:sz="0" w:space="0" w:color="auto"/>
          </w:divBdr>
        </w:div>
        <w:div w:id="334193123">
          <w:marLeft w:val="480"/>
          <w:marRight w:val="0"/>
          <w:marTop w:val="0"/>
          <w:marBottom w:val="0"/>
          <w:divBdr>
            <w:top w:val="none" w:sz="0" w:space="0" w:color="auto"/>
            <w:left w:val="none" w:sz="0" w:space="0" w:color="auto"/>
            <w:bottom w:val="none" w:sz="0" w:space="0" w:color="auto"/>
            <w:right w:val="none" w:sz="0" w:space="0" w:color="auto"/>
          </w:divBdr>
        </w:div>
        <w:div w:id="348722932">
          <w:marLeft w:val="480"/>
          <w:marRight w:val="0"/>
          <w:marTop w:val="0"/>
          <w:marBottom w:val="0"/>
          <w:divBdr>
            <w:top w:val="none" w:sz="0" w:space="0" w:color="auto"/>
            <w:left w:val="none" w:sz="0" w:space="0" w:color="auto"/>
            <w:bottom w:val="none" w:sz="0" w:space="0" w:color="auto"/>
            <w:right w:val="none" w:sz="0" w:space="0" w:color="auto"/>
          </w:divBdr>
        </w:div>
        <w:div w:id="357438302">
          <w:marLeft w:val="480"/>
          <w:marRight w:val="0"/>
          <w:marTop w:val="0"/>
          <w:marBottom w:val="0"/>
          <w:divBdr>
            <w:top w:val="none" w:sz="0" w:space="0" w:color="auto"/>
            <w:left w:val="none" w:sz="0" w:space="0" w:color="auto"/>
            <w:bottom w:val="none" w:sz="0" w:space="0" w:color="auto"/>
            <w:right w:val="none" w:sz="0" w:space="0" w:color="auto"/>
          </w:divBdr>
        </w:div>
        <w:div w:id="359399975">
          <w:marLeft w:val="480"/>
          <w:marRight w:val="0"/>
          <w:marTop w:val="0"/>
          <w:marBottom w:val="0"/>
          <w:divBdr>
            <w:top w:val="none" w:sz="0" w:space="0" w:color="auto"/>
            <w:left w:val="none" w:sz="0" w:space="0" w:color="auto"/>
            <w:bottom w:val="none" w:sz="0" w:space="0" w:color="auto"/>
            <w:right w:val="none" w:sz="0" w:space="0" w:color="auto"/>
          </w:divBdr>
        </w:div>
        <w:div w:id="456530834">
          <w:marLeft w:val="480"/>
          <w:marRight w:val="0"/>
          <w:marTop w:val="0"/>
          <w:marBottom w:val="0"/>
          <w:divBdr>
            <w:top w:val="none" w:sz="0" w:space="0" w:color="auto"/>
            <w:left w:val="none" w:sz="0" w:space="0" w:color="auto"/>
            <w:bottom w:val="none" w:sz="0" w:space="0" w:color="auto"/>
            <w:right w:val="none" w:sz="0" w:space="0" w:color="auto"/>
          </w:divBdr>
        </w:div>
        <w:div w:id="557790462">
          <w:marLeft w:val="480"/>
          <w:marRight w:val="0"/>
          <w:marTop w:val="0"/>
          <w:marBottom w:val="0"/>
          <w:divBdr>
            <w:top w:val="none" w:sz="0" w:space="0" w:color="auto"/>
            <w:left w:val="none" w:sz="0" w:space="0" w:color="auto"/>
            <w:bottom w:val="none" w:sz="0" w:space="0" w:color="auto"/>
            <w:right w:val="none" w:sz="0" w:space="0" w:color="auto"/>
          </w:divBdr>
        </w:div>
        <w:div w:id="775635069">
          <w:marLeft w:val="480"/>
          <w:marRight w:val="0"/>
          <w:marTop w:val="0"/>
          <w:marBottom w:val="0"/>
          <w:divBdr>
            <w:top w:val="none" w:sz="0" w:space="0" w:color="auto"/>
            <w:left w:val="none" w:sz="0" w:space="0" w:color="auto"/>
            <w:bottom w:val="none" w:sz="0" w:space="0" w:color="auto"/>
            <w:right w:val="none" w:sz="0" w:space="0" w:color="auto"/>
          </w:divBdr>
        </w:div>
        <w:div w:id="951739374">
          <w:marLeft w:val="480"/>
          <w:marRight w:val="0"/>
          <w:marTop w:val="0"/>
          <w:marBottom w:val="0"/>
          <w:divBdr>
            <w:top w:val="none" w:sz="0" w:space="0" w:color="auto"/>
            <w:left w:val="none" w:sz="0" w:space="0" w:color="auto"/>
            <w:bottom w:val="none" w:sz="0" w:space="0" w:color="auto"/>
            <w:right w:val="none" w:sz="0" w:space="0" w:color="auto"/>
          </w:divBdr>
        </w:div>
        <w:div w:id="1086347388">
          <w:marLeft w:val="480"/>
          <w:marRight w:val="0"/>
          <w:marTop w:val="0"/>
          <w:marBottom w:val="0"/>
          <w:divBdr>
            <w:top w:val="none" w:sz="0" w:space="0" w:color="auto"/>
            <w:left w:val="none" w:sz="0" w:space="0" w:color="auto"/>
            <w:bottom w:val="none" w:sz="0" w:space="0" w:color="auto"/>
            <w:right w:val="none" w:sz="0" w:space="0" w:color="auto"/>
          </w:divBdr>
        </w:div>
        <w:div w:id="1129056421">
          <w:marLeft w:val="480"/>
          <w:marRight w:val="0"/>
          <w:marTop w:val="0"/>
          <w:marBottom w:val="0"/>
          <w:divBdr>
            <w:top w:val="none" w:sz="0" w:space="0" w:color="auto"/>
            <w:left w:val="none" w:sz="0" w:space="0" w:color="auto"/>
            <w:bottom w:val="none" w:sz="0" w:space="0" w:color="auto"/>
            <w:right w:val="none" w:sz="0" w:space="0" w:color="auto"/>
          </w:divBdr>
        </w:div>
        <w:div w:id="1182009587">
          <w:marLeft w:val="480"/>
          <w:marRight w:val="0"/>
          <w:marTop w:val="0"/>
          <w:marBottom w:val="0"/>
          <w:divBdr>
            <w:top w:val="none" w:sz="0" w:space="0" w:color="auto"/>
            <w:left w:val="none" w:sz="0" w:space="0" w:color="auto"/>
            <w:bottom w:val="none" w:sz="0" w:space="0" w:color="auto"/>
            <w:right w:val="none" w:sz="0" w:space="0" w:color="auto"/>
          </w:divBdr>
        </w:div>
        <w:div w:id="1248809260">
          <w:marLeft w:val="480"/>
          <w:marRight w:val="0"/>
          <w:marTop w:val="0"/>
          <w:marBottom w:val="0"/>
          <w:divBdr>
            <w:top w:val="none" w:sz="0" w:space="0" w:color="auto"/>
            <w:left w:val="none" w:sz="0" w:space="0" w:color="auto"/>
            <w:bottom w:val="none" w:sz="0" w:space="0" w:color="auto"/>
            <w:right w:val="none" w:sz="0" w:space="0" w:color="auto"/>
          </w:divBdr>
        </w:div>
        <w:div w:id="1276332588">
          <w:marLeft w:val="480"/>
          <w:marRight w:val="0"/>
          <w:marTop w:val="0"/>
          <w:marBottom w:val="0"/>
          <w:divBdr>
            <w:top w:val="none" w:sz="0" w:space="0" w:color="auto"/>
            <w:left w:val="none" w:sz="0" w:space="0" w:color="auto"/>
            <w:bottom w:val="none" w:sz="0" w:space="0" w:color="auto"/>
            <w:right w:val="none" w:sz="0" w:space="0" w:color="auto"/>
          </w:divBdr>
        </w:div>
        <w:div w:id="1373505878">
          <w:marLeft w:val="480"/>
          <w:marRight w:val="0"/>
          <w:marTop w:val="0"/>
          <w:marBottom w:val="0"/>
          <w:divBdr>
            <w:top w:val="none" w:sz="0" w:space="0" w:color="auto"/>
            <w:left w:val="none" w:sz="0" w:space="0" w:color="auto"/>
            <w:bottom w:val="none" w:sz="0" w:space="0" w:color="auto"/>
            <w:right w:val="none" w:sz="0" w:space="0" w:color="auto"/>
          </w:divBdr>
        </w:div>
        <w:div w:id="1409421747">
          <w:marLeft w:val="480"/>
          <w:marRight w:val="0"/>
          <w:marTop w:val="0"/>
          <w:marBottom w:val="0"/>
          <w:divBdr>
            <w:top w:val="none" w:sz="0" w:space="0" w:color="auto"/>
            <w:left w:val="none" w:sz="0" w:space="0" w:color="auto"/>
            <w:bottom w:val="none" w:sz="0" w:space="0" w:color="auto"/>
            <w:right w:val="none" w:sz="0" w:space="0" w:color="auto"/>
          </w:divBdr>
        </w:div>
        <w:div w:id="1415515955">
          <w:marLeft w:val="480"/>
          <w:marRight w:val="0"/>
          <w:marTop w:val="0"/>
          <w:marBottom w:val="0"/>
          <w:divBdr>
            <w:top w:val="none" w:sz="0" w:space="0" w:color="auto"/>
            <w:left w:val="none" w:sz="0" w:space="0" w:color="auto"/>
            <w:bottom w:val="none" w:sz="0" w:space="0" w:color="auto"/>
            <w:right w:val="none" w:sz="0" w:space="0" w:color="auto"/>
          </w:divBdr>
        </w:div>
        <w:div w:id="1445230151">
          <w:marLeft w:val="480"/>
          <w:marRight w:val="0"/>
          <w:marTop w:val="0"/>
          <w:marBottom w:val="0"/>
          <w:divBdr>
            <w:top w:val="none" w:sz="0" w:space="0" w:color="auto"/>
            <w:left w:val="none" w:sz="0" w:space="0" w:color="auto"/>
            <w:bottom w:val="none" w:sz="0" w:space="0" w:color="auto"/>
            <w:right w:val="none" w:sz="0" w:space="0" w:color="auto"/>
          </w:divBdr>
        </w:div>
        <w:div w:id="1471746886">
          <w:marLeft w:val="480"/>
          <w:marRight w:val="0"/>
          <w:marTop w:val="0"/>
          <w:marBottom w:val="0"/>
          <w:divBdr>
            <w:top w:val="none" w:sz="0" w:space="0" w:color="auto"/>
            <w:left w:val="none" w:sz="0" w:space="0" w:color="auto"/>
            <w:bottom w:val="none" w:sz="0" w:space="0" w:color="auto"/>
            <w:right w:val="none" w:sz="0" w:space="0" w:color="auto"/>
          </w:divBdr>
        </w:div>
        <w:div w:id="1475292380">
          <w:marLeft w:val="480"/>
          <w:marRight w:val="0"/>
          <w:marTop w:val="0"/>
          <w:marBottom w:val="0"/>
          <w:divBdr>
            <w:top w:val="none" w:sz="0" w:space="0" w:color="auto"/>
            <w:left w:val="none" w:sz="0" w:space="0" w:color="auto"/>
            <w:bottom w:val="none" w:sz="0" w:space="0" w:color="auto"/>
            <w:right w:val="none" w:sz="0" w:space="0" w:color="auto"/>
          </w:divBdr>
        </w:div>
        <w:div w:id="1649940472">
          <w:marLeft w:val="480"/>
          <w:marRight w:val="0"/>
          <w:marTop w:val="0"/>
          <w:marBottom w:val="0"/>
          <w:divBdr>
            <w:top w:val="none" w:sz="0" w:space="0" w:color="auto"/>
            <w:left w:val="none" w:sz="0" w:space="0" w:color="auto"/>
            <w:bottom w:val="none" w:sz="0" w:space="0" w:color="auto"/>
            <w:right w:val="none" w:sz="0" w:space="0" w:color="auto"/>
          </w:divBdr>
        </w:div>
        <w:div w:id="1692802893">
          <w:marLeft w:val="480"/>
          <w:marRight w:val="0"/>
          <w:marTop w:val="0"/>
          <w:marBottom w:val="0"/>
          <w:divBdr>
            <w:top w:val="none" w:sz="0" w:space="0" w:color="auto"/>
            <w:left w:val="none" w:sz="0" w:space="0" w:color="auto"/>
            <w:bottom w:val="none" w:sz="0" w:space="0" w:color="auto"/>
            <w:right w:val="none" w:sz="0" w:space="0" w:color="auto"/>
          </w:divBdr>
        </w:div>
        <w:div w:id="1727871205">
          <w:marLeft w:val="480"/>
          <w:marRight w:val="0"/>
          <w:marTop w:val="0"/>
          <w:marBottom w:val="0"/>
          <w:divBdr>
            <w:top w:val="none" w:sz="0" w:space="0" w:color="auto"/>
            <w:left w:val="none" w:sz="0" w:space="0" w:color="auto"/>
            <w:bottom w:val="none" w:sz="0" w:space="0" w:color="auto"/>
            <w:right w:val="none" w:sz="0" w:space="0" w:color="auto"/>
          </w:divBdr>
        </w:div>
        <w:div w:id="1772704556">
          <w:marLeft w:val="480"/>
          <w:marRight w:val="0"/>
          <w:marTop w:val="0"/>
          <w:marBottom w:val="0"/>
          <w:divBdr>
            <w:top w:val="none" w:sz="0" w:space="0" w:color="auto"/>
            <w:left w:val="none" w:sz="0" w:space="0" w:color="auto"/>
            <w:bottom w:val="none" w:sz="0" w:space="0" w:color="auto"/>
            <w:right w:val="none" w:sz="0" w:space="0" w:color="auto"/>
          </w:divBdr>
        </w:div>
        <w:div w:id="1896308806">
          <w:marLeft w:val="480"/>
          <w:marRight w:val="0"/>
          <w:marTop w:val="0"/>
          <w:marBottom w:val="0"/>
          <w:divBdr>
            <w:top w:val="none" w:sz="0" w:space="0" w:color="auto"/>
            <w:left w:val="none" w:sz="0" w:space="0" w:color="auto"/>
            <w:bottom w:val="none" w:sz="0" w:space="0" w:color="auto"/>
            <w:right w:val="none" w:sz="0" w:space="0" w:color="auto"/>
          </w:divBdr>
        </w:div>
        <w:div w:id="1924601873">
          <w:marLeft w:val="480"/>
          <w:marRight w:val="0"/>
          <w:marTop w:val="0"/>
          <w:marBottom w:val="0"/>
          <w:divBdr>
            <w:top w:val="none" w:sz="0" w:space="0" w:color="auto"/>
            <w:left w:val="none" w:sz="0" w:space="0" w:color="auto"/>
            <w:bottom w:val="none" w:sz="0" w:space="0" w:color="auto"/>
            <w:right w:val="none" w:sz="0" w:space="0" w:color="auto"/>
          </w:divBdr>
        </w:div>
        <w:div w:id="1982155938">
          <w:marLeft w:val="480"/>
          <w:marRight w:val="0"/>
          <w:marTop w:val="0"/>
          <w:marBottom w:val="0"/>
          <w:divBdr>
            <w:top w:val="none" w:sz="0" w:space="0" w:color="auto"/>
            <w:left w:val="none" w:sz="0" w:space="0" w:color="auto"/>
            <w:bottom w:val="none" w:sz="0" w:space="0" w:color="auto"/>
            <w:right w:val="none" w:sz="0" w:space="0" w:color="auto"/>
          </w:divBdr>
        </w:div>
        <w:div w:id="2011987442">
          <w:marLeft w:val="480"/>
          <w:marRight w:val="0"/>
          <w:marTop w:val="0"/>
          <w:marBottom w:val="0"/>
          <w:divBdr>
            <w:top w:val="none" w:sz="0" w:space="0" w:color="auto"/>
            <w:left w:val="none" w:sz="0" w:space="0" w:color="auto"/>
            <w:bottom w:val="none" w:sz="0" w:space="0" w:color="auto"/>
            <w:right w:val="none" w:sz="0" w:space="0" w:color="auto"/>
          </w:divBdr>
        </w:div>
        <w:div w:id="2036074938">
          <w:marLeft w:val="480"/>
          <w:marRight w:val="0"/>
          <w:marTop w:val="0"/>
          <w:marBottom w:val="0"/>
          <w:divBdr>
            <w:top w:val="none" w:sz="0" w:space="0" w:color="auto"/>
            <w:left w:val="none" w:sz="0" w:space="0" w:color="auto"/>
            <w:bottom w:val="none" w:sz="0" w:space="0" w:color="auto"/>
            <w:right w:val="none" w:sz="0" w:space="0" w:color="auto"/>
          </w:divBdr>
        </w:div>
        <w:div w:id="2131170093">
          <w:marLeft w:val="480"/>
          <w:marRight w:val="0"/>
          <w:marTop w:val="0"/>
          <w:marBottom w:val="0"/>
          <w:divBdr>
            <w:top w:val="none" w:sz="0" w:space="0" w:color="auto"/>
            <w:left w:val="none" w:sz="0" w:space="0" w:color="auto"/>
            <w:bottom w:val="none" w:sz="0" w:space="0" w:color="auto"/>
            <w:right w:val="none" w:sz="0" w:space="0" w:color="auto"/>
          </w:divBdr>
        </w:div>
        <w:div w:id="2140368439">
          <w:marLeft w:val="480"/>
          <w:marRight w:val="0"/>
          <w:marTop w:val="0"/>
          <w:marBottom w:val="0"/>
          <w:divBdr>
            <w:top w:val="none" w:sz="0" w:space="0" w:color="auto"/>
            <w:left w:val="none" w:sz="0" w:space="0" w:color="auto"/>
            <w:bottom w:val="none" w:sz="0" w:space="0" w:color="auto"/>
            <w:right w:val="none" w:sz="0" w:space="0" w:color="auto"/>
          </w:divBdr>
        </w:div>
      </w:divsChild>
    </w:div>
    <w:div w:id="2021009104">
      <w:bodyDiv w:val="1"/>
      <w:marLeft w:val="0"/>
      <w:marRight w:val="0"/>
      <w:marTop w:val="0"/>
      <w:marBottom w:val="0"/>
      <w:divBdr>
        <w:top w:val="none" w:sz="0" w:space="0" w:color="auto"/>
        <w:left w:val="none" w:sz="0" w:space="0" w:color="auto"/>
        <w:bottom w:val="none" w:sz="0" w:space="0" w:color="auto"/>
        <w:right w:val="none" w:sz="0" w:space="0" w:color="auto"/>
      </w:divBdr>
    </w:div>
    <w:div w:id="2024939748">
      <w:bodyDiv w:val="1"/>
      <w:marLeft w:val="0"/>
      <w:marRight w:val="0"/>
      <w:marTop w:val="0"/>
      <w:marBottom w:val="0"/>
      <w:divBdr>
        <w:top w:val="none" w:sz="0" w:space="0" w:color="auto"/>
        <w:left w:val="none" w:sz="0" w:space="0" w:color="auto"/>
        <w:bottom w:val="none" w:sz="0" w:space="0" w:color="auto"/>
        <w:right w:val="none" w:sz="0" w:space="0" w:color="auto"/>
      </w:divBdr>
    </w:div>
    <w:div w:id="2031711368">
      <w:bodyDiv w:val="1"/>
      <w:marLeft w:val="0"/>
      <w:marRight w:val="0"/>
      <w:marTop w:val="0"/>
      <w:marBottom w:val="0"/>
      <w:divBdr>
        <w:top w:val="none" w:sz="0" w:space="0" w:color="auto"/>
        <w:left w:val="none" w:sz="0" w:space="0" w:color="auto"/>
        <w:bottom w:val="none" w:sz="0" w:space="0" w:color="auto"/>
        <w:right w:val="none" w:sz="0" w:space="0" w:color="auto"/>
      </w:divBdr>
    </w:div>
    <w:div w:id="2033264533">
      <w:bodyDiv w:val="1"/>
      <w:marLeft w:val="0"/>
      <w:marRight w:val="0"/>
      <w:marTop w:val="0"/>
      <w:marBottom w:val="0"/>
      <w:divBdr>
        <w:top w:val="none" w:sz="0" w:space="0" w:color="auto"/>
        <w:left w:val="none" w:sz="0" w:space="0" w:color="auto"/>
        <w:bottom w:val="none" w:sz="0" w:space="0" w:color="auto"/>
        <w:right w:val="none" w:sz="0" w:space="0" w:color="auto"/>
      </w:divBdr>
    </w:div>
    <w:div w:id="2042583216">
      <w:bodyDiv w:val="1"/>
      <w:marLeft w:val="0"/>
      <w:marRight w:val="0"/>
      <w:marTop w:val="0"/>
      <w:marBottom w:val="0"/>
      <w:divBdr>
        <w:top w:val="none" w:sz="0" w:space="0" w:color="auto"/>
        <w:left w:val="none" w:sz="0" w:space="0" w:color="auto"/>
        <w:bottom w:val="none" w:sz="0" w:space="0" w:color="auto"/>
        <w:right w:val="none" w:sz="0" w:space="0" w:color="auto"/>
      </w:divBdr>
      <w:divsChild>
        <w:div w:id="65341884">
          <w:marLeft w:val="480"/>
          <w:marRight w:val="0"/>
          <w:marTop w:val="0"/>
          <w:marBottom w:val="0"/>
          <w:divBdr>
            <w:top w:val="none" w:sz="0" w:space="0" w:color="auto"/>
            <w:left w:val="none" w:sz="0" w:space="0" w:color="auto"/>
            <w:bottom w:val="none" w:sz="0" w:space="0" w:color="auto"/>
            <w:right w:val="none" w:sz="0" w:space="0" w:color="auto"/>
          </w:divBdr>
        </w:div>
        <w:div w:id="120614536">
          <w:marLeft w:val="480"/>
          <w:marRight w:val="0"/>
          <w:marTop w:val="0"/>
          <w:marBottom w:val="0"/>
          <w:divBdr>
            <w:top w:val="none" w:sz="0" w:space="0" w:color="auto"/>
            <w:left w:val="none" w:sz="0" w:space="0" w:color="auto"/>
            <w:bottom w:val="none" w:sz="0" w:space="0" w:color="auto"/>
            <w:right w:val="none" w:sz="0" w:space="0" w:color="auto"/>
          </w:divBdr>
        </w:div>
        <w:div w:id="333727188">
          <w:marLeft w:val="480"/>
          <w:marRight w:val="0"/>
          <w:marTop w:val="0"/>
          <w:marBottom w:val="0"/>
          <w:divBdr>
            <w:top w:val="none" w:sz="0" w:space="0" w:color="auto"/>
            <w:left w:val="none" w:sz="0" w:space="0" w:color="auto"/>
            <w:bottom w:val="none" w:sz="0" w:space="0" w:color="auto"/>
            <w:right w:val="none" w:sz="0" w:space="0" w:color="auto"/>
          </w:divBdr>
        </w:div>
        <w:div w:id="392168097">
          <w:marLeft w:val="480"/>
          <w:marRight w:val="0"/>
          <w:marTop w:val="0"/>
          <w:marBottom w:val="0"/>
          <w:divBdr>
            <w:top w:val="none" w:sz="0" w:space="0" w:color="auto"/>
            <w:left w:val="none" w:sz="0" w:space="0" w:color="auto"/>
            <w:bottom w:val="none" w:sz="0" w:space="0" w:color="auto"/>
            <w:right w:val="none" w:sz="0" w:space="0" w:color="auto"/>
          </w:divBdr>
        </w:div>
        <w:div w:id="423457489">
          <w:marLeft w:val="480"/>
          <w:marRight w:val="0"/>
          <w:marTop w:val="0"/>
          <w:marBottom w:val="0"/>
          <w:divBdr>
            <w:top w:val="none" w:sz="0" w:space="0" w:color="auto"/>
            <w:left w:val="none" w:sz="0" w:space="0" w:color="auto"/>
            <w:bottom w:val="none" w:sz="0" w:space="0" w:color="auto"/>
            <w:right w:val="none" w:sz="0" w:space="0" w:color="auto"/>
          </w:divBdr>
        </w:div>
        <w:div w:id="439838886">
          <w:marLeft w:val="480"/>
          <w:marRight w:val="0"/>
          <w:marTop w:val="0"/>
          <w:marBottom w:val="0"/>
          <w:divBdr>
            <w:top w:val="none" w:sz="0" w:space="0" w:color="auto"/>
            <w:left w:val="none" w:sz="0" w:space="0" w:color="auto"/>
            <w:bottom w:val="none" w:sz="0" w:space="0" w:color="auto"/>
            <w:right w:val="none" w:sz="0" w:space="0" w:color="auto"/>
          </w:divBdr>
        </w:div>
        <w:div w:id="523052838">
          <w:marLeft w:val="480"/>
          <w:marRight w:val="0"/>
          <w:marTop w:val="0"/>
          <w:marBottom w:val="0"/>
          <w:divBdr>
            <w:top w:val="none" w:sz="0" w:space="0" w:color="auto"/>
            <w:left w:val="none" w:sz="0" w:space="0" w:color="auto"/>
            <w:bottom w:val="none" w:sz="0" w:space="0" w:color="auto"/>
            <w:right w:val="none" w:sz="0" w:space="0" w:color="auto"/>
          </w:divBdr>
        </w:div>
        <w:div w:id="534468200">
          <w:marLeft w:val="480"/>
          <w:marRight w:val="0"/>
          <w:marTop w:val="0"/>
          <w:marBottom w:val="0"/>
          <w:divBdr>
            <w:top w:val="none" w:sz="0" w:space="0" w:color="auto"/>
            <w:left w:val="none" w:sz="0" w:space="0" w:color="auto"/>
            <w:bottom w:val="none" w:sz="0" w:space="0" w:color="auto"/>
            <w:right w:val="none" w:sz="0" w:space="0" w:color="auto"/>
          </w:divBdr>
        </w:div>
        <w:div w:id="669672418">
          <w:marLeft w:val="480"/>
          <w:marRight w:val="0"/>
          <w:marTop w:val="0"/>
          <w:marBottom w:val="0"/>
          <w:divBdr>
            <w:top w:val="none" w:sz="0" w:space="0" w:color="auto"/>
            <w:left w:val="none" w:sz="0" w:space="0" w:color="auto"/>
            <w:bottom w:val="none" w:sz="0" w:space="0" w:color="auto"/>
            <w:right w:val="none" w:sz="0" w:space="0" w:color="auto"/>
          </w:divBdr>
        </w:div>
        <w:div w:id="681394942">
          <w:marLeft w:val="480"/>
          <w:marRight w:val="0"/>
          <w:marTop w:val="0"/>
          <w:marBottom w:val="0"/>
          <w:divBdr>
            <w:top w:val="none" w:sz="0" w:space="0" w:color="auto"/>
            <w:left w:val="none" w:sz="0" w:space="0" w:color="auto"/>
            <w:bottom w:val="none" w:sz="0" w:space="0" w:color="auto"/>
            <w:right w:val="none" w:sz="0" w:space="0" w:color="auto"/>
          </w:divBdr>
        </w:div>
        <w:div w:id="710107027">
          <w:marLeft w:val="480"/>
          <w:marRight w:val="0"/>
          <w:marTop w:val="0"/>
          <w:marBottom w:val="0"/>
          <w:divBdr>
            <w:top w:val="none" w:sz="0" w:space="0" w:color="auto"/>
            <w:left w:val="none" w:sz="0" w:space="0" w:color="auto"/>
            <w:bottom w:val="none" w:sz="0" w:space="0" w:color="auto"/>
            <w:right w:val="none" w:sz="0" w:space="0" w:color="auto"/>
          </w:divBdr>
        </w:div>
        <w:div w:id="787816626">
          <w:marLeft w:val="480"/>
          <w:marRight w:val="0"/>
          <w:marTop w:val="0"/>
          <w:marBottom w:val="0"/>
          <w:divBdr>
            <w:top w:val="none" w:sz="0" w:space="0" w:color="auto"/>
            <w:left w:val="none" w:sz="0" w:space="0" w:color="auto"/>
            <w:bottom w:val="none" w:sz="0" w:space="0" w:color="auto"/>
            <w:right w:val="none" w:sz="0" w:space="0" w:color="auto"/>
          </w:divBdr>
        </w:div>
        <w:div w:id="862746506">
          <w:marLeft w:val="480"/>
          <w:marRight w:val="0"/>
          <w:marTop w:val="0"/>
          <w:marBottom w:val="0"/>
          <w:divBdr>
            <w:top w:val="none" w:sz="0" w:space="0" w:color="auto"/>
            <w:left w:val="none" w:sz="0" w:space="0" w:color="auto"/>
            <w:bottom w:val="none" w:sz="0" w:space="0" w:color="auto"/>
            <w:right w:val="none" w:sz="0" w:space="0" w:color="auto"/>
          </w:divBdr>
        </w:div>
        <w:div w:id="937520630">
          <w:marLeft w:val="480"/>
          <w:marRight w:val="0"/>
          <w:marTop w:val="0"/>
          <w:marBottom w:val="0"/>
          <w:divBdr>
            <w:top w:val="none" w:sz="0" w:space="0" w:color="auto"/>
            <w:left w:val="none" w:sz="0" w:space="0" w:color="auto"/>
            <w:bottom w:val="none" w:sz="0" w:space="0" w:color="auto"/>
            <w:right w:val="none" w:sz="0" w:space="0" w:color="auto"/>
          </w:divBdr>
        </w:div>
        <w:div w:id="990906251">
          <w:marLeft w:val="480"/>
          <w:marRight w:val="0"/>
          <w:marTop w:val="0"/>
          <w:marBottom w:val="0"/>
          <w:divBdr>
            <w:top w:val="none" w:sz="0" w:space="0" w:color="auto"/>
            <w:left w:val="none" w:sz="0" w:space="0" w:color="auto"/>
            <w:bottom w:val="none" w:sz="0" w:space="0" w:color="auto"/>
            <w:right w:val="none" w:sz="0" w:space="0" w:color="auto"/>
          </w:divBdr>
        </w:div>
        <w:div w:id="991979529">
          <w:marLeft w:val="480"/>
          <w:marRight w:val="0"/>
          <w:marTop w:val="0"/>
          <w:marBottom w:val="0"/>
          <w:divBdr>
            <w:top w:val="none" w:sz="0" w:space="0" w:color="auto"/>
            <w:left w:val="none" w:sz="0" w:space="0" w:color="auto"/>
            <w:bottom w:val="none" w:sz="0" w:space="0" w:color="auto"/>
            <w:right w:val="none" w:sz="0" w:space="0" w:color="auto"/>
          </w:divBdr>
        </w:div>
        <w:div w:id="994645173">
          <w:marLeft w:val="480"/>
          <w:marRight w:val="0"/>
          <w:marTop w:val="0"/>
          <w:marBottom w:val="0"/>
          <w:divBdr>
            <w:top w:val="none" w:sz="0" w:space="0" w:color="auto"/>
            <w:left w:val="none" w:sz="0" w:space="0" w:color="auto"/>
            <w:bottom w:val="none" w:sz="0" w:space="0" w:color="auto"/>
            <w:right w:val="none" w:sz="0" w:space="0" w:color="auto"/>
          </w:divBdr>
        </w:div>
        <w:div w:id="1257129560">
          <w:marLeft w:val="480"/>
          <w:marRight w:val="0"/>
          <w:marTop w:val="0"/>
          <w:marBottom w:val="0"/>
          <w:divBdr>
            <w:top w:val="none" w:sz="0" w:space="0" w:color="auto"/>
            <w:left w:val="none" w:sz="0" w:space="0" w:color="auto"/>
            <w:bottom w:val="none" w:sz="0" w:space="0" w:color="auto"/>
            <w:right w:val="none" w:sz="0" w:space="0" w:color="auto"/>
          </w:divBdr>
        </w:div>
        <w:div w:id="1289974915">
          <w:marLeft w:val="480"/>
          <w:marRight w:val="0"/>
          <w:marTop w:val="0"/>
          <w:marBottom w:val="0"/>
          <w:divBdr>
            <w:top w:val="none" w:sz="0" w:space="0" w:color="auto"/>
            <w:left w:val="none" w:sz="0" w:space="0" w:color="auto"/>
            <w:bottom w:val="none" w:sz="0" w:space="0" w:color="auto"/>
            <w:right w:val="none" w:sz="0" w:space="0" w:color="auto"/>
          </w:divBdr>
        </w:div>
        <w:div w:id="1338270031">
          <w:marLeft w:val="480"/>
          <w:marRight w:val="0"/>
          <w:marTop w:val="0"/>
          <w:marBottom w:val="0"/>
          <w:divBdr>
            <w:top w:val="none" w:sz="0" w:space="0" w:color="auto"/>
            <w:left w:val="none" w:sz="0" w:space="0" w:color="auto"/>
            <w:bottom w:val="none" w:sz="0" w:space="0" w:color="auto"/>
            <w:right w:val="none" w:sz="0" w:space="0" w:color="auto"/>
          </w:divBdr>
        </w:div>
        <w:div w:id="1392651608">
          <w:marLeft w:val="480"/>
          <w:marRight w:val="0"/>
          <w:marTop w:val="0"/>
          <w:marBottom w:val="0"/>
          <w:divBdr>
            <w:top w:val="none" w:sz="0" w:space="0" w:color="auto"/>
            <w:left w:val="none" w:sz="0" w:space="0" w:color="auto"/>
            <w:bottom w:val="none" w:sz="0" w:space="0" w:color="auto"/>
            <w:right w:val="none" w:sz="0" w:space="0" w:color="auto"/>
          </w:divBdr>
        </w:div>
        <w:div w:id="1452675055">
          <w:marLeft w:val="480"/>
          <w:marRight w:val="0"/>
          <w:marTop w:val="0"/>
          <w:marBottom w:val="0"/>
          <w:divBdr>
            <w:top w:val="none" w:sz="0" w:space="0" w:color="auto"/>
            <w:left w:val="none" w:sz="0" w:space="0" w:color="auto"/>
            <w:bottom w:val="none" w:sz="0" w:space="0" w:color="auto"/>
            <w:right w:val="none" w:sz="0" w:space="0" w:color="auto"/>
          </w:divBdr>
        </w:div>
        <w:div w:id="1580822730">
          <w:marLeft w:val="480"/>
          <w:marRight w:val="0"/>
          <w:marTop w:val="0"/>
          <w:marBottom w:val="0"/>
          <w:divBdr>
            <w:top w:val="none" w:sz="0" w:space="0" w:color="auto"/>
            <w:left w:val="none" w:sz="0" w:space="0" w:color="auto"/>
            <w:bottom w:val="none" w:sz="0" w:space="0" w:color="auto"/>
            <w:right w:val="none" w:sz="0" w:space="0" w:color="auto"/>
          </w:divBdr>
        </w:div>
        <w:div w:id="1645351974">
          <w:marLeft w:val="480"/>
          <w:marRight w:val="0"/>
          <w:marTop w:val="0"/>
          <w:marBottom w:val="0"/>
          <w:divBdr>
            <w:top w:val="none" w:sz="0" w:space="0" w:color="auto"/>
            <w:left w:val="none" w:sz="0" w:space="0" w:color="auto"/>
            <w:bottom w:val="none" w:sz="0" w:space="0" w:color="auto"/>
            <w:right w:val="none" w:sz="0" w:space="0" w:color="auto"/>
          </w:divBdr>
        </w:div>
        <w:div w:id="1821462374">
          <w:marLeft w:val="480"/>
          <w:marRight w:val="0"/>
          <w:marTop w:val="0"/>
          <w:marBottom w:val="0"/>
          <w:divBdr>
            <w:top w:val="none" w:sz="0" w:space="0" w:color="auto"/>
            <w:left w:val="none" w:sz="0" w:space="0" w:color="auto"/>
            <w:bottom w:val="none" w:sz="0" w:space="0" w:color="auto"/>
            <w:right w:val="none" w:sz="0" w:space="0" w:color="auto"/>
          </w:divBdr>
        </w:div>
        <w:div w:id="2062093947">
          <w:marLeft w:val="480"/>
          <w:marRight w:val="0"/>
          <w:marTop w:val="0"/>
          <w:marBottom w:val="0"/>
          <w:divBdr>
            <w:top w:val="none" w:sz="0" w:space="0" w:color="auto"/>
            <w:left w:val="none" w:sz="0" w:space="0" w:color="auto"/>
            <w:bottom w:val="none" w:sz="0" w:space="0" w:color="auto"/>
            <w:right w:val="none" w:sz="0" w:space="0" w:color="auto"/>
          </w:divBdr>
        </w:div>
        <w:div w:id="2095318211">
          <w:marLeft w:val="480"/>
          <w:marRight w:val="0"/>
          <w:marTop w:val="0"/>
          <w:marBottom w:val="0"/>
          <w:divBdr>
            <w:top w:val="none" w:sz="0" w:space="0" w:color="auto"/>
            <w:left w:val="none" w:sz="0" w:space="0" w:color="auto"/>
            <w:bottom w:val="none" w:sz="0" w:space="0" w:color="auto"/>
            <w:right w:val="none" w:sz="0" w:space="0" w:color="auto"/>
          </w:divBdr>
        </w:div>
        <w:div w:id="2105221398">
          <w:marLeft w:val="480"/>
          <w:marRight w:val="0"/>
          <w:marTop w:val="0"/>
          <w:marBottom w:val="0"/>
          <w:divBdr>
            <w:top w:val="none" w:sz="0" w:space="0" w:color="auto"/>
            <w:left w:val="none" w:sz="0" w:space="0" w:color="auto"/>
            <w:bottom w:val="none" w:sz="0" w:space="0" w:color="auto"/>
            <w:right w:val="none" w:sz="0" w:space="0" w:color="auto"/>
          </w:divBdr>
        </w:div>
        <w:div w:id="2131852809">
          <w:marLeft w:val="480"/>
          <w:marRight w:val="0"/>
          <w:marTop w:val="0"/>
          <w:marBottom w:val="0"/>
          <w:divBdr>
            <w:top w:val="none" w:sz="0" w:space="0" w:color="auto"/>
            <w:left w:val="none" w:sz="0" w:space="0" w:color="auto"/>
            <w:bottom w:val="none" w:sz="0" w:space="0" w:color="auto"/>
            <w:right w:val="none" w:sz="0" w:space="0" w:color="auto"/>
          </w:divBdr>
        </w:div>
      </w:divsChild>
    </w:div>
    <w:div w:id="2048984872">
      <w:bodyDiv w:val="1"/>
      <w:marLeft w:val="0"/>
      <w:marRight w:val="0"/>
      <w:marTop w:val="0"/>
      <w:marBottom w:val="0"/>
      <w:divBdr>
        <w:top w:val="none" w:sz="0" w:space="0" w:color="auto"/>
        <w:left w:val="none" w:sz="0" w:space="0" w:color="auto"/>
        <w:bottom w:val="none" w:sz="0" w:space="0" w:color="auto"/>
        <w:right w:val="none" w:sz="0" w:space="0" w:color="auto"/>
      </w:divBdr>
    </w:div>
    <w:div w:id="2050766079">
      <w:bodyDiv w:val="1"/>
      <w:marLeft w:val="0"/>
      <w:marRight w:val="0"/>
      <w:marTop w:val="0"/>
      <w:marBottom w:val="0"/>
      <w:divBdr>
        <w:top w:val="none" w:sz="0" w:space="0" w:color="auto"/>
        <w:left w:val="none" w:sz="0" w:space="0" w:color="auto"/>
        <w:bottom w:val="none" w:sz="0" w:space="0" w:color="auto"/>
        <w:right w:val="none" w:sz="0" w:space="0" w:color="auto"/>
      </w:divBdr>
      <w:divsChild>
        <w:div w:id="37358483">
          <w:marLeft w:val="480"/>
          <w:marRight w:val="0"/>
          <w:marTop w:val="0"/>
          <w:marBottom w:val="0"/>
          <w:divBdr>
            <w:top w:val="none" w:sz="0" w:space="0" w:color="auto"/>
            <w:left w:val="none" w:sz="0" w:space="0" w:color="auto"/>
            <w:bottom w:val="none" w:sz="0" w:space="0" w:color="auto"/>
            <w:right w:val="none" w:sz="0" w:space="0" w:color="auto"/>
          </w:divBdr>
        </w:div>
        <w:div w:id="80562852">
          <w:marLeft w:val="480"/>
          <w:marRight w:val="0"/>
          <w:marTop w:val="0"/>
          <w:marBottom w:val="0"/>
          <w:divBdr>
            <w:top w:val="none" w:sz="0" w:space="0" w:color="auto"/>
            <w:left w:val="none" w:sz="0" w:space="0" w:color="auto"/>
            <w:bottom w:val="none" w:sz="0" w:space="0" w:color="auto"/>
            <w:right w:val="none" w:sz="0" w:space="0" w:color="auto"/>
          </w:divBdr>
        </w:div>
        <w:div w:id="236521442">
          <w:marLeft w:val="480"/>
          <w:marRight w:val="0"/>
          <w:marTop w:val="0"/>
          <w:marBottom w:val="0"/>
          <w:divBdr>
            <w:top w:val="none" w:sz="0" w:space="0" w:color="auto"/>
            <w:left w:val="none" w:sz="0" w:space="0" w:color="auto"/>
            <w:bottom w:val="none" w:sz="0" w:space="0" w:color="auto"/>
            <w:right w:val="none" w:sz="0" w:space="0" w:color="auto"/>
          </w:divBdr>
        </w:div>
        <w:div w:id="316764066">
          <w:marLeft w:val="480"/>
          <w:marRight w:val="0"/>
          <w:marTop w:val="0"/>
          <w:marBottom w:val="0"/>
          <w:divBdr>
            <w:top w:val="none" w:sz="0" w:space="0" w:color="auto"/>
            <w:left w:val="none" w:sz="0" w:space="0" w:color="auto"/>
            <w:bottom w:val="none" w:sz="0" w:space="0" w:color="auto"/>
            <w:right w:val="none" w:sz="0" w:space="0" w:color="auto"/>
          </w:divBdr>
        </w:div>
        <w:div w:id="655959390">
          <w:marLeft w:val="480"/>
          <w:marRight w:val="0"/>
          <w:marTop w:val="0"/>
          <w:marBottom w:val="0"/>
          <w:divBdr>
            <w:top w:val="none" w:sz="0" w:space="0" w:color="auto"/>
            <w:left w:val="none" w:sz="0" w:space="0" w:color="auto"/>
            <w:bottom w:val="none" w:sz="0" w:space="0" w:color="auto"/>
            <w:right w:val="none" w:sz="0" w:space="0" w:color="auto"/>
          </w:divBdr>
        </w:div>
        <w:div w:id="684551228">
          <w:marLeft w:val="480"/>
          <w:marRight w:val="0"/>
          <w:marTop w:val="0"/>
          <w:marBottom w:val="0"/>
          <w:divBdr>
            <w:top w:val="none" w:sz="0" w:space="0" w:color="auto"/>
            <w:left w:val="none" w:sz="0" w:space="0" w:color="auto"/>
            <w:bottom w:val="none" w:sz="0" w:space="0" w:color="auto"/>
            <w:right w:val="none" w:sz="0" w:space="0" w:color="auto"/>
          </w:divBdr>
        </w:div>
        <w:div w:id="725490196">
          <w:marLeft w:val="480"/>
          <w:marRight w:val="0"/>
          <w:marTop w:val="0"/>
          <w:marBottom w:val="0"/>
          <w:divBdr>
            <w:top w:val="none" w:sz="0" w:space="0" w:color="auto"/>
            <w:left w:val="none" w:sz="0" w:space="0" w:color="auto"/>
            <w:bottom w:val="none" w:sz="0" w:space="0" w:color="auto"/>
            <w:right w:val="none" w:sz="0" w:space="0" w:color="auto"/>
          </w:divBdr>
        </w:div>
        <w:div w:id="810631944">
          <w:marLeft w:val="480"/>
          <w:marRight w:val="0"/>
          <w:marTop w:val="0"/>
          <w:marBottom w:val="0"/>
          <w:divBdr>
            <w:top w:val="none" w:sz="0" w:space="0" w:color="auto"/>
            <w:left w:val="none" w:sz="0" w:space="0" w:color="auto"/>
            <w:bottom w:val="none" w:sz="0" w:space="0" w:color="auto"/>
            <w:right w:val="none" w:sz="0" w:space="0" w:color="auto"/>
          </w:divBdr>
        </w:div>
        <w:div w:id="811168718">
          <w:marLeft w:val="480"/>
          <w:marRight w:val="0"/>
          <w:marTop w:val="0"/>
          <w:marBottom w:val="0"/>
          <w:divBdr>
            <w:top w:val="none" w:sz="0" w:space="0" w:color="auto"/>
            <w:left w:val="none" w:sz="0" w:space="0" w:color="auto"/>
            <w:bottom w:val="none" w:sz="0" w:space="0" w:color="auto"/>
            <w:right w:val="none" w:sz="0" w:space="0" w:color="auto"/>
          </w:divBdr>
        </w:div>
        <w:div w:id="926574639">
          <w:marLeft w:val="480"/>
          <w:marRight w:val="0"/>
          <w:marTop w:val="0"/>
          <w:marBottom w:val="0"/>
          <w:divBdr>
            <w:top w:val="none" w:sz="0" w:space="0" w:color="auto"/>
            <w:left w:val="none" w:sz="0" w:space="0" w:color="auto"/>
            <w:bottom w:val="none" w:sz="0" w:space="0" w:color="auto"/>
            <w:right w:val="none" w:sz="0" w:space="0" w:color="auto"/>
          </w:divBdr>
        </w:div>
        <w:div w:id="929195076">
          <w:marLeft w:val="480"/>
          <w:marRight w:val="0"/>
          <w:marTop w:val="0"/>
          <w:marBottom w:val="0"/>
          <w:divBdr>
            <w:top w:val="none" w:sz="0" w:space="0" w:color="auto"/>
            <w:left w:val="none" w:sz="0" w:space="0" w:color="auto"/>
            <w:bottom w:val="none" w:sz="0" w:space="0" w:color="auto"/>
            <w:right w:val="none" w:sz="0" w:space="0" w:color="auto"/>
          </w:divBdr>
        </w:div>
        <w:div w:id="978190588">
          <w:marLeft w:val="480"/>
          <w:marRight w:val="0"/>
          <w:marTop w:val="0"/>
          <w:marBottom w:val="0"/>
          <w:divBdr>
            <w:top w:val="none" w:sz="0" w:space="0" w:color="auto"/>
            <w:left w:val="none" w:sz="0" w:space="0" w:color="auto"/>
            <w:bottom w:val="none" w:sz="0" w:space="0" w:color="auto"/>
            <w:right w:val="none" w:sz="0" w:space="0" w:color="auto"/>
          </w:divBdr>
        </w:div>
        <w:div w:id="1009648119">
          <w:marLeft w:val="480"/>
          <w:marRight w:val="0"/>
          <w:marTop w:val="0"/>
          <w:marBottom w:val="0"/>
          <w:divBdr>
            <w:top w:val="none" w:sz="0" w:space="0" w:color="auto"/>
            <w:left w:val="none" w:sz="0" w:space="0" w:color="auto"/>
            <w:bottom w:val="none" w:sz="0" w:space="0" w:color="auto"/>
            <w:right w:val="none" w:sz="0" w:space="0" w:color="auto"/>
          </w:divBdr>
        </w:div>
        <w:div w:id="1100880675">
          <w:marLeft w:val="480"/>
          <w:marRight w:val="0"/>
          <w:marTop w:val="0"/>
          <w:marBottom w:val="0"/>
          <w:divBdr>
            <w:top w:val="none" w:sz="0" w:space="0" w:color="auto"/>
            <w:left w:val="none" w:sz="0" w:space="0" w:color="auto"/>
            <w:bottom w:val="none" w:sz="0" w:space="0" w:color="auto"/>
            <w:right w:val="none" w:sz="0" w:space="0" w:color="auto"/>
          </w:divBdr>
        </w:div>
        <w:div w:id="1112016317">
          <w:marLeft w:val="480"/>
          <w:marRight w:val="0"/>
          <w:marTop w:val="0"/>
          <w:marBottom w:val="0"/>
          <w:divBdr>
            <w:top w:val="none" w:sz="0" w:space="0" w:color="auto"/>
            <w:left w:val="none" w:sz="0" w:space="0" w:color="auto"/>
            <w:bottom w:val="none" w:sz="0" w:space="0" w:color="auto"/>
            <w:right w:val="none" w:sz="0" w:space="0" w:color="auto"/>
          </w:divBdr>
        </w:div>
        <w:div w:id="1121336883">
          <w:marLeft w:val="480"/>
          <w:marRight w:val="0"/>
          <w:marTop w:val="0"/>
          <w:marBottom w:val="0"/>
          <w:divBdr>
            <w:top w:val="none" w:sz="0" w:space="0" w:color="auto"/>
            <w:left w:val="none" w:sz="0" w:space="0" w:color="auto"/>
            <w:bottom w:val="none" w:sz="0" w:space="0" w:color="auto"/>
            <w:right w:val="none" w:sz="0" w:space="0" w:color="auto"/>
          </w:divBdr>
        </w:div>
        <w:div w:id="1293708883">
          <w:marLeft w:val="480"/>
          <w:marRight w:val="0"/>
          <w:marTop w:val="0"/>
          <w:marBottom w:val="0"/>
          <w:divBdr>
            <w:top w:val="none" w:sz="0" w:space="0" w:color="auto"/>
            <w:left w:val="none" w:sz="0" w:space="0" w:color="auto"/>
            <w:bottom w:val="none" w:sz="0" w:space="0" w:color="auto"/>
            <w:right w:val="none" w:sz="0" w:space="0" w:color="auto"/>
          </w:divBdr>
        </w:div>
        <w:div w:id="1300263081">
          <w:marLeft w:val="480"/>
          <w:marRight w:val="0"/>
          <w:marTop w:val="0"/>
          <w:marBottom w:val="0"/>
          <w:divBdr>
            <w:top w:val="none" w:sz="0" w:space="0" w:color="auto"/>
            <w:left w:val="none" w:sz="0" w:space="0" w:color="auto"/>
            <w:bottom w:val="none" w:sz="0" w:space="0" w:color="auto"/>
            <w:right w:val="none" w:sz="0" w:space="0" w:color="auto"/>
          </w:divBdr>
        </w:div>
        <w:div w:id="1318731242">
          <w:marLeft w:val="480"/>
          <w:marRight w:val="0"/>
          <w:marTop w:val="0"/>
          <w:marBottom w:val="0"/>
          <w:divBdr>
            <w:top w:val="none" w:sz="0" w:space="0" w:color="auto"/>
            <w:left w:val="none" w:sz="0" w:space="0" w:color="auto"/>
            <w:bottom w:val="none" w:sz="0" w:space="0" w:color="auto"/>
            <w:right w:val="none" w:sz="0" w:space="0" w:color="auto"/>
          </w:divBdr>
        </w:div>
        <w:div w:id="1329406373">
          <w:marLeft w:val="480"/>
          <w:marRight w:val="0"/>
          <w:marTop w:val="0"/>
          <w:marBottom w:val="0"/>
          <w:divBdr>
            <w:top w:val="none" w:sz="0" w:space="0" w:color="auto"/>
            <w:left w:val="none" w:sz="0" w:space="0" w:color="auto"/>
            <w:bottom w:val="none" w:sz="0" w:space="0" w:color="auto"/>
            <w:right w:val="none" w:sz="0" w:space="0" w:color="auto"/>
          </w:divBdr>
        </w:div>
        <w:div w:id="1402605324">
          <w:marLeft w:val="480"/>
          <w:marRight w:val="0"/>
          <w:marTop w:val="0"/>
          <w:marBottom w:val="0"/>
          <w:divBdr>
            <w:top w:val="none" w:sz="0" w:space="0" w:color="auto"/>
            <w:left w:val="none" w:sz="0" w:space="0" w:color="auto"/>
            <w:bottom w:val="none" w:sz="0" w:space="0" w:color="auto"/>
            <w:right w:val="none" w:sz="0" w:space="0" w:color="auto"/>
          </w:divBdr>
        </w:div>
        <w:div w:id="1461337957">
          <w:marLeft w:val="480"/>
          <w:marRight w:val="0"/>
          <w:marTop w:val="0"/>
          <w:marBottom w:val="0"/>
          <w:divBdr>
            <w:top w:val="none" w:sz="0" w:space="0" w:color="auto"/>
            <w:left w:val="none" w:sz="0" w:space="0" w:color="auto"/>
            <w:bottom w:val="none" w:sz="0" w:space="0" w:color="auto"/>
            <w:right w:val="none" w:sz="0" w:space="0" w:color="auto"/>
          </w:divBdr>
        </w:div>
        <w:div w:id="1633360547">
          <w:marLeft w:val="480"/>
          <w:marRight w:val="0"/>
          <w:marTop w:val="0"/>
          <w:marBottom w:val="0"/>
          <w:divBdr>
            <w:top w:val="none" w:sz="0" w:space="0" w:color="auto"/>
            <w:left w:val="none" w:sz="0" w:space="0" w:color="auto"/>
            <w:bottom w:val="none" w:sz="0" w:space="0" w:color="auto"/>
            <w:right w:val="none" w:sz="0" w:space="0" w:color="auto"/>
          </w:divBdr>
        </w:div>
        <w:div w:id="1673291900">
          <w:marLeft w:val="480"/>
          <w:marRight w:val="0"/>
          <w:marTop w:val="0"/>
          <w:marBottom w:val="0"/>
          <w:divBdr>
            <w:top w:val="none" w:sz="0" w:space="0" w:color="auto"/>
            <w:left w:val="none" w:sz="0" w:space="0" w:color="auto"/>
            <w:bottom w:val="none" w:sz="0" w:space="0" w:color="auto"/>
            <w:right w:val="none" w:sz="0" w:space="0" w:color="auto"/>
          </w:divBdr>
        </w:div>
        <w:div w:id="1747845865">
          <w:marLeft w:val="480"/>
          <w:marRight w:val="0"/>
          <w:marTop w:val="0"/>
          <w:marBottom w:val="0"/>
          <w:divBdr>
            <w:top w:val="none" w:sz="0" w:space="0" w:color="auto"/>
            <w:left w:val="none" w:sz="0" w:space="0" w:color="auto"/>
            <w:bottom w:val="none" w:sz="0" w:space="0" w:color="auto"/>
            <w:right w:val="none" w:sz="0" w:space="0" w:color="auto"/>
          </w:divBdr>
        </w:div>
        <w:div w:id="1982811075">
          <w:marLeft w:val="480"/>
          <w:marRight w:val="0"/>
          <w:marTop w:val="0"/>
          <w:marBottom w:val="0"/>
          <w:divBdr>
            <w:top w:val="none" w:sz="0" w:space="0" w:color="auto"/>
            <w:left w:val="none" w:sz="0" w:space="0" w:color="auto"/>
            <w:bottom w:val="none" w:sz="0" w:space="0" w:color="auto"/>
            <w:right w:val="none" w:sz="0" w:space="0" w:color="auto"/>
          </w:divBdr>
        </w:div>
        <w:div w:id="1997147881">
          <w:marLeft w:val="480"/>
          <w:marRight w:val="0"/>
          <w:marTop w:val="0"/>
          <w:marBottom w:val="0"/>
          <w:divBdr>
            <w:top w:val="none" w:sz="0" w:space="0" w:color="auto"/>
            <w:left w:val="none" w:sz="0" w:space="0" w:color="auto"/>
            <w:bottom w:val="none" w:sz="0" w:space="0" w:color="auto"/>
            <w:right w:val="none" w:sz="0" w:space="0" w:color="auto"/>
          </w:divBdr>
        </w:div>
        <w:div w:id="2024091705">
          <w:marLeft w:val="480"/>
          <w:marRight w:val="0"/>
          <w:marTop w:val="0"/>
          <w:marBottom w:val="0"/>
          <w:divBdr>
            <w:top w:val="none" w:sz="0" w:space="0" w:color="auto"/>
            <w:left w:val="none" w:sz="0" w:space="0" w:color="auto"/>
            <w:bottom w:val="none" w:sz="0" w:space="0" w:color="auto"/>
            <w:right w:val="none" w:sz="0" w:space="0" w:color="auto"/>
          </w:divBdr>
        </w:div>
        <w:div w:id="2029597957">
          <w:marLeft w:val="480"/>
          <w:marRight w:val="0"/>
          <w:marTop w:val="0"/>
          <w:marBottom w:val="0"/>
          <w:divBdr>
            <w:top w:val="none" w:sz="0" w:space="0" w:color="auto"/>
            <w:left w:val="none" w:sz="0" w:space="0" w:color="auto"/>
            <w:bottom w:val="none" w:sz="0" w:space="0" w:color="auto"/>
            <w:right w:val="none" w:sz="0" w:space="0" w:color="auto"/>
          </w:divBdr>
        </w:div>
        <w:div w:id="2031443723">
          <w:marLeft w:val="480"/>
          <w:marRight w:val="0"/>
          <w:marTop w:val="0"/>
          <w:marBottom w:val="0"/>
          <w:divBdr>
            <w:top w:val="none" w:sz="0" w:space="0" w:color="auto"/>
            <w:left w:val="none" w:sz="0" w:space="0" w:color="auto"/>
            <w:bottom w:val="none" w:sz="0" w:space="0" w:color="auto"/>
            <w:right w:val="none" w:sz="0" w:space="0" w:color="auto"/>
          </w:divBdr>
        </w:div>
        <w:div w:id="2050713961">
          <w:marLeft w:val="480"/>
          <w:marRight w:val="0"/>
          <w:marTop w:val="0"/>
          <w:marBottom w:val="0"/>
          <w:divBdr>
            <w:top w:val="none" w:sz="0" w:space="0" w:color="auto"/>
            <w:left w:val="none" w:sz="0" w:space="0" w:color="auto"/>
            <w:bottom w:val="none" w:sz="0" w:space="0" w:color="auto"/>
            <w:right w:val="none" w:sz="0" w:space="0" w:color="auto"/>
          </w:divBdr>
        </w:div>
      </w:divsChild>
    </w:div>
    <w:div w:id="2055419203">
      <w:bodyDiv w:val="1"/>
      <w:marLeft w:val="0"/>
      <w:marRight w:val="0"/>
      <w:marTop w:val="0"/>
      <w:marBottom w:val="0"/>
      <w:divBdr>
        <w:top w:val="none" w:sz="0" w:space="0" w:color="auto"/>
        <w:left w:val="none" w:sz="0" w:space="0" w:color="auto"/>
        <w:bottom w:val="none" w:sz="0" w:space="0" w:color="auto"/>
        <w:right w:val="none" w:sz="0" w:space="0" w:color="auto"/>
      </w:divBdr>
    </w:div>
    <w:div w:id="2059552560">
      <w:bodyDiv w:val="1"/>
      <w:marLeft w:val="0"/>
      <w:marRight w:val="0"/>
      <w:marTop w:val="0"/>
      <w:marBottom w:val="0"/>
      <w:divBdr>
        <w:top w:val="none" w:sz="0" w:space="0" w:color="auto"/>
        <w:left w:val="none" w:sz="0" w:space="0" w:color="auto"/>
        <w:bottom w:val="none" w:sz="0" w:space="0" w:color="auto"/>
        <w:right w:val="none" w:sz="0" w:space="0" w:color="auto"/>
      </w:divBdr>
    </w:div>
    <w:div w:id="2061853834">
      <w:bodyDiv w:val="1"/>
      <w:marLeft w:val="0"/>
      <w:marRight w:val="0"/>
      <w:marTop w:val="0"/>
      <w:marBottom w:val="0"/>
      <w:divBdr>
        <w:top w:val="none" w:sz="0" w:space="0" w:color="auto"/>
        <w:left w:val="none" w:sz="0" w:space="0" w:color="auto"/>
        <w:bottom w:val="none" w:sz="0" w:space="0" w:color="auto"/>
        <w:right w:val="none" w:sz="0" w:space="0" w:color="auto"/>
      </w:divBdr>
    </w:div>
    <w:div w:id="2062711683">
      <w:bodyDiv w:val="1"/>
      <w:marLeft w:val="0"/>
      <w:marRight w:val="0"/>
      <w:marTop w:val="0"/>
      <w:marBottom w:val="0"/>
      <w:divBdr>
        <w:top w:val="none" w:sz="0" w:space="0" w:color="auto"/>
        <w:left w:val="none" w:sz="0" w:space="0" w:color="auto"/>
        <w:bottom w:val="none" w:sz="0" w:space="0" w:color="auto"/>
        <w:right w:val="none" w:sz="0" w:space="0" w:color="auto"/>
      </w:divBdr>
      <w:divsChild>
        <w:div w:id="133716735">
          <w:marLeft w:val="480"/>
          <w:marRight w:val="0"/>
          <w:marTop w:val="0"/>
          <w:marBottom w:val="0"/>
          <w:divBdr>
            <w:top w:val="none" w:sz="0" w:space="0" w:color="auto"/>
            <w:left w:val="none" w:sz="0" w:space="0" w:color="auto"/>
            <w:bottom w:val="none" w:sz="0" w:space="0" w:color="auto"/>
            <w:right w:val="none" w:sz="0" w:space="0" w:color="auto"/>
          </w:divBdr>
        </w:div>
        <w:div w:id="144202841">
          <w:marLeft w:val="480"/>
          <w:marRight w:val="0"/>
          <w:marTop w:val="0"/>
          <w:marBottom w:val="0"/>
          <w:divBdr>
            <w:top w:val="none" w:sz="0" w:space="0" w:color="auto"/>
            <w:left w:val="none" w:sz="0" w:space="0" w:color="auto"/>
            <w:bottom w:val="none" w:sz="0" w:space="0" w:color="auto"/>
            <w:right w:val="none" w:sz="0" w:space="0" w:color="auto"/>
          </w:divBdr>
        </w:div>
        <w:div w:id="167208937">
          <w:marLeft w:val="480"/>
          <w:marRight w:val="0"/>
          <w:marTop w:val="0"/>
          <w:marBottom w:val="0"/>
          <w:divBdr>
            <w:top w:val="none" w:sz="0" w:space="0" w:color="auto"/>
            <w:left w:val="none" w:sz="0" w:space="0" w:color="auto"/>
            <w:bottom w:val="none" w:sz="0" w:space="0" w:color="auto"/>
            <w:right w:val="none" w:sz="0" w:space="0" w:color="auto"/>
          </w:divBdr>
        </w:div>
        <w:div w:id="195779620">
          <w:marLeft w:val="480"/>
          <w:marRight w:val="0"/>
          <w:marTop w:val="0"/>
          <w:marBottom w:val="0"/>
          <w:divBdr>
            <w:top w:val="none" w:sz="0" w:space="0" w:color="auto"/>
            <w:left w:val="none" w:sz="0" w:space="0" w:color="auto"/>
            <w:bottom w:val="none" w:sz="0" w:space="0" w:color="auto"/>
            <w:right w:val="none" w:sz="0" w:space="0" w:color="auto"/>
          </w:divBdr>
        </w:div>
        <w:div w:id="381947799">
          <w:marLeft w:val="480"/>
          <w:marRight w:val="0"/>
          <w:marTop w:val="0"/>
          <w:marBottom w:val="0"/>
          <w:divBdr>
            <w:top w:val="none" w:sz="0" w:space="0" w:color="auto"/>
            <w:left w:val="none" w:sz="0" w:space="0" w:color="auto"/>
            <w:bottom w:val="none" w:sz="0" w:space="0" w:color="auto"/>
            <w:right w:val="none" w:sz="0" w:space="0" w:color="auto"/>
          </w:divBdr>
        </w:div>
        <w:div w:id="407966732">
          <w:marLeft w:val="480"/>
          <w:marRight w:val="0"/>
          <w:marTop w:val="0"/>
          <w:marBottom w:val="0"/>
          <w:divBdr>
            <w:top w:val="none" w:sz="0" w:space="0" w:color="auto"/>
            <w:left w:val="none" w:sz="0" w:space="0" w:color="auto"/>
            <w:bottom w:val="none" w:sz="0" w:space="0" w:color="auto"/>
            <w:right w:val="none" w:sz="0" w:space="0" w:color="auto"/>
          </w:divBdr>
        </w:div>
        <w:div w:id="476150610">
          <w:marLeft w:val="480"/>
          <w:marRight w:val="0"/>
          <w:marTop w:val="0"/>
          <w:marBottom w:val="0"/>
          <w:divBdr>
            <w:top w:val="none" w:sz="0" w:space="0" w:color="auto"/>
            <w:left w:val="none" w:sz="0" w:space="0" w:color="auto"/>
            <w:bottom w:val="none" w:sz="0" w:space="0" w:color="auto"/>
            <w:right w:val="none" w:sz="0" w:space="0" w:color="auto"/>
          </w:divBdr>
        </w:div>
        <w:div w:id="548299707">
          <w:marLeft w:val="480"/>
          <w:marRight w:val="0"/>
          <w:marTop w:val="0"/>
          <w:marBottom w:val="0"/>
          <w:divBdr>
            <w:top w:val="none" w:sz="0" w:space="0" w:color="auto"/>
            <w:left w:val="none" w:sz="0" w:space="0" w:color="auto"/>
            <w:bottom w:val="none" w:sz="0" w:space="0" w:color="auto"/>
            <w:right w:val="none" w:sz="0" w:space="0" w:color="auto"/>
          </w:divBdr>
        </w:div>
        <w:div w:id="564531405">
          <w:marLeft w:val="480"/>
          <w:marRight w:val="0"/>
          <w:marTop w:val="0"/>
          <w:marBottom w:val="0"/>
          <w:divBdr>
            <w:top w:val="none" w:sz="0" w:space="0" w:color="auto"/>
            <w:left w:val="none" w:sz="0" w:space="0" w:color="auto"/>
            <w:bottom w:val="none" w:sz="0" w:space="0" w:color="auto"/>
            <w:right w:val="none" w:sz="0" w:space="0" w:color="auto"/>
          </w:divBdr>
        </w:div>
        <w:div w:id="600722793">
          <w:marLeft w:val="480"/>
          <w:marRight w:val="0"/>
          <w:marTop w:val="0"/>
          <w:marBottom w:val="0"/>
          <w:divBdr>
            <w:top w:val="none" w:sz="0" w:space="0" w:color="auto"/>
            <w:left w:val="none" w:sz="0" w:space="0" w:color="auto"/>
            <w:bottom w:val="none" w:sz="0" w:space="0" w:color="auto"/>
            <w:right w:val="none" w:sz="0" w:space="0" w:color="auto"/>
          </w:divBdr>
        </w:div>
        <w:div w:id="610747874">
          <w:marLeft w:val="480"/>
          <w:marRight w:val="0"/>
          <w:marTop w:val="0"/>
          <w:marBottom w:val="0"/>
          <w:divBdr>
            <w:top w:val="none" w:sz="0" w:space="0" w:color="auto"/>
            <w:left w:val="none" w:sz="0" w:space="0" w:color="auto"/>
            <w:bottom w:val="none" w:sz="0" w:space="0" w:color="auto"/>
            <w:right w:val="none" w:sz="0" w:space="0" w:color="auto"/>
          </w:divBdr>
        </w:div>
        <w:div w:id="727848658">
          <w:marLeft w:val="480"/>
          <w:marRight w:val="0"/>
          <w:marTop w:val="0"/>
          <w:marBottom w:val="0"/>
          <w:divBdr>
            <w:top w:val="none" w:sz="0" w:space="0" w:color="auto"/>
            <w:left w:val="none" w:sz="0" w:space="0" w:color="auto"/>
            <w:bottom w:val="none" w:sz="0" w:space="0" w:color="auto"/>
            <w:right w:val="none" w:sz="0" w:space="0" w:color="auto"/>
          </w:divBdr>
        </w:div>
        <w:div w:id="728967430">
          <w:marLeft w:val="480"/>
          <w:marRight w:val="0"/>
          <w:marTop w:val="0"/>
          <w:marBottom w:val="0"/>
          <w:divBdr>
            <w:top w:val="none" w:sz="0" w:space="0" w:color="auto"/>
            <w:left w:val="none" w:sz="0" w:space="0" w:color="auto"/>
            <w:bottom w:val="none" w:sz="0" w:space="0" w:color="auto"/>
            <w:right w:val="none" w:sz="0" w:space="0" w:color="auto"/>
          </w:divBdr>
        </w:div>
        <w:div w:id="797335143">
          <w:marLeft w:val="480"/>
          <w:marRight w:val="0"/>
          <w:marTop w:val="0"/>
          <w:marBottom w:val="0"/>
          <w:divBdr>
            <w:top w:val="none" w:sz="0" w:space="0" w:color="auto"/>
            <w:left w:val="none" w:sz="0" w:space="0" w:color="auto"/>
            <w:bottom w:val="none" w:sz="0" w:space="0" w:color="auto"/>
            <w:right w:val="none" w:sz="0" w:space="0" w:color="auto"/>
          </w:divBdr>
        </w:div>
        <w:div w:id="889069561">
          <w:marLeft w:val="480"/>
          <w:marRight w:val="0"/>
          <w:marTop w:val="0"/>
          <w:marBottom w:val="0"/>
          <w:divBdr>
            <w:top w:val="none" w:sz="0" w:space="0" w:color="auto"/>
            <w:left w:val="none" w:sz="0" w:space="0" w:color="auto"/>
            <w:bottom w:val="none" w:sz="0" w:space="0" w:color="auto"/>
            <w:right w:val="none" w:sz="0" w:space="0" w:color="auto"/>
          </w:divBdr>
        </w:div>
        <w:div w:id="980378544">
          <w:marLeft w:val="480"/>
          <w:marRight w:val="0"/>
          <w:marTop w:val="0"/>
          <w:marBottom w:val="0"/>
          <w:divBdr>
            <w:top w:val="none" w:sz="0" w:space="0" w:color="auto"/>
            <w:left w:val="none" w:sz="0" w:space="0" w:color="auto"/>
            <w:bottom w:val="none" w:sz="0" w:space="0" w:color="auto"/>
            <w:right w:val="none" w:sz="0" w:space="0" w:color="auto"/>
          </w:divBdr>
        </w:div>
        <w:div w:id="1101992316">
          <w:marLeft w:val="480"/>
          <w:marRight w:val="0"/>
          <w:marTop w:val="0"/>
          <w:marBottom w:val="0"/>
          <w:divBdr>
            <w:top w:val="none" w:sz="0" w:space="0" w:color="auto"/>
            <w:left w:val="none" w:sz="0" w:space="0" w:color="auto"/>
            <w:bottom w:val="none" w:sz="0" w:space="0" w:color="auto"/>
            <w:right w:val="none" w:sz="0" w:space="0" w:color="auto"/>
          </w:divBdr>
        </w:div>
        <w:div w:id="1194077680">
          <w:marLeft w:val="480"/>
          <w:marRight w:val="0"/>
          <w:marTop w:val="0"/>
          <w:marBottom w:val="0"/>
          <w:divBdr>
            <w:top w:val="none" w:sz="0" w:space="0" w:color="auto"/>
            <w:left w:val="none" w:sz="0" w:space="0" w:color="auto"/>
            <w:bottom w:val="none" w:sz="0" w:space="0" w:color="auto"/>
            <w:right w:val="none" w:sz="0" w:space="0" w:color="auto"/>
          </w:divBdr>
        </w:div>
        <w:div w:id="1194421116">
          <w:marLeft w:val="480"/>
          <w:marRight w:val="0"/>
          <w:marTop w:val="0"/>
          <w:marBottom w:val="0"/>
          <w:divBdr>
            <w:top w:val="none" w:sz="0" w:space="0" w:color="auto"/>
            <w:left w:val="none" w:sz="0" w:space="0" w:color="auto"/>
            <w:bottom w:val="none" w:sz="0" w:space="0" w:color="auto"/>
            <w:right w:val="none" w:sz="0" w:space="0" w:color="auto"/>
          </w:divBdr>
        </w:div>
        <w:div w:id="1216812053">
          <w:marLeft w:val="480"/>
          <w:marRight w:val="0"/>
          <w:marTop w:val="0"/>
          <w:marBottom w:val="0"/>
          <w:divBdr>
            <w:top w:val="none" w:sz="0" w:space="0" w:color="auto"/>
            <w:left w:val="none" w:sz="0" w:space="0" w:color="auto"/>
            <w:bottom w:val="none" w:sz="0" w:space="0" w:color="auto"/>
            <w:right w:val="none" w:sz="0" w:space="0" w:color="auto"/>
          </w:divBdr>
        </w:div>
        <w:div w:id="1263804466">
          <w:marLeft w:val="480"/>
          <w:marRight w:val="0"/>
          <w:marTop w:val="0"/>
          <w:marBottom w:val="0"/>
          <w:divBdr>
            <w:top w:val="none" w:sz="0" w:space="0" w:color="auto"/>
            <w:left w:val="none" w:sz="0" w:space="0" w:color="auto"/>
            <w:bottom w:val="none" w:sz="0" w:space="0" w:color="auto"/>
            <w:right w:val="none" w:sz="0" w:space="0" w:color="auto"/>
          </w:divBdr>
        </w:div>
        <w:div w:id="1406339441">
          <w:marLeft w:val="480"/>
          <w:marRight w:val="0"/>
          <w:marTop w:val="0"/>
          <w:marBottom w:val="0"/>
          <w:divBdr>
            <w:top w:val="none" w:sz="0" w:space="0" w:color="auto"/>
            <w:left w:val="none" w:sz="0" w:space="0" w:color="auto"/>
            <w:bottom w:val="none" w:sz="0" w:space="0" w:color="auto"/>
            <w:right w:val="none" w:sz="0" w:space="0" w:color="auto"/>
          </w:divBdr>
        </w:div>
        <w:div w:id="1445878629">
          <w:marLeft w:val="480"/>
          <w:marRight w:val="0"/>
          <w:marTop w:val="0"/>
          <w:marBottom w:val="0"/>
          <w:divBdr>
            <w:top w:val="none" w:sz="0" w:space="0" w:color="auto"/>
            <w:left w:val="none" w:sz="0" w:space="0" w:color="auto"/>
            <w:bottom w:val="none" w:sz="0" w:space="0" w:color="auto"/>
            <w:right w:val="none" w:sz="0" w:space="0" w:color="auto"/>
          </w:divBdr>
        </w:div>
        <w:div w:id="1696341269">
          <w:marLeft w:val="480"/>
          <w:marRight w:val="0"/>
          <w:marTop w:val="0"/>
          <w:marBottom w:val="0"/>
          <w:divBdr>
            <w:top w:val="none" w:sz="0" w:space="0" w:color="auto"/>
            <w:left w:val="none" w:sz="0" w:space="0" w:color="auto"/>
            <w:bottom w:val="none" w:sz="0" w:space="0" w:color="auto"/>
            <w:right w:val="none" w:sz="0" w:space="0" w:color="auto"/>
          </w:divBdr>
        </w:div>
        <w:div w:id="1723483935">
          <w:marLeft w:val="480"/>
          <w:marRight w:val="0"/>
          <w:marTop w:val="0"/>
          <w:marBottom w:val="0"/>
          <w:divBdr>
            <w:top w:val="none" w:sz="0" w:space="0" w:color="auto"/>
            <w:left w:val="none" w:sz="0" w:space="0" w:color="auto"/>
            <w:bottom w:val="none" w:sz="0" w:space="0" w:color="auto"/>
            <w:right w:val="none" w:sz="0" w:space="0" w:color="auto"/>
          </w:divBdr>
        </w:div>
        <w:div w:id="1763449793">
          <w:marLeft w:val="480"/>
          <w:marRight w:val="0"/>
          <w:marTop w:val="0"/>
          <w:marBottom w:val="0"/>
          <w:divBdr>
            <w:top w:val="none" w:sz="0" w:space="0" w:color="auto"/>
            <w:left w:val="none" w:sz="0" w:space="0" w:color="auto"/>
            <w:bottom w:val="none" w:sz="0" w:space="0" w:color="auto"/>
            <w:right w:val="none" w:sz="0" w:space="0" w:color="auto"/>
          </w:divBdr>
        </w:div>
        <w:div w:id="1773891628">
          <w:marLeft w:val="480"/>
          <w:marRight w:val="0"/>
          <w:marTop w:val="0"/>
          <w:marBottom w:val="0"/>
          <w:divBdr>
            <w:top w:val="none" w:sz="0" w:space="0" w:color="auto"/>
            <w:left w:val="none" w:sz="0" w:space="0" w:color="auto"/>
            <w:bottom w:val="none" w:sz="0" w:space="0" w:color="auto"/>
            <w:right w:val="none" w:sz="0" w:space="0" w:color="auto"/>
          </w:divBdr>
        </w:div>
        <w:div w:id="1886328388">
          <w:marLeft w:val="480"/>
          <w:marRight w:val="0"/>
          <w:marTop w:val="0"/>
          <w:marBottom w:val="0"/>
          <w:divBdr>
            <w:top w:val="none" w:sz="0" w:space="0" w:color="auto"/>
            <w:left w:val="none" w:sz="0" w:space="0" w:color="auto"/>
            <w:bottom w:val="none" w:sz="0" w:space="0" w:color="auto"/>
            <w:right w:val="none" w:sz="0" w:space="0" w:color="auto"/>
          </w:divBdr>
        </w:div>
        <w:div w:id="1982542542">
          <w:marLeft w:val="480"/>
          <w:marRight w:val="0"/>
          <w:marTop w:val="0"/>
          <w:marBottom w:val="0"/>
          <w:divBdr>
            <w:top w:val="none" w:sz="0" w:space="0" w:color="auto"/>
            <w:left w:val="none" w:sz="0" w:space="0" w:color="auto"/>
            <w:bottom w:val="none" w:sz="0" w:space="0" w:color="auto"/>
            <w:right w:val="none" w:sz="0" w:space="0" w:color="auto"/>
          </w:divBdr>
        </w:div>
        <w:div w:id="1996908682">
          <w:marLeft w:val="480"/>
          <w:marRight w:val="0"/>
          <w:marTop w:val="0"/>
          <w:marBottom w:val="0"/>
          <w:divBdr>
            <w:top w:val="none" w:sz="0" w:space="0" w:color="auto"/>
            <w:left w:val="none" w:sz="0" w:space="0" w:color="auto"/>
            <w:bottom w:val="none" w:sz="0" w:space="0" w:color="auto"/>
            <w:right w:val="none" w:sz="0" w:space="0" w:color="auto"/>
          </w:divBdr>
        </w:div>
        <w:div w:id="2135053340">
          <w:marLeft w:val="480"/>
          <w:marRight w:val="0"/>
          <w:marTop w:val="0"/>
          <w:marBottom w:val="0"/>
          <w:divBdr>
            <w:top w:val="none" w:sz="0" w:space="0" w:color="auto"/>
            <w:left w:val="none" w:sz="0" w:space="0" w:color="auto"/>
            <w:bottom w:val="none" w:sz="0" w:space="0" w:color="auto"/>
            <w:right w:val="none" w:sz="0" w:space="0" w:color="auto"/>
          </w:divBdr>
        </w:div>
      </w:divsChild>
    </w:div>
    <w:div w:id="2063482583">
      <w:bodyDiv w:val="1"/>
      <w:marLeft w:val="0"/>
      <w:marRight w:val="0"/>
      <w:marTop w:val="0"/>
      <w:marBottom w:val="0"/>
      <w:divBdr>
        <w:top w:val="none" w:sz="0" w:space="0" w:color="auto"/>
        <w:left w:val="none" w:sz="0" w:space="0" w:color="auto"/>
        <w:bottom w:val="none" w:sz="0" w:space="0" w:color="auto"/>
        <w:right w:val="none" w:sz="0" w:space="0" w:color="auto"/>
      </w:divBdr>
    </w:div>
    <w:div w:id="2064256673">
      <w:bodyDiv w:val="1"/>
      <w:marLeft w:val="0"/>
      <w:marRight w:val="0"/>
      <w:marTop w:val="0"/>
      <w:marBottom w:val="0"/>
      <w:divBdr>
        <w:top w:val="none" w:sz="0" w:space="0" w:color="auto"/>
        <w:left w:val="none" w:sz="0" w:space="0" w:color="auto"/>
        <w:bottom w:val="none" w:sz="0" w:space="0" w:color="auto"/>
        <w:right w:val="none" w:sz="0" w:space="0" w:color="auto"/>
      </w:divBdr>
    </w:div>
    <w:div w:id="2071344898">
      <w:bodyDiv w:val="1"/>
      <w:marLeft w:val="0"/>
      <w:marRight w:val="0"/>
      <w:marTop w:val="0"/>
      <w:marBottom w:val="0"/>
      <w:divBdr>
        <w:top w:val="none" w:sz="0" w:space="0" w:color="auto"/>
        <w:left w:val="none" w:sz="0" w:space="0" w:color="auto"/>
        <w:bottom w:val="none" w:sz="0" w:space="0" w:color="auto"/>
        <w:right w:val="none" w:sz="0" w:space="0" w:color="auto"/>
      </w:divBdr>
    </w:div>
    <w:div w:id="2073768942">
      <w:bodyDiv w:val="1"/>
      <w:marLeft w:val="0"/>
      <w:marRight w:val="0"/>
      <w:marTop w:val="0"/>
      <w:marBottom w:val="0"/>
      <w:divBdr>
        <w:top w:val="none" w:sz="0" w:space="0" w:color="auto"/>
        <w:left w:val="none" w:sz="0" w:space="0" w:color="auto"/>
        <w:bottom w:val="none" w:sz="0" w:space="0" w:color="auto"/>
        <w:right w:val="none" w:sz="0" w:space="0" w:color="auto"/>
      </w:divBdr>
      <w:divsChild>
        <w:div w:id="60718454">
          <w:marLeft w:val="480"/>
          <w:marRight w:val="0"/>
          <w:marTop w:val="0"/>
          <w:marBottom w:val="0"/>
          <w:divBdr>
            <w:top w:val="none" w:sz="0" w:space="0" w:color="auto"/>
            <w:left w:val="none" w:sz="0" w:space="0" w:color="auto"/>
            <w:bottom w:val="none" w:sz="0" w:space="0" w:color="auto"/>
            <w:right w:val="none" w:sz="0" w:space="0" w:color="auto"/>
          </w:divBdr>
        </w:div>
        <w:div w:id="182675119">
          <w:marLeft w:val="480"/>
          <w:marRight w:val="0"/>
          <w:marTop w:val="0"/>
          <w:marBottom w:val="0"/>
          <w:divBdr>
            <w:top w:val="none" w:sz="0" w:space="0" w:color="auto"/>
            <w:left w:val="none" w:sz="0" w:space="0" w:color="auto"/>
            <w:bottom w:val="none" w:sz="0" w:space="0" w:color="auto"/>
            <w:right w:val="none" w:sz="0" w:space="0" w:color="auto"/>
          </w:divBdr>
        </w:div>
        <w:div w:id="220755156">
          <w:marLeft w:val="480"/>
          <w:marRight w:val="0"/>
          <w:marTop w:val="0"/>
          <w:marBottom w:val="0"/>
          <w:divBdr>
            <w:top w:val="none" w:sz="0" w:space="0" w:color="auto"/>
            <w:left w:val="none" w:sz="0" w:space="0" w:color="auto"/>
            <w:bottom w:val="none" w:sz="0" w:space="0" w:color="auto"/>
            <w:right w:val="none" w:sz="0" w:space="0" w:color="auto"/>
          </w:divBdr>
        </w:div>
        <w:div w:id="290863800">
          <w:marLeft w:val="480"/>
          <w:marRight w:val="0"/>
          <w:marTop w:val="0"/>
          <w:marBottom w:val="0"/>
          <w:divBdr>
            <w:top w:val="none" w:sz="0" w:space="0" w:color="auto"/>
            <w:left w:val="none" w:sz="0" w:space="0" w:color="auto"/>
            <w:bottom w:val="none" w:sz="0" w:space="0" w:color="auto"/>
            <w:right w:val="none" w:sz="0" w:space="0" w:color="auto"/>
          </w:divBdr>
        </w:div>
        <w:div w:id="294681515">
          <w:marLeft w:val="480"/>
          <w:marRight w:val="0"/>
          <w:marTop w:val="0"/>
          <w:marBottom w:val="0"/>
          <w:divBdr>
            <w:top w:val="none" w:sz="0" w:space="0" w:color="auto"/>
            <w:left w:val="none" w:sz="0" w:space="0" w:color="auto"/>
            <w:bottom w:val="none" w:sz="0" w:space="0" w:color="auto"/>
            <w:right w:val="none" w:sz="0" w:space="0" w:color="auto"/>
          </w:divBdr>
        </w:div>
        <w:div w:id="407922012">
          <w:marLeft w:val="480"/>
          <w:marRight w:val="0"/>
          <w:marTop w:val="0"/>
          <w:marBottom w:val="0"/>
          <w:divBdr>
            <w:top w:val="none" w:sz="0" w:space="0" w:color="auto"/>
            <w:left w:val="none" w:sz="0" w:space="0" w:color="auto"/>
            <w:bottom w:val="none" w:sz="0" w:space="0" w:color="auto"/>
            <w:right w:val="none" w:sz="0" w:space="0" w:color="auto"/>
          </w:divBdr>
        </w:div>
        <w:div w:id="467943922">
          <w:marLeft w:val="480"/>
          <w:marRight w:val="0"/>
          <w:marTop w:val="0"/>
          <w:marBottom w:val="0"/>
          <w:divBdr>
            <w:top w:val="none" w:sz="0" w:space="0" w:color="auto"/>
            <w:left w:val="none" w:sz="0" w:space="0" w:color="auto"/>
            <w:bottom w:val="none" w:sz="0" w:space="0" w:color="auto"/>
            <w:right w:val="none" w:sz="0" w:space="0" w:color="auto"/>
          </w:divBdr>
        </w:div>
        <w:div w:id="577248334">
          <w:marLeft w:val="480"/>
          <w:marRight w:val="0"/>
          <w:marTop w:val="0"/>
          <w:marBottom w:val="0"/>
          <w:divBdr>
            <w:top w:val="none" w:sz="0" w:space="0" w:color="auto"/>
            <w:left w:val="none" w:sz="0" w:space="0" w:color="auto"/>
            <w:bottom w:val="none" w:sz="0" w:space="0" w:color="auto"/>
            <w:right w:val="none" w:sz="0" w:space="0" w:color="auto"/>
          </w:divBdr>
        </w:div>
        <w:div w:id="667903994">
          <w:marLeft w:val="480"/>
          <w:marRight w:val="0"/>
          <w:marTop w:val="0"/>
          <w:marBottom w:val="0"/>
          <w:divBdr>
            <w:top w:val="none" w:sz="0" w:space="0" w:color="auto"/>
            <w:left w:val="none" w:sz="0" w:space="0" w:color="auto"/>
            <w:bottom w:val="none" w:sz="0" w:space="0" w:color="auto"/>
            <w:right w:val="none" w:sz="0" w:space="0" w:color="auto"/>
          </w:divBdr>
        </w:div>
        <w:div w:id="712651842">
          <w:marLeft w:val="480"/>
          <w:marRight w:val="0"/>
          <w:marTop w:val="0"/>
          <w:marBottom w:val="0"/>
          <w:divBdr>
            <w:top w:val="none" w:sz="0" w:space="0" w:color="auto"/>
            <w:left w:val="none" w:sz="0" w:space="0" w:color="auto"/>
            <w:bottom w:val="none" w:sz="0" w:space="0" w:color="auto"/>
            <w:right w:val="none" w:sz="0" w:space="0" w:color="auto"/>
          </w:divBdr>
        </w:div>
        <w:div w:id="725908030">
          <w:marLeft w:val="480"/>
          <w:marRight w:val="0"/>
          <w:marTop w:val="0"/>
          <w:marBottom w:val="0"/>
          <w:divBdr>
            <w:top w:val="none" w:sz="0" w:space="0" w:color="auto"/>
            <w:left w:val="none" w:sz="0" w:space="0" w:color="auto"/>
            <w:bottom w:val="none" w:sz="0" w:space="0" w:color="auto"/>
            <w:right w:val="none" w:sz="0" w:space="0" w:color="auto"/>
          </w:divBdr>
        </w:div>
        <w:div w:id="752437463">
          <w:marLeft w:val="480"/>
          <w:marRight w:val="0"/>
          <w:marTop w:val="0"/>
          <w:marBottom w:val="0"/>
          <w:divBdr>
            <w:top w:val="none" w:sz="0" w:space="0" w:color="auto"/>
            <w:left w:val="none" w:sz="0" w:space="0" w:color="auto"/>
            <w:bottom w:val="none" w:sz="0" w:space="0" w:color="auto"/>
            <w:right w:val="none" w:sz="0" w:space="0" w:color="auto"/>
          </w:divBdr>
        </w:div>
        <w:div w:id="775758153">
          <w:marLeft w:val="480"/>
          <w:marRight w:val="0"/>
          <w:marTop w:val="0"/>
          <w:marBottom w:val="0"/>
          <w:divBdr>
            <w:top w:val="none" w:sz="0" w:space="0" w:color="auto"/>
            <w:left w:val="none" w:sz="0" w:space="0" w:color="auto"/>
            <w:bottom w:val="none" w:sz="0" w:space="0" w:color="auto"/>
            <w:right w:val="none" w:sz="0" w:space="0" w:color="auto"/>
          </w:divBdr>
        </w:div>
        <w:div w:id="977495633">
          <w:marLeft w:val="480"/>
          <w:marRight w:val="0"/>
          <w:marTop w:val="0"/>
          <w:marBottom w:val="0"/>
          <w:divBdr>
            <w:top w:val="none" w:sz="0" w:space="0" w:color="auto"/>
            <w:left w:val="none" w:sz="0" w:space="0" w:color="auto"/>
            <w:bottom w:val="none" w:sz="0" w:space="0" w:color="auto"/>
            <w:right w:val="none" w:sz="0" w:space="0" w:color="auto"/>
          </w:divBdr>
        </w:div>
        <w:div w:id="1050151896">
          <w:marLeft w:val="480"/>
          <w:marRight w:val="0"/>
          <w:marTop w:val="0"/>
          <w:marBottom w:val="0"/>
          <w:divBdr>
            <w:top w:val="none" w:sz="0" w:space="0" w:color="auto"/>
            <w:left w:val="none" w:sz="0" w:space="0" w:color="auto"/>
            <w:bottom w:val="none" w:sz="0" w:space="0" w:color="auto"/>
            <w:right w:val="none" w:sz="0" w:space="0" w:color="auto"/>
          </w:divBdr>
        </w:div>
        <w:div w:id="1059213226">
          <w:marLeft w:val="480"/>
          <w:marRight w:val="0"/>
          <w:marTop w:val="0"/>
          <w:marBottom w:val="0"/>
          <w:divBdr>
            <w:top w:val="none" w:sz="0" w:space="0" w:color="auto"/>
            <w:left w:val="none" w:sz="0" w:space="0" w:color="auto"/>
            <w:bottom w:val="none" w:sz="0" w:space="0" w:color="auto"/>
            <w:right w:val="none" w:sz="0" w:space="0" w:color="auto"/>
          </w:divBdr>
        </w:div>
        <w:div w:id="1064986839">
          <w:marLeft w:val="480"/>
          <w:marRight w:val="0"/>
          <w:marTop w:val="0"/>
          <w:marBottom w:val="0"/>
          <w:divBdr>
            <w:top w:val="none" w:sz="0" w:space="0" w:color="auto"/>
            <w:left w:val="none" w:sz="0" w:space="0" w:color="auto"/>
            <w:bottom w:val="none" w:sz="0" w:space="0" w:color="auto"/>
            <w:right w:val="none" w:sz="0" w:space="0" w:color="auto"/>
          </w:divBdr>
        </w:div>
        <w:div w:id="1080369428">
          <w:marLeft w:val="480"/>
          <w:marRight w:val="0"/>
          <w:marTop w:val="0"/>
          <w:marBottom w:val="0"/>
          <w:divBdr>
            <w:top w:val="none" w:sz="0" w:space="0" w:color="auto"/>
            <w:left w:val="none" w:sz="0" w:space="0" w:color="auto"/>
            <w:bottom w:val="none" w:sz="0" w:space="0" w:color="auto"/>
            <w:right w:val="none" w:sz="0" w:space="0" w:color="auto"/>
          </w:divBdr>
        </w:div>
        <w:div w:id="1105660152">
          <w:marLeft w:val="480"/>
          <w:marRight w:val="0"/>
          <w:marTop w:val="0"/>
          <w:marBottom w:val="0"/>
          <w:divBdr>
            <w:top w:val="none" w:sz="0" w:space="0" w:color="auto"/>
            <w:left w:val="none" w:sz="0" w:space="0" w:color="auto"/>
            <w:bottom w:val="none" w:sz="0" w:space="0" w:color="auto"/>
            <w:right w:val="none" w:sz="0" w:space="0" w:color="auto"/>
          </w:divBdr>
        </w:div>
        <w:div w:id="1114711925">
          <w:marLeft w:val="480"/>
          <w:marRight w:val="0"/>
          <w:marTop w:val="0"/>
          <w:marBottom w:val="0"/>
          <w:divBdr>
            <w:top w:val="none" w:sz="0" w:space="0" w:color="auto"/>
            <w:left w:val="none" w:sz="0" w:space="0" w:color="auto"/>
            <w:bottom w:val="none" w:sz="0" w:space="0" w:color="auto"/>
            <w:right w:val="none" w:sz="0" w:space="0" w:color="auto"/>
          </w:divBdr>
        </w:div>
        <w:div w:id="1121536571">
          <w:marLeft w:val="480"/>
          <w:marRight w:val="0"/>
          <w:marTop w:val="0"/>
          <w:marBottom w:val="0"/>
          <w:divBdr>
            <w:top w:val="none" w:sz="0" w:space="0" w:color="auto"/>
            <w:left w:val="none" w:sz="0" w:space="0" w:color="auto"/>
            <w:bottom w:val="none" w:sz="0" w:space="0" w:color="auto"/>
            <w:right w:val="none" w:sz="0" w:space="0" w:color="auto"/>
          </w:divBdr>
        </w:div>
        <w:div w:id="1126386544">
          <w:marLeft w:val="480"/>
          <w:marRight w:val="0"/>
          <w:marTop w:val="0"/>
          <w:marBottom w:val="0"/>
          <w:divBdr>
            <w:top w:val="none" w:sz="0" w:space="0" w:color="auto"/>
            <w:left w:val="none" w:sz="0" w:space="0" w:color="auto"/>
            <w:bottom w:val="none" w:sz="0" w:space="0" w:color="auto"/>
            <w:right w:val="none" w:sz="0" w:space="0" w:color="auto"/>
          </w:divBdr>
        </w:div>
        <w:div w:id="1410694969">
          <w:marLeft w:val="480"/>
          <w:marRight w:val="0"/>
          <w:marTop w:val="0"/>
          <w:marBottom w:val="0"/>
          <w:divBdr>
            <w:top w:val="none" w:sz="0" w:space="0" w:color="auto"/>
            <w:left w:val="none" w:sz="0" w:space="0" w:color="auto"/>
            <w:bottom w:val="none" w:sz="0" w:space="0" w:color="auto"/>
            <w:right w:val="none" w:sz="0" w:space="0" w:color="auto"/>
          </w:divBdr>
        </w:div>
        <w:div w:id="1448699289">
          <w:marLeft w:val="480"/>
          <w:marRight w:val="0"/>
          <w:marTop w:val="0"/>
          <w:marBottom w:val="0"/>
          <w:divBdr>
            <w:top w:val="none" w:sz="0" w:space="0" w:color="auto"/>
            <w:left w:val="none" w:sz="0" w:space="0" w:color="auto"/>
            <w:bottom w:val="none" w:sz="0" w:space="0" w:color="auto"/>
            <w:right w:val="none" w:sz="0" w:space="0" w:color="auto"/>
          </w:divBdr>
        </w:div>
        <w:div w:id="1588658506">
          <w:marLeft w:val="480"/>
          <w:marRight w:val="0"/>
          <w:marTop w:val="0"/>
          <w:marBottom w:val="0"/>
          <w:divBdr>
            <w:top w:val="none" w:sz="0" w:space="0" w:color="auto"/>
            <w:left w:val="none" w:sz="0" w:space="0" w:color="auto"/>
            <w:bottom w:val="none" w:sz="0" w:space="0" w:color="auto"/>
            <w:right w:val="none" w:sz="0" w:space="0" w:color="auto"/>
          </w:divBdr>
        </w:div>
        <w:div w:id="1640380906">
          <w:marLeft w:val="480"/>
          <w:marRight w:val="0"/>
          <w:marTop w:val="0"/>
          <w:marBottom w:val="0"/>
          <w:divBdr>
            <w:top w:val="none" w:sz="0" w:space="0" w:color="auto"/>
            <w:left w:val="none" w:sz="0" w:space="0" w:color="auto"/>
            <w:bottom w:val="none" w:sz="0" w:space="0" w:color="auto"/>
            <w:right w:val="none" w:sz="0" w:space="0" w:color="auto"/>
          </w:divBdr>
        </w:div>
        <w:div w:id="1645503080">
          <w:marLeft w:val="480"/>
          <w:marRight w:val="0"/>
          <w:marTop w:val="0"/>
          <w:marBottom w:val="0"/>
          <w:divBdr>
            <w:top w:val="none" w:sz="0" w:space="0" w:color="auto"/>
            <w:left w:val="none" w:sz="0" w:space="0" w:color="auto"/>
            <w:bottom w:val="none" w:sz="0" w:space="0" w:color="auto"/>
            <w:right w:val="none" w:sz="0" w:space="0" w:color="auto"/>
          </w:divBdr>
        </w:div>
        <w:div w:id="1729454666">
          <w:marLeft w:val="480"/>
          <w:marRight w:val="0"/>
          <w:marTop w:val="0"/>
          <w:marBottom w:val="0"/>
          <w:divBdr>
            <w:top w:val="none" w:sz="0" w:space="0" w:color="auto"/>
            <w:left w:val="none" w:sz="0" w:space="0" w:color="auto"/>
            <w:bottom w:val="none" w:sz="0" w:space="0" w:color="auto"/>
            <w:right w:val="none" w:sz="0" w:space="0" w:color="auto"/>
          </w:divBdr>
        </w:div>
        <w:div w:id="1889368777">
          <w:marLeft w:val="480"/>
          <w:marRight w:val="0"/>
          <w:marTop w:val="0"/>
          <w:marBottom w:val="0"/>
          <w:divBdr>
            <w:top w:val="none" w:sz="0" w:space="0" w:color="auto"/>
            <w:left w:val="none" w:sz="0" w:space="0" w:color="auto"/>
            <w:bottom w:val="none" w:sz="0" w:space="0" w:color="auto"/>
            <w:right w:val="none" w:sz="0" w:space="0" w:color="auto"/>
          </w:divBdr>
        </w:div>
        <w:div w:id="1898659327">
          <w:marLeft w:val="480"/>
          <w:marRight w:val="0"/>
          <w:marTop w:val="0"/>
          <w:marBottom w:val="0"/>
          <w:divBdr>
            <w:top w:val="none" w:sz="0" w:space="0" w:color="auto"/>
            <w:left w:val="none" w:sz="0" w:space="0" w:color="auto"/>
            <w:bottom w:val="none" w:sz="0" w:space="0" w:color="auto"/>
            <w:right w:val="none" w:sz="0" w:space="0" w:color="auto"/>
          </w:divBdr>
        </w:div>
        <w:div w:id="1974284737">
          <w:marLeft w:val="480"/>
          <w:marRight w:val="0"/>
          <w:marTop w:val="0"/>
          <w:marBottom w:val="0"/>
          <w:divBdr>
            <w:top w:val="none" w:sz="0" w:space="0" w:color="auto"/>
            <w:left w:val="none" w:sz="0" w:space="0" w:color="auto"/>
            <w:bottom w:val="none" w:sz="0" w:space="0" w:color="auto"/>
            <w:right w:val="none" w:sz="0" w:space="0" w:color="auto"/>
          </w:divBdr>
        </w:div>
        <w:div w:id="2015373820">
          <w:marLeft w:val="480"/>
          <w:marRight w:val="0"/>
          <w:marTop w:val="0"/>
          <w:marBottom w:val="0"/>
          <w:divBdr>
            <w:top w:val="none" w:sz="0" w:space="0" w:color="auto"/>
            <w:left w:val="none" w:sz="0" w:space="0" w:color="auto"/>
            <w:bottom w:val="none" w:sz="0" w:space="0" w:color="auto"/>
            <w:right w:val="none" w:sz="0" w:space="0" w:color="auto"/>
          </w:divBdr>
        </w:div>
      </w:divsChild>
    </w:div>
    <w:div w:id="2078942816">
      <w:bodyDiv w:val="1"/>
      <w:marLeft w:val="0"/>
      <w:marRight w:val="0"/>
      <w:marTop w:val="0"/>
      <w:marBottom w:val="0"/>
      <w:divBdr>
        <w:top w:val="none" w:sz="0" w:space="0" w:color="auto"/>
        <w:left w:val="none" w:sz="0" w:space="0" w:color="auto"/>
        <w:bottom w:val="none" w:sz="0" w:space="0" w:color="auto"/>
        <w:right w:val="none" w:sz="0" w:space="0" w:color="auto"/>
      </w:divBdr>
    </w:div>
    <w:div w:id="2080902490">
      <w:bodyDiv w:val="1"/>
      <w:marLeft w:val="0"/>
      <w:marRight w:val="0"/>
      <w:marTop w:val="0"/>
      <w:marBottom w:val="0"/>
      <w:divBdr>
        <w:top w:val="none" w:sz="0" w:space="0" w:color="auto"/>
        <w:left w:val="none" w:sz="0" w:space="0" w:color="auto"/>
        <w:bottom w:val="none" w:sz="0" w:space="0" w:color="auto"/>
        <w:right w:val="none" w:sz="0" w:space="0" w:color="auto"/>
      </w:divBdr>
    </w:div>
    <w:div w:id="2081050002">
      <w:bodyDiv w:val="1"/>
      <w:marLeft w:val="0"/>
      <w:marRight w:val="0"/>
      <w:marTop w:val="0"/>
      <w:marBottom w:val="0"/>
      <w:divBdr>
        <w:top w:val="none" w:sz="0" w:space="0" w:color="auto"/>
        <w:left w:val="none" w:sz="0" w:space="0" w:color="auto"/>
        <w:bottom w:val="none" w:sz="0" w:space="0" w:color="auto"/>
        <w:right w:val="none" w:sz="0" w:space="0" w:color="auto"/>
      </w:divBdr>
    </w:div>
    <w:div w:id="2083940912">
      <w:bodyDiv w:val="1"/>
      <w:marLeft w:val="0"/>
      <w:marRight w:val="0"/>
      <w:marTop w:val="0"/>
      <w:marBottom w:val="0"/>
      <w:divBdr>
        <w:top w:val="none" w:sz="0" w:space="0" w:color="auto"/>
        <w:left w:val="none" w:sz="0" w:space="0" w:color="auto"/>
        <w:bottom w:val="none" w:sz="0" w:space="0" w:color="auto"/>
        <w:right w:val="none" w:sz="0" w:space="0" w:color="auto"/>
      </w:divBdr>
    </w:div>
    <w:div w:id="2088992378">
      <w:bodyDiv w:val="1"/>
      <w:marLeft w:val="0"/>
      <w:marRight w:val="0"/>
      <w:marTop w:val="0"/>
      <w:marBottom w:val="0"/>
      <w:divBdr>
        <w:top w:val="none" w:sz="0" w:space="0" w:color="auto"/>
        <w:left w:val="none" w:sz="0" w:space="0" w:color="auto"/>
        <w:bottom w:val="none" w:sz="0" w:space="0" w:color="auto"/>
        <w:right w:val="none" w:sz="0" w:space="0" w:color="auto"/>
      </w:divBdr>
    </w:div>
    <w:div w:id="2096317234">
      <w:bodyDiv w:val="1"/>
      <w:marLeft w:val="0"/>
      <w:marRight w:val="0"/>
      <w:marTop w:val="0"/>
      <w:marBottom w:val="0"/>
      <w:divBdr>
        <w:top w:val="none" w:sz="0" w:space="0" w:color="auto"/>
        <w:left w:val="none" w:sz="0" w:space="0" w:color="auto"/>
        <w:bottom w:val="none" w:sz="0" w:space="0" w:color="auto"/>
        <w:right w:val="none" w:sz="0" w:space="0" w:color="auto"/>
      </w:divBdr>
      <w:divsChild>
        <w:div w:id="738725">
          <w:marLeft w:val="640"/>
          <w:marRight w:val="0"/>
          <w:marTop w:val="0"/>
          <w:marBottom w:val="0"/>
          <w:divBdr>
            <w:top w:val="none" w:sz="0" w:space="0" w:color="auto"/>
            <w:left w:val="none" w:sz="0" w:space="0" w:color="auto"/>
            <w:bottom w:val="none" w:sz="0" w:space="0" w:color="auto"/>
            <w:right w:val="none" w:sz="0" w:space="0" w:color="auto"/>
          </w:divBdr>
        </w:div>
        <w:div w:id="6174852">
          <w:marLeft w:val="640"/>
          <w:marRight w:val="0"/>
          <w:marTop w:val="0"/>
          <w:marBottom w:val="0"/>
          <w:divBdr>
            <w:top w:val="none" w:sz="0" w:space="0" w:color="auto"/>
            <w:left w:val="none" w:sz="0" w:space="0" w:color="auto"/>
            <w:bottom w:val="none" w:sz="0" w:space="0" w:color="auto"/>
            <w:right w:val="none" w:sz="0" w:space="0" w:color="auto"/>
          </w:divBdr>
        </w:div>
        <w:div w:id="30617648">
          <w:marLeft w:val="640"/>
          <w:marRight w:val="0"/>
          <w:marTop w:val="0"/>
          <w:marBottom w:val="0"/>
          <w:divBdr>
            <w:top w:val="none" w:sz="0" w:space="0" w:color="auto"/>
            <w:left w:val="none" w:sz="0" w:space="0" w:color="auto"/>
            <w:bottom w:val="none" w:sz="0" w:space="0" w:color="auto"/>
            <w:right w:val="none" w:sz="0" w:space="0" w:color="auto"/>
          </w:divBdr>
        </w:div>
        <w:div w:id="50464375">
          <w:marLeft w:val="640"/>
          <w:marRight w:val="0"/>
          <w:marTop w:val="0"/>
          <w:marBottom w:val="0"/>
          <w:divBdr>
            <w:top w:val="none" w:sz="0" w:space="0" w:color="auto"/>
            <w:left w:val="none" w:sz="0" w:space="0" w:color="auto"/>
            <w:bottom w:val="none" w:sz="0" w:space="0" w:color="auto"/>
            <w:right w:val="none" w:sz="0" w:space="0" w:color="auto"/>
          </w:divBdr>
        </w:div>
        <w:div w:id="98644347">
          <w:marLeft w:val="640"/>
          <w:marRight w:val="0"/>
          <w:marTop w:val="0"/>
          <w:marBottom w:val="0"/>
          <w:divBdr>
            <w:top w:val="none" w:sz="0" w:space="0" w:color="auto"/>
            <w:left w:val="none" w:sz="0" w:space="0" w:color="auto"/>
            <w:bottom w:val="none" w:sz="0" w:space="0" w:color="auto"/>
            <w:right w:val="none" w:sz="0" w:space="0" w:color="auto"/>
          </w:divBdr>
        </w:div>
        <w:div w:id="160125286">
          <w:marLeft w:val="640"/>
          <w:marRight w:val="0"/>
          <w:marTop w:val="0"/>
          <w:marBottom w:val="0"/>
          <w:divBdr>
            <w:top w:val="none" w:sz="0" w:space="0" w:color="auto"/>
            <w:left w:val="none" w:sz="0" w:space="0" w:color="auto"/>
            <w:bottom w:val="none" w:sz="0" w:space="0" w:color="auto"/>
            <w:right w:val="none" w:sz="0" w:space="0" w:color="auto"/>
          </w:divBdr>
        </w:div>
        <w:div w:id="191303153">
          <w:marLeft w:val="640"/>
          <w:marRight w:val="0"/>
          <w:marTop w:val="0"/>
          <w:marBottom w:val="0"/>
          <w:divBdr>
            <w:top w:val="none" w:sz="0" w:space="0" w:color="auto"/>
            <w:left w:val="none" w:sz="0" w:space="0" w:color="auto"/>
            <w:bottom w:val="none" w:sz="0" w:space="0" w:color="auto"/>
            <w:right w:val="none" w:sz="0" w:space="0" w:color="auto"/>
          </w:divBdr>
        </w:div>
        <w:div w:id="287324477">
          <w:marLeft w:val="640"/>
          <w:marRight w:val="0"/>
          <w:marTop w:val="0"/>
          <w:marBottom w:val="0"/>
          <w:divBdr>
            <w:top w:val="none" w:sz="0" w:space="0" w:color="auto"/>
            <w:left w:val="none" w:sz="0" w:space="0" w:color="auto"/>
            <w:bottom w:val="none" w:sz="0" w:space="0" w:color="auto"/>
            <w:right w:val="none" w:sz="0" w:space="0" w:color="auto"/>
          </w:divBdr>
        </w:div>
        <w:div w:id="440496568">
          <w:marLeft w:val="640"/>
          <w:marRight w:val="0"/>
          <w:marTop w:val="0"/>
          <w:marBottom w:val="0"/>
          <w:divBdr>
            <w:top w:val="none" w:sz="0" w:space="0" w:color="auto"/>
            <w:left w:val="none" w:sz="0" w:space="0" w:color="auto"/>
            <w:bottom w:val="none" w:sz="0" w:space="0" w:color="auto"/>
            <w:right w:val="none" w:sz="0" w:space="0" w:color="auto"/>
          </w:divBdr>
        </w:div>
        <w:div w:id="442961159">
          <w:marLeft w:val="640"/>
          <w:marRight w:val="0"/>
          <w:marTop w:val="0"/>
          <w:marBottom w:val="0"/>
          <w:divBdr>
            <w:top w:val="none" w:sz="0" w:space="0" w:color="auto"/>
            <w:left w:val="none" w:sz="0" w:space="0" w:color="auto"/>
            <w:bottom w:val="none" w:sz="0" w:space="0" w:color="auto"/>
            <w:right w:val="none" w:sz="0" w:space="0" w:color="auto"/>
          </w:divBdr>
        </w:div>
        <w:div w:id="451292511">
          <w:marLeft w:val="640"/>
          <w:marRight w:val="0"/>
          <w:marTop w:val="0"/>
          <w:marBottom w:val="0"/>
          <w:divBdr>
            <w:top w:val="none" w:sz="0" w:space="0" w:color="auto"/>
            <w:left w:val="none" w:sz="0" w:space="0" w:color="auto"/>
            <w:bottom w:val="none" w:sz="0" w:space="0" w:color="auto"/>
            <w:right w:val="none" w:sz="0" w:space="0" w:color="auto"/>
          </w:divBdr>
        </w:div>
        <w:div w:id="454494774">
          <w:marLeft w:val="640"/>
          <w:marRight w:val="0"/>
          <w:marTop w:val="0"/>
          <w:marBottom w:val="0"/>
          <w:divBdr>
            <w:top w:val="none" w:sz="0" w:space="0" w:color="auto"/>
            <w:left w:val="none" w:sz="0" w:space="0" w:color="auto"/>
            <w:bottom w:val="none" w:sz="0" w:space="0" w:color="auto"/>
            <w:right w:val="none" w:sz="0" w:space="0" w:color="auto"/>
          </w:divBdr>
        </w:div>
        <w:div w:id="474760554">
          <w:marLeft w:val="640"/>
          <w:marRight w:val="0"/>
          <w:marTop w:val="0"/>
          <w:marBottom w:val="0"/>
          <w:divBdr>
            <w:top w:val="none" w:sz="0" w:space="0" w:color="auto"/>
            <w:left w:val="none" w:sz="0" w:space="0" w:color="auto"/>
            <w:bottom w:val="none" w:sz="0" w:space="0" w:color="auto"/>
            <w:right w:val="none" w:sz="0" w:space="0" w:color="auto"/>
          </w:divBdr>
        </w:div>
        <w:div w:id="482240244">
          <w:marLeft w:val="640"/>
          <w:marRight w:val="0"/>
          <w:marTop w:val="0"/>
          <w:marBottom w:val="0"/>
          <w:divBdr>
            <w:top w:val="none" w:sz="0" w:space="0" w:color="auto"/>
            <w:left w:val="none" w:sz="0" w:space="0" w:color="auto"/>
            <w:bottom w:val="none" w:sz="0" w:space="0" w:color="auto"/>
            <w:right w:val="none" w:sz="0" w:space="0" w:color="auto"/>
          </w:divBdr>
        </w:div>
        <w:div w:id="487483879">
          <w:marLeft w:val="640"/>
          <w:marRight w:val="0"/>
          <w:marTop w:val="0"/>
          <w:marBottom w:val="0"/>
          <w:divBdr>
            <w:top w:val="none" w:sz="0" w:space="0" w:color="auto"/>
            <w:left w:val="none" w:sz="0" w:space="0" w:color="auto"/>
            <w:bottom w:val="none" w:sz="0" w:space="0" w:color="auto"/>
            <w:right w:val="none" w:sz="0" w:space="0" w:color="auto"/>
          </w:divBdr>
        </w:div>
        <w:div w:id="792754524">
          <w:marLeft w:val="640"/>
          <w:marRight w:val="0"/>
          <w:marTop w:val="0"/>
          <w:marBottom w:val="0"/>
          <w:divBdr>
            <w:top w:val="none" w:sz="0" w:space="0" w:color="auto"/>
            <w:left w:val="none" w:sz="0" w:space="0" w:color="auto"/>
            <w:bottom w:val="none" w:sz="0" w:space="0" w:color="auto"/>
            <w:right w:val="none" w:sz="0" w:space="0" w:color="auto"/>
          </w:divBdr>
        </w:div>
        <w:div w:id="861017237">
          <w:marLeft w:val="640"/>
          <w:marRight w:val="0"/>
          <w:marTop w:val="0"/>
          <w:marBottom w:val="0"/>
          <w:divBdr>
            <w:top w:val="none" w:sz="0" w:space="0" w:color="auto"/>
            <w:left w:val="none" w:sz="0" w:space="0" w:color="auto"/>
            <w:bottom w:val="none" w:sz="0" w:space="0" w:color="auto"/>
            <w:right w:val="none" w:sz="0" w:space="0" w:color="auto"/>
          </w:divBdr>
        </w:div>
        <w:div w:id="889465525">
          <w:marLeft w:val="640"/>
          <w:marRight w:val="0"/>
          <w:marTop w:val="0"/>
          <w:marBottom w:val="0"/>
          <w:divBdr>
            <w:top w:val="none" w:sz="0" w:space="0" w:color="auto"/>
            <w:left w:val="none" w:sz="0" w:space="0" w:color="auto"/>
            <w:bottom w:val="none" w:sz="0" w:space="0" w:color="auto"/>
            <w:right w:val="none" w:sz="0" w:space="0" w:color="auto"/>
          </w:divBdr>
        </w:div>
        <w:div w:id="936327125">
          <w:marLeft w:val="640"/>
          <w:marRight w:val="0"/>
          <w:marTop w:val="0"/>
          <w:marBottom w:val="0"/>
          <w:divBdr>
            <w:top w:val="none" w:sz="0" w:space="0" w:color="auto"/>
            <w:left w:val="none" w:sz="0" w:space="0" w:color="auto"/>
            <w:bottom w:val="none" w:sz="0" w:space="0" w:color="auto"/>
            <w:right w:val="none" w:sz="0" w:space="0" w:color="auto"/>
          </w:divBdr>
        </w:div>
        <w:div w:id="936792448">
          <w:marLeft w:val="640"/>
          <w:marRight w:val="0"/>
          <w:marTop w:val="0"/>
          <w:marBottom w:val="0"/>
          <w:divBdr>
            <w:top w:val="none" w:sz="0" w:space="0" w:color="auto"/>
            <w:left w:val="none" w:sz="0" w:space="0" w:color="auto"/>
            <w:bottom w:val="none" w:sz="0" w:space="0" w:color="auto"/>
            <w:right w:val="none" w:sz="0" w:space="0" w:color="auto"/>
          </w:divBdr>
        </w:div>
        <w:div w:id="1234848458">
          <w:marLeft w:val="640"/>
          <w:marRight w:val="0"/>
          <w:marTop w:val="0"/>
          <w:marBottom w:val="0"/>
          <w:divBdr>
            <w:top w:val="none" w:sz="0" w:space="0" w:color="auto"/>
            <w:left w:val="none" w:sz="0" w:space="0" w:color="auto"/>
            <w:bottom w:val="none" w:sz="0" w:space="0" w:color="auto"/>
            <w:right w:val="none" w:sz="0" w:space="0" w:color="auto"/>
          </w:divBdr>
        </w:div>
        <w:div w:id="1338734400">
          <w:marLeft w:val="640"/>
          <w:marRight w:val="0"/>
          <w:marTop w:val="0"/>
          <w:marBottom w:val="0"/>
          <w:divBdr>
            <w:top w:val="none" w:sz="0" w:space="0" w:color="auto"/>
            <w:left w:val="none" w:sz="0" w:space="0" w:color="auto"/>
            <w:bottom w:val="none" w:sz="0" w:space="0" w:color="auto"/>
            <w:right w:val="none" w:sz="0" w:space="0" w:color="auto"/>
          </w:divBdr>
        </w:div>
        <w:div w:id="1418088467">
          <w:marLeft w:val="640"/>
          <w:marRight w:val="0"/>
          <w:marTop w:val="0"/>
          <w:marBottom w:val="0"/>
          <w:divBdr>
            <w:top w:val="none" w:sz="0" w:space="0" w:color="auto"/>
            <w:left w:val="none" w:sz="0" w:space="0" w:color="auto"/>
            <w:bottom w:val="none" w:sz="0" w:space="0" w:color="auto"/>
            <w:right w:val="none" w:sz="0" w:space="0" w:color="auto"/>
          </w:divBdr>
        </w:div>
        <w:div w:id="1451626380">
          <w:marLeft w:val="640"/>
          <w:marRight w:val="0"/>
          <w:marTop w:val="0"/>
          <w:marBottom w:val="0"/>
          <w:divBdr>
            <w:top w:val="none" w:sz="0" w:space="0" w:color="auto"/>
            <w:left w:val="none" w:sz="0" w:space="0" w:color="auto"/>
            <w:bottom w:val="none" w:sz="0" w:space="0" w:color="auto"/>
            <w:right w:val="none" w:sz="0" w:space="0" w:color="auto"/>
          </w:divBdr>
        </w:div>
        <w:div w:id="1478647250">
          <w:marLeft w:val="640"/>
          <w:marRight w:val="0"/>
          <w:marTop w:val="0"/>
          <w:marBottom w:val="0"/>
          <w:divBdr>
            <w:top w:val="none" w:sz="0" w:space="0" w:color="auto"/>
            <w:left w:val="none" w:sz="0" w:space="0" w:color="auto"/>
            <w:bottom w:val="none" w:sz="0" w:space="0" w:color="auto"/>
            <w:right w:val="none" w:sz="0" w:space="0" w:color="auto"/>
          </w:divBdr>
        </w:div>
        <w:div w:id="1575583422">
          <w:marLeft w:val="640"/>
          <w:marRight w:val="0"/>
          <w:marTop w:val="0"/>
          <w:marBottom w:val="0"/>
          <w:divBdr>
            <w:top w:val="none" w:sz="0" w:space="0" w:color="auto"/>
            <w:left w:val="none" w:sz="0" w:space="0" w:color="auto"/>
            <w:bottom w:val="none" w:sz="0" w:space="0" w:color="auto"/>
            <w:right w:val="none" w:sz="0" w:space="0" w:color="auto"/>
          </w:divBdr>
        </w:div>
        <w:div w:id="1669209198">
          <w:marLeft w:val="640"/>
          <w:marRight w:val="0"/>
          <w:marTop w:val="0"/>
          <w:marBottom w:val="0"/>
          <w:divBdr>
            <w:top w:val="none" w:sz="0" w:space="0" w:color="auto"/>
            <w:left w:val="none" w:sz="0" w:space="0" w:color="auto"/>
            <w:bottom w:val="none" w:sz="0" w:space="0" w:color="auto"/>
            <w:right w:val="none" w:sz="0" w:space="0" w:color="auto"/>
          </w:divBdr>
        </w:div>
        <w:div w:id="1679195353">
          <w:marLeft w:val="640"/>
          <w:marRight w:val="0"/>
          <w:marTop w:val="0"/>
          <w:marBottom w:val="0"/>
          <w:divBdr>
            <w:top w:val="none" w:sz="0" w:space="0" w:color="auto"/>
            <w:left w:val="none" w:sz="0" w:space="0" w:color="auto"/>
            <w:bottom w:val="none" w:sz="0" w:space="0" w:color="auto"/>
            <w:right w:val="none" w:sz="0" w:space="0" w:color="auto"/>
          </w:divBdr>
        </w:div>
        <w:div w:id="1701011356">
          <w:marLeft w:val="640"/>
          <w:marRight w:val="0"/>
          <w:marTop w:val="0"/>
          <w:marBottom w:val="0"/>
          <w:divBdr>
            <w:top w:val="none" w:sz="0" w:space="0" w:color="auto"/>
            <w:left w:val="none" w:sz="0" w:space="0" w:color="auto"/>
            <w:bottom w:val="none" w:sz="0" w:space="0" w:color="auto"/>
            <w:right w:val="none" w:sz="0" w:space="0" w:color="auto"/>
          </w:divBdr>
        </w:div>
        <w:div w:id="1718553683">
          <w:marLeft w:val="640"/>
          <w:marRight w:val="0"/>
          <w:marTop w:val="0"/>
          <w:marBottom w:val="0"/>
          <w:divBdr>
            <w:top w:val="none" w:sz="0" w:space="0" w:color="auto"/>
            <w:left w:val="none" w:sz="0" w:space="0" w:color="auto"/>
            <w:bottom w:val="none" w:sz="0" w:space="0" w:color="auto"/>
            <w:right w:val="none" w:sz="0" w:space="0" w:color="auto"/>
          </w:divBdr>
        </w:div>
        <w:div w:id="1763069302">
          <w:marLeft w:val="640"/>
          <w:marRight w:val="0"/>
          <w:marTop w:val="0"/>
          <w:marBottom w:val="0"/>
          <w:divBdr>
            <w:top w:val="none" w:sz="0" w:space="0" w:color="auto"/>
            <w:left w:val="none" w:sz="0" w:space="0" w:color="auto"/>
            <w:bottom w:val="none" w:sz="0" w:space="0" w:color="auto"/>
            <w:right w:val="none" w:sz="0" w:space="0" w:color="auto"/>
          </w:divBdr>
        </w:div>
        <w:div w:id="1772240943">
          <w:marLeft w:val="640"/>
          <w:marRight w:val="0"/>
          <w:marTop w:val="0"/>
          <w:marBottom w:val="0"/>
          <w:divBdr>
            <w:top w:val="none" w:sz="0" w:space="0" w:color="auto"/>
            <w:left w:val="none" w:sz="0" w:space="0" w:color="auto"/>
            <w:bottom w:val="none" w:sz="0" w:space="0" w:color="auto"/>
            <w:right w:val="none" w:sz="0" w:space="0" w:color="auto"/>
          </w:divBdr>
        </w:div>
        <w:div w:id="1782188335">
          <w:marLeft w:val="640"/>
          <w:marRight w:val="0"/>
          <w:marTop w:val="0"/>
          <w:marBottom w:val="0"/>
          <w:divBdr>
            <w:top w:val="none" w:sz="0" w:space="0" w:color="auto"/>
            <w:left w:val="none" w:sz="0" w:space="0" w:color="auto"/>
            <w:bottom w:val="none" w:sz="0" w:space="0" w:color="auto"/>
            <w:right w:val="none" w:sz="0" w:space="0" w:color="auto"/>
          </w:divBdr>
        </w:div>
        <w:div w:id="1810317115">
          <w:marLeft w:val="640"/>
          <w:marRight w:val="0"/>
          <w:marTop w:val="0"/>
          <w:marBottom w:val="0"/>
          <w:divBdr>
            <w:top w:val="none" w:sz="0" w:space="0" w:color="auto"/>
            <w:left w:val="none" w:sz="0" w:space="0" w:color="auto"/>
            <w:bottom w:val="none" w:sz="0" w:space="0" w:color="auto"/>
            <w:right w:val="none" w:sz="0" w:space="0" w:color="auto"/>
          </w:divBdr>
        </w:div>
        <w:div w:id="1839153349">
          <w:marLeft w:val="640"/>
          <w:marRight w:val="0"/>
          <w:marTop w:val="0"/>
          <w:marBottom w:val="0"/>
          <w:divBdr>
            <w:top w:val="none" w:sz="0" w:space="0" w:color="auto"/>
            <w:left w:val="none" w:sz="0" w:space="0" w:color="auto"/>
            <w:bottom w:val="none" w:sz="0" w:space="0" w:color="auto"/>
            <w:right w:val="none" w:sz="0" w:space="0" w:color="auto"/>
          </w:divBdr>
        </w:div>
        <w:div w:id="1877504471">
          <w:marLeft w:val="640"/>
          <w:marRight w:val="0"/>
          <w:marTop w:val="0"/>
          <w:marBottom w:val="0"/>
          <w:divBdr>
            <w:top w:val="none" w:sz="0" w:space="0" w:color="auto"/>
            <w:left w:val="none" w:sz="0" w:space="0" w:color="auto"/>
            <w:bottom w:val="none" w:sz="0" w:space="0" w:color="auto"/>
            <w:right w:val="none" w:sz="0" w:space="0" w:color="auto"/>
          </w:divBdr>
        </w:div>
        <w:div w:id="2053458500">
          <w:marLeft w:val="640"/>
          <w:marRight w:val="0"/>
          <w:marTop w:val="0"/>
          <w:marBottom w:val="0"/>
          <w:divBdr>
            <w:top w:val="none" w:sz="0" w:space="0" w:color="auto"/>
            <w:left w:val="none" w:sz="0" w:space="0" w:color="auto"/>
            <w:bottom w:val="none" w:sz="0" w:space="0" w:color="auto"/>
            <w:right w:val="none" w:sz="0" w:space="0" w:color="auto"/>
          </w:divBdr>
        </w:div>
        <w:div w:id="2100980476">
          <w:marLeft w:val="640"/>
          <w:marRight w:val="0"/>
          <w:marTop w:val="0"/>
          <w:marBottom w:val="0"/>
          <w:divBdr>
            <w:top w:val="none" w:sz="0" w:space="0" w:color="auto"/>
            <w:left w:val="none" w:sz="0" w:space="0" w:color="auto"/>
            <w:bottom w:val="none" w:sz="0" w:space="0" w:color="auto"/>
            <w:right w:val="none" w:sz="0" w:space="0" w:color="auto"/>
          </w:divBdr>
        </w:div>
      </w:divsChild>
    </w:div>
    <w:div w:id="2100757635">
      <w:bodyDiv w:val="1"/>
      <w:marLeft w:val="0"/>
      <w:marRight w:val="0"/>
      <w:marTop w:val="0"/>
      <w:marBottom w:val="0"/>
      <w:divBdr>
        <w:top w:val="none" w:sz="0" w:space="0" w:color="auto"/>
        <w:left w:val="none" w:sz="0" w:space="0" w:color="auto"/>
        <w:bottom w:val="none" w:sz="0" w:space="0" w:color="auto"/>
        <w:right w:val="none" w:sz="0" w:space="0" w:color="auto"/>
      </w:divBdr>
    </w:div>
    <w:div w:id="2107266915">
      <w:bodyDiv w:val="1"/>
      <w:marLeft w:val="0"/>
      <w:marRight w:val="0"/>
      <w:marTop w:val="0"/>
      <w:marBottom w:val="0"/>
      <w:divBdr>
        <w:top w:val="none" w:sz="0" w:space="0" w:color="auto"/>
        <w:left w:val="none" w:sz="0" w:space="0" w:color="auto"/>
        <w:bottom w:val="none" w:sz="0" w:space="0" w:color="auto"/>
        <w:right w:val="none" w:sz="0" w:space="0" w:color="auto"/>
      </w:divBdr>
      <w:divsChild>
        <w:div w:id="14423179">
          <w:marLeft w:val="480"/>
          <w:marRight w:val="0"/>
          <w:marTop w:val="0"/>
          <w:marBottom w:val="0"/>
          <w:divBdr>
            <w:top w:val="none" w:sz="0" w:space="0" w:color="auto"/>
            <w:left w:val="none" w:sz="0" w:space="0" w:color="auto"/>
            <w:bottom w:val="none" w:sz="0" w:space="0" w:color="auto"/>
            <w:right w:val="none" w:sz="0" w:space="0" w:color="auto"/>
          </w:divBdr>
        </w:div>
        <w:div w:id="136998298">
          <w:marLeft w:val="480"/>
          <w:marRight w:val="0"/>
          <w:marTop w:val="0"/>
          <w:marBottom w:val="0"/>
          <w:divBdr>
            <w:top w:val="none" w:sz="0" w:space="0" w:color="auto"/>
            <w:left w:val="none" w:sz="0" w:space="0" w:color="auto"/>
            <w:bottom w:val="none" w:sz="0" w:space="0" w:color="auto"/>
            <w:right w:val="none" w:sz="0" w:space="0" w:color="auto"/>
          </w:divBdr>
        </w:div>
        <w:div w:id="173692473">
          <w:marLeft w:val="480"/>
          <w:marRight w:val="0"/>
          <w:marTop w:val="0"/>
          <w:marBottom w:val="0"/>
          <w:divBdr>
            <w:top w:val="none" w:sz="0" w:space="0" w:color="auto"/>
            <w:left w:val="none" w:sz="0" w:space="0" w:color="auto"/>
            <w:bottom w:val="none" w:sz="0" w:space="0" w:color="auto"/>
            <w:right w:val="none" w:sz="0" w:space="0" w:color="auto"/>
          </w:divBdr>
        </w:div>
        <w:div w:id="193005832">
          <w:marLeft w:val="480"/>
          <w:marRight w:val="0"/>
          <w:marTop w:val="0"/>
          <w:marBottom w:val="0"/>
          <w:divBdr>
            <w:top w:val="none" w:sz="0" w:space="0" w:color="auto"/>
            <w:left w:val="none" w:sz="0" w:space="0" w:color="auto"/>
            <w:bottom w:val="none" w:sz="0" w:space="0" w:color="auto"/>
            <w:right w:val="none" w:sz="0" w:space="0" w:color="auto"/>
          </w:divBdr>
        </w:div>
        <w:div w:id="270675217">
          <w:marLeft w:val="480"/>
          <w:marRight w:val="0"/>
          <w:marTop w:val="0"/>
          <w:marBottom w:val="0"/>
          <w:divBdr>
            <w:top w:val="none" w:sz="0" w:space="0" w:color="auto"/>
            <w:left w:val="none" w:sz="0" w:space="0" w:color="auto"/>
            <w:bottom w:val="none" w:sz="0" w:space="0" w:color="auto"/>
            <w:right w:val="none" w:sz="0" w:space="0" w:color="auto"/>
          </w:divBdr>
        </w:div>
        <w:div w:id="321274945">
          <w:marLeft w:val="480"/>
          <w:marRight w:val="0"/>
          <w:marTop w:val="0"/>
          <w:marBottom w:val="0"/>
          <w:divBdr>
            <w:top w:val="none" w:sz="0" w:space="0" w:color="auto"/>
            <w:left w:val="none" w:sz="0" w:space="0" w:color="auto"/>
            <w:bottom w:val="none" w:sz="0" w:space="0" w:color="auto"/>
            <w:right w:val="none" w:sz="0" w:space="0" w:color="auto"/>
          </w:divBdr>
        </w:div>
        <w:div w:id="382366043">
          <w:marLeft w:val="480"/>
          <w:marRight w:val="0"/>
          <w:marTop w:val="0"/>
          <w:marBottom w:val="0"/>
          <w:divBdr>
            <w:top w:val="none" w:sz="0" w:space="0" w:color="auto"/>
            <w:left w:val="none" w:sz="0" w:space="0" w:color="auto"/>
            <w:bottom w:val="none" w:sz="0" w:space="0" w:color="auto"/>
            <w:right w:val="none" w:sz="0" w:space="0" w:color="auto"/>
          </w:divBdr>
        </w:div>
        <w:div w:id="442189017">
          <w:marLeft w:val="480"/>
          <w:marRight w:val="0"/>
          <w:marTop w:val="0"/>
          <w:marBottom w:val="0"/>
          <w:divBdr>
            <w:top w:val="none" w:sz="0" w:space="0" w:color="auto"/>
            <w:left w:val="none" w:sz="0" w:space="0" w:color="auto"/>
            <w:bottom w:val="none" w:sz="0" w:space="0" w:color="auto"/>
            <w:right w:val="none" w:sz="0" w:space="0" w:color="auto"/>
          </w:divBdr>
        </w:div>
        <w:div w:id="454450888">
          <w:marLeft w:val="480"/>
          <w:marRight w:val="0"/>
          <w:marTop w:val="0"/>
          <w:marBottom w:val="0"/>
          <w:divBdr>
            <w:top w:val="none" w:sz="0" w:space="0" w:color="auto"/>
            <w:left w:val="none" w:sz="0" w:space="0" w:color="auto"/>
            <w:bottom w:val="none" w:sz="0" w:space="0" w:color="auto"/>
            <w:right w:val="none" w:sz="0" w:space="0" w:color="auto"/>
          </w:divBdr>
        </w:div>
        <w:div w:id="543448140">
          <w:marLeft w:val="480"/>
          <w:marRight w:val="0"/>
          <w:marTop w:val="0"/>
          <w:marBottom w:val="0"/>
          <w:divBdr>
            <w:top w:val="none" w:sz="0" w:space="0" w:color="auto"/>
            <w:left w:val="none" w:sz="0" w:space="0" w:color="auto"/>
            <w:bottom w:val="none" w:sz="0" w:space="0" w:color="auto"/>
            <w:right w:val="none" w:sz="0" w:space="0" w:color="auto"/>
          </w:divBdr>
        </w:div>
        <w:div w:id="580138305">
          <w:marLeft w:val="480"/>
          <w:marRight w:val="0"/>
          <w:marTop w:val="0"/>
          <w:marBottom w:val="0"/>
          <w:divBdr>
            <w:top w:val="none" w:sz="0" w:space="0" w:color="auto"/>
            <w:left w:val="none" w:sz="0" w:space="0" w:color="auto"/>
            <w:bottom w:val="none" w:sz="0" w:space="0" w:color="auto"/>
            <w:right w:val="none" w:sz="0" w:space="0" w:color="auto"/>
          </w:divBdr>
        </w:div>
        <w:div w:id="611402166">
          <w:marLeft w:val="480"/>
          <w:marRight w:val="0"/>
          <w:marTop w:val="0"/>
          <w:marBottom w:val="0"/>
          <w:divBdr>
            <w:top w:val="none" w:sz="0" w:space="0" w:color="auto"/>
            <w:left w:val="none" w:sz="0" w:space="0" w:color="auto"/>
            <w:bottom w:val="none" w:sz="0" w:space="0" w:color="auto"/>
            <w:right w:val="none" w:sz="0" w:space="0" w:color="auto"/>
          </w:divBdr>
        </w:div>
        <w:div w:id="658730316">
          <w:marLeft w:val="480"/>
          <w:marRight w:val="0"/>
          <w:marTop w:val="0"/>
          <w:marBottom w:val="0"/>
          <w:divBdr>
            <w:top w:val="none" w:sz="0" w:space="0" w:color="auto"/>
            <w:left w:val="none" w:sz="0" w:space="0" w:color="auto"/>
            <w:bottom w:val="none" w:sz="0" w:space="0" w:color="auto"/>
            <w:right w:val="none" w:sz="0" w:space="0" w:color="auto"/>
          </w:divBdr>
        </w:div>
        <w:div w:id="915092436">
          <w:marLeft w:val="480"/>
          <w:marRight w:val="0"/>
          <w:marTop w:val="0"/>
          <w:marBottom w:val="0"/>
          <w:divBdr>
            <w:top w:val="none" w:sz="0" w:space="0" w:color="auto"/>
            <w:left w:val="none" w:sz="0" w:space="0" w:color="auto"/>
            <w:bottom w:val="none" w:sz="0" w:space="0" w:color="auto"/>
            <w:right w:val="none" w:sz="0" w:space="0" w:color="auto"/>
          </w:divBdr>
        </w:div>
        <w:div w:id="948047856">
          <w:marLeft w:val="480"/>
          <w:marRight w:val="0"/>
          <w:marTop w:val="0"/>
          <w:marBottom w:val="0"/>
          <w:divBdr>
            <w:top w:val="none" w:sz="0" w:space="0" w:color="auto"/>
            <w:left w:val="none" w:sz="0" w:space="0" w:color="auto"/>
            <w:bottom w:val="none" w:sz="0" w:space="0" w:color="auto"/>
            <w:right w:val="none" w:sz="0" w:space="0" w:color="auto"/>
          </w:divBdr>
        </w:div>
        <w:div w:id="968583701">
          <w:marLeft w:val="480"/>
          <w:marRight w:val="0"/>
          <w:marTop w:val="0"/>
          <w:marBottom w:val="0"/>
          <w:divBdr>
            <w:top w:val="none" w:sz="0" w:space="0" w:color="auto"/>
            <w:left w:val="none" w:sz="0" w:space="0" w:color="auto"/>
            <w:bottom w:val="none" w:sz="0" w:space="0" w:color="auto"/>
            <w:right w:val="none" w:sz="0" w:space="0" w:color="auto"/>
          </w:divBdr>
        </w:div>
        <w:div w:id="987636667">
          <w:marLeft w:val="480"/>
          <w:marRight w:val="0"/>
          <w:marTop w:val="0"/>
          <w:marBottom w:val="0"/>
          <w:divBdr>
            <w:top w:val="none" w:sz="0" w:space="0" w:color="auto"/>
            <w:left w:val="none" w:sz="0" w:space="0" w:color="auto"/>
            <w:bottom w:val="none" w:sz="0" w:space="0" w:color="auto"/>
            <w:right w:val="none" w:sz="0" w:space="0" w:color="auto"/>
          </w:divBdr>
        </w:div>
        <w:div w:id="1072124183">
          <w:marLeft w:val="480"/>
          <w:marRight w:val="0"/>
          <w:marTop w:val="0"/>
          <w:marBottom w:val="0"/>
          <w:divBdr>
            <w:top w:val="none" w:sz="0" w:space="0" w:color="auto"/>
            <w:left w:val="none" w:sz="0" w:space="0" w:color="auto"/>
            <w:bottom w:val="none" w:sz="0" w:space="0" w:color="auto"/>
            <w:right w:val="none" w:sz="0" w:space="0" w:color="auto"/>
          </w:divBdr>
        </w:div>
        <w:div w:id="1124810569">
          <w:marLeft w:val="480"/>
          <w:marRight w:val="0"/>
          <w:marTop w:val="0"/>
          <w:marBottom w:val="0"/>
          <w:divBdr>
            <w:top w:val="none" w:sz="0" w:space="0" w:color="auto"/>
            <w:left w:val="none" w:sz="0" w:space="0" w:color="auto"/>
            <w:bottom w:val="none" w:sz="0" w:space="0" w:color="auto"/>
            <w:right w:val="none" w:sz="0" w:space="0" w:color="auto"/>
          </w:divBdr>
        </w:div>
        <w:div w:id="1139615916">
          <w:marLeft w:val="480"/>
          <w:marRight w:val="0"/>
          <w:marTop w:val="0"/>
          <w:marBottom w:val="0"/>
          <w:divBdr>
            <w:top w:val="none" w:sz="0" w:space="0" w:color="auto"/>
            <w:left w:val="none" w:sz="0" w:space="0" w:color="auto"/>
            <w:bottom w:val="none" w:sz="0" w:space="0" w:color="auto"/>
            <w:right w:val="none" w:sz="0" w:space="0" w:color="auto"/>
          </w:divBdr>
        </w:div>
        <w:div w:id="1253272421">
          <w:marLeft w:val="480"/>
          <w:marRight w:val="0"/>
          <w:marTop w:val="0"/>
          <w:marBottom w:val="0"/>
          <w:divBdr>
            <w:top w:val="none" w:sz="0" w:space="0" w:color="auto"/>
            <w:left w:val="none" w:sz="0" w:space="0" w:color="auto"/>
            <w:bottom w:val="none" w:sz="0" w:space="0" w:color="auto"/>
            <w:right w:val="none" w:sz="0" w:space="0" w:color="auto"/>
          </w:divBdr>
        </w:div>
        <w:div w:id="1378821181">
          <w:marLeft w:val="480"/>
          <w:marRight w:val="0"/>
          <w:marTop w:val="0"/>
          <w:marBottom w:val="0"/>
          <w:divBdr>
            <w:top w:val="none" w:sz="0" w:space="0" w:color="auto"/>
            <w:left w:val="none" w:sz="0" w:space="0" w:color="auto"/>
            <w:bottom w:val="none" w:sz="0" w:space="0" w:color="auto"/>
            <w:right w:val="none" w:sz="0" w:space="0" w:color="auto"/>
          </w:divBdr>
        </w:div>
        <w:div w:id="1426030270">
          <w:marLeft w:val="480"/>
          <w:marRight w:val="0"/>
          <w:marTop w:val="0"/>
          <w:marBottom w:val="0"/>
          <w:divBdr>
            <w:top w:val="none" w:sz="0" w:space="0" w:color="auto"/>
            <w:left w:val="none" w:sz="0" w:space="0" w:color="auto"/>
            <w:bottom w:val="none" w:sz="0" w:space="0" w:color="auto"/>
            <w:right w:val="none" w:sz="0" w:space="0" w:color="auto"/>
          </w:divBdr>
        </w:div>
        <w:div w:id="1435974699">
          <w:marLeft w:val="480"/>
          <w:marRight w:val="0"/>
          <w:marTop w:val="0"/>
          <w:marBottom w:val="0"/>
          <w:divBdr>
            <w:top w:val="none" w:sz="0" w:space="0" w:color="auto"/>
            <w:left w:val="none" w:sz="0" w:space="0" w:color="auto"/>
            <w:bottom w:val="none" w:sz="0" w:space="0" w:color="auto"/>
            <w:right w:val="none" w:sz="0" w:space="0" w:color="auto"/>
          </w:divBdr>
        </w:div>
        <w:div w:id="1501382412">
          <w:marLeft w:val="480"/>
          <w:marRight w:val="0"/>
          <w:marTop w:val="0"/>
          <w:marBottom w:val="0"/>
          <w:divBdr>
            <w:top w:val="none" w:sz="0" w:space="0" w:color="auto"/>
            <w:left w:val="none" w:sz="0" w:space="0" w:color="auto"/>
            <w:bottom w:val="none" w:sz="0" w:space="0" w:color="auto"/>
            <w:right w:val="none" w:sz="0" w:space="0" w:color="auto"/>
          </w:divBdr>
        </w:div>
        <w:div w:id="1667979015">
          <w:marLeft w:val="480"/>
          <w:marRight w:val="0"/>
          <w:marTop w:val="0"/>
          <w:marBottom w:val="0"/>
          <w:divBdr>
            <w:top w:val="none" w:sz="0" w:space="0" w:color="auto"/>
            <w:left w:val="none" w:sz="0" w:space="0" w:color="auto"/>
            <w:bottom w:val="none" w:sz="0" w:space="0" w:color="auto"/>
            <w:right w:val="none" w:sz="0" w:space="0" w:color="auto"/>
          </w:divBdr>
        </w:div>
        <w:div w:id="1689677460">
          <w:marLeft w:val="480"/>
          <w:marRight w:val="0"/>
          <w:marTop w:val="0"/>
          <w:marBottom w:val="0"/>
          <w:divBdr>
            <w:top w:val="none" w:sz="0" w:space="0" w:color="auto"/>
            <w:left w:val="none" w:sz="0" w:space="0" w:color="auto"/>
            <w:bottom w:val="none" w:sz="0" w:space="0" w:color="auto"/>
            <w:right w:val="none" w:sz="0" w:space="0" w:color="auto"/>
          </w:divBdr>
        </w:div>
        <w:div w:id="1724021359">
          <w:marLeft w:val="480"/>
          <w:marRight w:val="0"/>
          <w:marTop w:val="0"/>
          <w:marBottom w:val="0"/>
          <w:divBdr>
            <w:top w:val="none" w:sz="0" w:space="0" w:color="auto"/>
            <w:left w:val="none" w:sz="0" w:space="0" w:color="auto"/>
            <w:bottom w:val="none" w:sz="0" w:space="0" w:color="auto"/>
            <w:right w:val="none" w:sz="0" w:space="0" w:color="auto"/>
          </w:divBdr>
        </w:div>
        <w:div w:id="1932279710">
          <w:marLeft w:val="480"/>
          <w:marRight w:val="0"/>
          <w:marTop w:val="0"/>
          <w:marBottom w:val="0"/>
          <w:divBdr>
            <w:top w:val="none" w:sz="0" w:space="0" w:color="auto"/>
            <w:left w:val="none" w:sz="0" w:space="0" w:color="auto"/>
            <w:bottom w:val="none" w:sz="0" w:space="0" w:color="auto"/>
            <w:right w:val="none" w:sz="0" w:space="0" w:color="auto"/>
          </w:divBdr>
        </w:div>
        <w:div w:id="1966891155">
          <w:marLeft w:val="480"/>
          <w:marRight w:val="0"/>
          <w:marTop w:val="0"/>
          <w:marBottom w:val="0"/>
          <w:divBdr>
            <w:top w:val="none" w:sz="0" w:space="0" w:color="auto"/>
            <w:left w:val="none" w:sz="0" w:space="0" w:color="auto"/>
            <w:bottom w:val="none" w:sz="0" w:space="0" w:color="auto"/>
            <w:right w:val="none" w:sz="0" w:space="0" w:color="auto"/>
          </w:divBdr>
        </w:div>
        <w:div w:id="2106462619">
          <w:marLeft w:val="480"/>
          <w:marRight w:val="0"/>
          <w:marTop w:val="0"/>
          <w:marBottom w:val="0"/>
          <w:divBdr>
            <w:top w:val="none" w:sz="0" w:space="0" w:color="auto"/>
            <w:left w:val="none" w:sz="0" w:space="0" w:color="auto"/>
            <w:bottom w:val="none" w:sz="0" w:space="0" w:color="auto"/>
            <w:right w:val="none" w:sz="0" w:space="0" w:color="auto"/>
          </w:divBdr>
        </w:div>
      </w:divsChild>
    </w:div>
    <w:div w:id="2110656915">
      <w:bodyDiv w:val="1"/>
      <w:marLeft w:val="0"/>
      <w:marRight w:val="0"/>
      <w:marTop w:val="0"/>
      <w:marBottom w:val="0"/>
      <w:divBdr>
        <w:top w:val="none" w:sz="0" w:space="0" w:color="auto"/>
        <w:left w:val="none" w:sz="0" w:space="0" w:color="auto"/>
        <w:bottom w:val="none" w:sz="0" w:space="0" w:color="auto"/>
        <w:right w:val="none" w:sz="0" w:space="0" w:color="auto"/>
      </w:divBdr>
      <w:divsChild>
        <w:div w:id="3215014">
          <w:marLeft w:val="480"/>
          <w:marRight w:val="0"/>
          <w:marTop w:val="0"/>
          <w:marBottom w:val="0"/>
          <w:divBdr>
            <w:top w:val="none" w:sz="0" w:space="0" w:color="auto"/>
            <w:left w:val="none" w:sz="0" w:space="0" w:color="auto"/>
            <w:bottom w:val="none" w:sz="0" w:space="0" w:color="auto"/>
            <w:right w:val="none" w:sz="0" w:space="0" w:color="auto"/>
          </w:divBdr>
        </w:div>
        <w:div w:id="248278282">
          <w:marLeft w:val="480"/>
          <w:marRight w:val="0"/>
          <w:marTop w:val="0"/>
          <w:marBottom w:val="0"/>
          <w:divBdr>
            <w:top w:val="none" w:sz="0" w:space="0" w:color="auto"/>
            <w:left w:val="none" w:sz="0" w:space="0" w:color="auto"/>
            <w:bottom w:val="none" w:sz="0" w:space="0" w:color="auto"/>
            <w:right w:val="none" w:sz="0" w:space="0" w:color="auto"/>
          </w:divBdr>
        </w:div>
        <w:div w:id="275337843">
          <w:marLeft w:val="480"/>
          <w:marRight w:val="0"/>
          <w:marTop w:val="0"/>
          <w:marBottom w:val="0"/>
          <w:divBdr>
            <w:top w:val="none" w:sz="0" w:space="0" w:color="auto"/>
            <w:left w:val="none" w:sz="0" w:space="0" w:color="auto"/>
            <w:bottom w:val="none" w:sz="0" w:space="0" w:color="auto"/>
            <w:right w:val="none" w:sz="0" w:space="0" w:color="auto"/>
          </w:divBdr>
        </w:div>
        <w:div w:id="364672144">
          <w:marLeft w:val="480"/>
          <w:marRight w:val="0"/>
          <w:marTop w:val="0"/>
          <w:marBottom w:val="0"/>
          <w:divBdr>
            <w:top w:val="none" w:sz="0" w:space="0" w:color="auto"/>
            <w:left w:val="none" w:sz="0" w:space="0" w:color="auto"/>
            <w:bottom w:val="none" w:sz="0" w:space="0" w:color="auto"/>
            <w:right w:val="none" w:sz="0" w:space="0" w:color="auto"/>
          </w:divBdr>
        </w:div>
        <w:div w:id="472481169">
          <w:marLeft w:val="480"/>
          <w:marRight w:val="0"/>
          <w:marTop w:val="0"/>
          <w:marBottom w:val="0"/>
          <w:divBdr>
            <w:top w:val="none" w:sz="0" w:space="0" w:color="auto"/>
            <w:left w:val="none" w:sz="0" w:space="0" w:color="auto"/>
            <w:bottom w:val="none" w:sz="0" w:space="0" w:color="auto"/>
            <w:right w:val="none" w:sz="0" w:space="0" w:color="auto"/>
          </w:divBdr>
        </w:div>
        <w:div w:id="557017338">
          <w:marLeft w:val="480"/>
          <w:marRight w:val="0"/>
          <w:marTop w:val="0"/>
          <w:marBottom w:val="0"/>
          <w:divBdr>
            <w:top w:val="none" w:sz="0" w:space="0" w:color="auto"/>
            <w:left w:val="none" w:sz="0" w:space="0" w:color="auto"/>
            <w:bottom w:val="none" w:sz="0" w:space="0" w:color="auto"/>
            <w:right w:val="none" w:sz="0" w:space="0" w:color="auto"/>
          </w:divBdr>
        </w:div>
        <w:div w:id="700595590">
          <w:marLeft w:val="480"/>
          <w:marRight w:val="0"/>
          <w:marTop w:val="0"/>
          <w:marBottom w:val="0"/>
          <w:divBdr>
            <w:top w:val="none" w:sz="0" w:space="0" w:color="auto"/>
            <w:left w:val="none" w:sz="0" w:space="0" w:color="auto"/>
            <w:bottom w:val="none" w:sz="0" w:space="0" w:color="auto"/>
            <w:right w:val="none" w:sz="0" w:space="0" w:color="auto"/>
          </w:divBdr>
        </w:div>
        <w:div w:id="768624177">
          <w:marLeft w:val="480"/>
          <w:marRight w:val="0"/>
          <w:marTop w:val="0"/>
          <w:marBottom w:val="0"/>
          <w:divBdr>
            <w:top w:val="none" w:sz="0" w:space="0" w:color="auto"/>
            <w:left w:val="none" w:sz="0" w:space="0" w:color="auto"/>
            <w:bottom w:val="none" w:sz="0" w:space="0" w:color="auto"/>
            <w:right w:val="none" w:sz="0" w:space="0" w:color="auto"/>
          </w:divBdr>
        </w:div>
        <w:div w:id="857738945">
          <w:marLeft w:val="480"/>
          <w:marRight w:val="0"/>
          <w:marTop w:val="0"/>
          <w:marBottom w:val="0"/>
          <w:divBdr>
            <w:top w:val="none" w:sz="0" w:space="0" w:color="auto"/>
            <w:left w:val="none" w:sz="0" w:space="0" w:color="auto"/>
            <w:bottom w:val="none" w:sz="0" w:space="0" w:color="auto"/>
            <w:right w:val="none" w:sz="0" w:space="0" w:color="auto"/>
          </w:divBdr>
        </w:div>
        <w:div w:id="865674049">
          <w:marLeft w:val="480"/>
          <w:marRight w:val="0"/>
          <w:marTop w:val="0"/>
          <w:marBottom w:val="0"/>
          <w:divBdr>
            <w:top w:val="none" w:sz="0" w:space="0" w:color="auto"/>
            <w:left w:val="none" w:sz="0" w:space="0" w:color="auto"/>
            <w:bottom w:val="none" w:sz="0" w:space="0" w:color="auto"/>
            <w:right w:val="none" w:sz="0" w:space="0" w:color="auto"/>
          </w:divBdr>
        </w:div>
        <w:div w:id="973680623">
          <w:marLeft w:val="480"/>
          <w:marRight w:val="0"/>
          <w:marTop w:val="0"/>
          <w:marBottom w:val="0"/>
          <w:divBdr>
            <w:top w:val="none" w:sz="0" w:space="0" w:color="auto"/>
            <w:left w:val="none" w:sz="0" w:space="0" w:color="auto"/>
            <w:bottom w:val="none" w:sz="0" w:space="0" w:color="auto"/>
            <w:right w:val="none" w:sz="0" w:space="0" w:color="auto"/>
          </w:divBdr>
        </w:div>
        <w:div w:id="978148195">
          <w:marLeft w:val="480"/>
          <w:marRight w:val="0"/>
          <w:marTop w:val="0"/>
          <w:marBottom w:val="0"/>
          <w:divBdr>
            <w:top w:val="none" w:sz="0" w:space="0" w:color="auto"/>
            <w:left w:val="none" w:sz="0" w:space="0" w:color="auto"/>
            <w:bottom w:val="none" w:sz="0" w:space="0" w:color="auto"/>
            <w:right w:val="none" w:sz="0" w:space="0" w:color="auto"/>
          </w:divBdr>
        </w:div>
        <w:div w:id="1037197376">
          <w:marLeft w:val="480"/>
          <w:marRight w:val="0"/>
          <w:marTop w:val="0"/>
          <w:marBottom w:val="0"/>
          <w:divBdr>
            <w:top w:val="none" w:sz="0" w:space="0" w:color="auto"/>
            <w:left w:val="none" w:sz="0" w:space="0" w:color="auto"/>
            <w:bottom w:val="none" w:sz="0" w:space="0" w:color="auto"/>
            <w:right w:val="none" w:sz="0" w:space="0" w:color="auto"/>
          </w:divBdr>
        </w:div>
        <w:div w:id="1070927304">
          <w:marLeft w:val="480"/>
          <w:marRight w:val="0"/>
          <w:marTop w:val="0"/>
          <w:marBottom w:val="0"/>
          <w:divBdr>
            <w:top w:val="none" w:sz="0" w:space="0" w:color="auto"/>
            <w:left w:val="none" w:sz="0" w:space="0" w:color="auto"/>
            <w:bottom w:val="none" w:sz="0" w:space="0" w:color="auto"/>
            <w:right w:val="none" w:sz="0" w:space="0" w:color="auto"/>
          </w:divBdr>
        </w:div>
        <w:div w:id="1166554525">
          <w:marLeft w:val="480"/>
          <w:marRight w:val="0"/>
          <w:marTop w:val="0"/>
          <w:marBottom w:val="0"/>
          <w:divBdr>
            <w:top w:val="none" w:sz="0" w:space="0" w:color="auto"/>
            <w:left w:val="none" w:sz="0" w:space="0" w:color="auto"/>
            <w:bottom w:val="none" w:sz="0" w:space="0" w:color="auto"/>
            <w:right w:val="none" w:sz="0" w:space="0" w:color="auto"/>
          </w:divBdr>
        </w:div>
        <w:div w:id="1179351220">
          <w:marLeft w:val="480"/>
          <w:marRight w:val="0"/>
          <w:marTop w:val="0"/>
          <w:marBottom w:val="0"/>
          <w:divBdr>
            <w:top w:val="none" w:sz="0" w:space="0" w:color="auto"/>
            <w:left w:val="none" w:sz="0" w:space="0" w:color="auto"/>
            <w:bottom w:val="none" w:sz="0" w:space="0" w:color="auto"/>
            <w:right w:val="none" w:sz="0" w:space="0" w:color="auto"/>
          </w:divBdr>
        </w:div>
        <w:div w:id="1190491622">
          <w:marLeft w:val="480"/>
          <w:marRight w:val="0"/>
          <w:marTop w:val="0"/>
          <w:marBottom w:val="0"/>
          <w:divBdr>
            <w:top w:val="none" w:sz="0" w:space="0" w:color="auto"/>
            <w:left w:val="none" w:sz="0" w:space="0" w:color="auto"/>
            <w:bottom w:val="none" w:sz="0" w:space="0" w:color="auto"/>
            <w:right w:val="none" w:sz="0" w:space="0" w:color="auto"/>
          </w:divBdr>
        </w:div>
        <w:div w:id="1196388390">
          <w:marLeft w:val="480"/>
          <w:marRight w:val="0"/>
          <w:marTop w:val="0"/>
          <w:marBottom w:val="0"/>
          <w:divBdr>
            <w:top w:val="none" w:sz="0" w:space="0" w:color="auto"/>
            <w:left w:val="none" w:sz="0" w:space="0" w:color="auto"/>
            <w:bottom w:val="none" w:sz="0" w:space="0" w:color="auto"/>
            <w:right w:val="none" w:sz="0" w:space="0" w:color="auto"/>
          </w:divBdr>
        </w:div>
        <w:div w:id="1216743441">
          <w:marLeft w:val="480"/>
          <w:marRight w:val="0"/>
          <w:marTop w:val="0"/>
          <w:marBottom w:val="0"/>
          <w:divBdr>
            <w:top w:val="none" w:sz="0" w:space="0" w:color="auto"/>
            <w:left w:val="none" w:sz="0" w:space="0" w:color="auto"/>
            <w:bottom w:val="none" w:sz="0" w:space="0" w:color="auto"/>
            <w:right w:val="none" w:sz="0" w:space="0" w:color="auto"/>
          </w:divBdr>
        </w:div>
        <w:div w:id="1324896660">
          <w:marLeft w:val="480"/>
          <w:marRight w:val="0"/>
          <w:marTop w:val="0"/>
          <w:marBottom w:val="0"/>
          <w:divBdr>
            <w:top w:val="none" w:sz="0" w:space="0" w:color="auto"/>
            <w:left w:val="none" w:sz="0" w:space="0" w:color="auto"/>
            <w:bottom w:val="none" w:sz="0" w:space="0" w:color="auto"/>
            <w:right w:val="none" w:sz="0" w:space="0" w:color="auto"/>
          </w:divBdr>
        </w:div>
        <w:div w:id="1520310637">
          <w:marLeft w:val="480"/>
          <w:marRight w:val="0"/>
          <w:marTop w:val="0"/>
          <w:marBottom w:val="0"/>
          <w:divBdr>
            <w:top w:val="none" w:sz="0" w:space="0" w:color="auto"/>
            <w:left w:val="none" w:sz="0" w:space="0" w:color="auto"/>
            <w:bottom w:val="none" w:sz="0" w:space="0" w:color="auto"/>
            <w:right w:val="none" w:sz="0" w:space="0" w:color="auto"/>
          </w:divBdr>
        </w:div>
        <w:div w:id="1698122060">
          <w:marLeft w:val="480"/>
          <w:marRight w:val="0"/>
          <w:marTop w:val="0"/>
          <w:marBottom w:val="0"/>
          <w:divBdr>
            <w:top w:val="none" w:sz="0" w:space="0" w:color="auto"/>
            <w:left w:val="none" w:sz="0" w:space="0" w:color="auto"/>
            <w:bottom w:val="none" w:sz="0" w:space="0" w:color="auto"/>
            <w:right w:val="none" w:sz="0" w:space="0" w:color="auto"/>
          </w:divBdr>
        </w:div>
        <w:div w:id="1809929066">
          <w:marLeft w:val="480"/>
          <w:marRight w:val="0"/>
          <w:marTop w:val="0"/>
          <w:marBottom w:val="0"/>
          <w:divBdr>
            <w:top w:val="none" w:sz="0" w:space="0" w:color="auto"/>
            <w:left w:val="none" w:sz="0" w:space="0" w:color="auto"/>
            <w:bottom w:val="none" w:sz="0" w:space="0" w:color="auto"/>
            <w:right w:val="none" w:sz="0" w:space="0" w:color="auto"/>
          </w:divBdr>
        </w:div>
        <w:div w:id="1890459492">
          <w:marLeft w:val="480"/>
          <w:marRight w:val="0"/>
          <w:marTop w:val="0"/>
          <w:marBottom w:val="0"/>
          <w:divBdr>
            <w:top w:val="none" w:sz="0" w:space="0" w:color="auto"/>
            <w:left w:val="none" w:sz="0" w:space="0" w:color="auto"/>
            <w:bottom w:val="none" w:sz="0" w:space="0" w:color="auto"/>
            <w:right w:val="none" w:sz="0" w:space="0" w:color="auto"/>
          </w:divBdr>
        </w:div>
        <w:div w:id="1915508408">
          <w:marLeft w:val="480"/>
          <w:marRight w:val="0"/>
          <w:marTop w:val="0"/>
          <w:marBottom w:val="0"/>
          <w:divBdr>
            <w:top w:val="none" w:sz="0" w:space="0" w:color="auto"/>
            <w:left w:val="none" w:sz="0" w:space="0" w:color="auto"/>
            <w:bottom w:val="none" w:sz="0" w:space="0" w:color="auto"/>
            <w:right w:val="none" w:sz="0" w:space="0" w:color="auto"/>
          </w:divBdr>
        </w:div>
        <w:div w:id="1950889613">
          <w:marLeft w:val="480"/>
          <w:marRight w:val="0"/>
          <w:marTop w:val="0"/>
          <w:marBottom w:val="0"/>
          <w:divBdr>
            <w:top w:val="none" w:sz="0" w:space="0" w:color="auto"/>
            <w:left w:val="none" w:sz="0" w:space="0" w:color="auto"/>
            <w:bottom w:val="none" w:sz="0" w:space="0" w:color="auto"/>
            <w:right w:val="none" w:sz="0" w:space="0" w:color="auto"/>
          </w:divBdr>
        </w:div>
        <w:div w:id="1961033987">
          <w:marLeft w:val="480"/>
          <w:marRight w:val="0"/>
          <w:marTop w:val="0"/>
          <w:marBottom w:val="0"/>
          <w:divBdr>
            <w:top w:val="none" w:sz="0" w:space="0" w:color="auto"/>
            <w:left w:val="none" w:sz="0" w:space="0" w:color="auto"/>
            <w:bottom w:val="none" w:sz="0" w:space="0" w:color="auto"/>
            <w:right w:val="none" w:sz="0" w:space="0" w:color="auto"/>
          </w:divBdr>
        </w:div>
        <w:div w:id="1962028122">
          <w:marLeft w:val="480"/>
          <w:marRight w:val="0"/>
          <w:marTop w:val="0"/>
          <w:marBottom w:val="0"/>
          <w:divBdr>
            <w:top w:val="none" w:sz="0" w:space="0" w:color="auto"/>
            <w:left w:val="none" w:sz="0" w:space="0" w:color="auto"/>
            <w:bottom w:val="none" w:sz="0" w:space="0" w:color="auto"/>
            <w:right w:val="none" w:sz="0" w:space="0" w:color="auto"/>
          </w:divBdr>
        </w:div>
        <w:div w:id="1966888555">
          <w:marLeft w:val="480"/>
          <w:marRight w:val="0"/>
          <w:marTop w:val="0"/>
          <w:marBottom w:val="0"/>
          <w:divBdr>
            <w:top w:val="none" w:sz="0" w:space="0" w:color="auto"/>
            <w:left w:val="none" w:sz="0" w:space="0" w:color="auto"/>
            <w:bottom w:val="none" w:sz="0" w:space="0" w:color="auto"/>
            <w:right w:val="none" w:sz="0" w:space="0" w:color="auto"/>
          </w:divBdr>
        </w:div>
        <w:div w:id="2057316503">
          <w:marLeft w:val="480"/>
          <w:marRight w:val="0"/>
          <w:marTop w:val="0"/>
          <w:marBottom w:val="0"/>
          <w:divBdr>
            <w:top w:val="none" w:sz="0" w:space="0" w:color="auto"/>
            <w:left w:val="none" w:sz="0" w:space="0" w:color="auto"/>
            <w:bottom w:val="none" w:sz="0" w:space="0" w:color="auto"/>
            <w:right w:val="none" w:sz="0" w:space="0" w:color="auto"/>
          </w:divBdr>
        </w:div>
        <w:div w:id="2137798110">
          <w:marLeft w:val="480"/>
          <w:marRight w:val="0"/>
          <w:marTop w:val="0"/>
          <w:marBottom w:val="0"/>
          <w:divBdr>
            <w:top w:val="none" w:sz="0" w:space="0" w:color="auto"/>
            <w:left w:val="none" w:sz="0" w:space="0" w:color="auto"/>
            <w:bottom w:val="none" w:sz="0" w:space="0" w:color="auto"/>
            <w:right w:val="none" w:sz="0" w:space="0" w:color="auto"/>
          </w:divBdr>
        </w:div>
      </w:divsChild>
    </w:div>
    <w:div w:id="2118330238">
      <w:bodyDiv w:val="1"/>
      <w:marLeft w:val="0"/>
      <w:marRight w:val="0"/>
      <w:marTop w:val="0"/>
      <w:marBottom w:val="0"/>
      <w:divBdr>
        <w:top w:val="none" w:sz="0" w:space="0" w:color="auto"/>
        <w:left w:val="none" w:sz="0" w:space="0" w:color="auto"/>
        <w:bottom w:val="none" w:sz="0" w:space="0" w:color="auto"/>
        <w:right w:val="none" w:sz="0" w:space="0" w:color="auto"/>
      </w:divBdr>
    </w:div>
    <w:div w:id="2126460081">
      <w:bodyDiv w:val="1"/>
      <w:marLeft w:val="0"/>
      <w:marRight w:val="0"/>
      <w:marTop w:val="0"/>
      <w:marBottom w:val="0"/>
      <w:divBdr>
        <w:top w:val="none" w:sz="0" w:space="0" w:color="auto"/>
        <w:left w:val="none" w:sz="0" w:space="0" w:color="auto"/>
        <w:bottom w:val="none" w:sz="0" w:space="0" w:color="auto"/>
        <w:right w:val="none" w:sz="0" w:space="0" w:color="auto"/>
      </w:divBdr>
    </w:div>
    <w:div w:id="2140369508">
      <w:bodyDiv w:val="1"/>
      <w:marLeft w:val="0"/>
      <w:marRight w:val="0"/>
      <w:marTop w:val="0"/>
      <w:marBottom w:val="0"/>
      <w:divBdr>
        <w:top w:val="none" w:sz="0" w:space="0" w:color="auto"/>
        <w:left w:val="none" w:sz="0" w:space="0" w:color="auto"/>
        <w:bottom w:val="none" w:sz="0" w:space="0" w:color="auto"/>
        <w:right w:val="none" w:sz="0" w:space="0" w:color="auto"/>
      </w:divBdr>
    </w:div>
    <w:div w:id="2140754925">
      <w:bodyDiv w:val="1"/>
      <w:marLeft w:val="0"/>
      <w:marRight w:val="0"/>
      <w:marTop w:val="0"/>
      <w:marBottom w:val="0"/>
      <w:divBdr>
        <w:top w:val="none" w:sz="0" w:space="0" w:color="auto"/>
        <w:left w:val="none" w:sz="0" w:space="0" w:color="auto"/>
        <w:bottom w:val="none" w:sz="0" w:space="0" w:color="auto"/>
        <w:right w:val="none" w:sz="0" w:space="0" w:color="auto"/>
      </w:divBdr>
    </w:div>
    <w:div w:id="2141068578">
      <w:bodyDiv w:val="1"/>
      <w:marLeft w:val="0"/>
      <w:marRight w:val="0"/>
      <w:marTop w:val="0"/>
      <w:marBottom w:val="0"/>
      <w:divBdr>
        <w:top w:val="none" w:sz="0" w:space="0" w:color="auto"/>
        <w:left w:val="none" w:sz="0" w:space="0" w:color="auto"/>
        <w:bottom w:val="none" w:sz="0" w:space="0" w:color="auto"/>
        <w:right w:val="none" w:sz="0" w:space="0" w:color="auto"/>
      </w:divBdr>
      <w:divsChild>
        <w:div w:id="217055675">
          <w:marLeft w:val="480"/>
          <w:marRight w:val="0"/>
          <w:marTop w:val="0"/>
          <w:marBottom w:val="0"/>
          <w:divBdr>
            <w:top w:val="none" w:sz="0" w:space="0" w:color="auto"/>
            <w:left w:val="none" w:sz="0" w:space="0" w:color="auto"/>
            <w:bottom w:val="none" w:sz="0" w:space="0" w:color="auto"/>
            <w:right w:val="none" w:sz="0" w:space="0" w:color="auto"/>
          </w:divBdr>
        </w:div>
        <w:div w:id="247273401">
          <w:marLeft w:val="480"/>
          <w:marRight w:val="0"/>
          <w:marTop w:val="0"/>
          <w:marBottom w:val="0"/>
          <w:divBdr>
            <w:top w:val="none" w:sz="0" w:space="0" w:color="auto"/>
            <w:left w:val="none" w:sz="0" w:space="0" w:color="auto"/>
            <w:bottom w:val="none" w:sz="0" w:space="0" w:color="auto"/>
            <w:right w:val="none" w:sz="0" w:space="0" w:color="auto"/>
          </w:divBdr>
        </w:div>
        <w:div w:id="301430602">
          <w:marLeft w:val="480"/>
          <w:marRight w:val="0"/>
          <w:marTop w:val="0"/>
          <w:marBottom w:val="0"/>
          <w:divBdr>
            <w:top w:val="none" w:sz="0" w:space="0" w:color="auto"/>
            <w:left w:val="none" w:sz="0" w:space="0" w:color="auto"/>
            <w:bottom w:val="none" w:sz="0" w:space="0" w:color="auto"/>
            <w:right w:val="none" w:sz="0" w:space="0" w:color="auto"/>
          </w:divBdr>
        </w:div>
        <w:div w:id="312175122">
          <w:marLeft w:val="480"/>
          <w:marRight w:val="0"/>
          <w:marTop w:val="0"/>
          <w:marBottom w:val="0"/>
          <w:divBdr>
            <w:top w:val="none" w:sz="0" w:space="0" w:color="auto"/>
            <w:left w:val="none" w:sz="0" w:space="0" w:color="auto"/>
            <w:bottom w:val="none" w:sz="0" w:space="0" w:color="auto"/>
            <w:right w:val="none" w:sz="0" w:space="0" w:color="auto"/>
          </w:divBdr>
        </w:div>
        <w:div w:id="427390920">
          <w:marLeft w:val="480"/>
          <w:marRight w:val="0"/>
          <w:marTop w:val="0"/>
          <w:marBottom w:val="0"/>
          <w:divBdr>
            <w:top w:val="none" w:sz="0" w:space="0" w:color="auto"/>
            <w:left w:val="none" w:sz="0" w:space="0" w:color="auto"/>
            <w:bottom w:val="none" w:sz="0" w:space="0" w:color="auto"/>
            <w:right w:val="none" w:sz="0" w:space="0" w:color="auto"/>
          </w:divBdr>
        </w:div>
        <w:div w:id="537856339">
          <w:marLeft w:val="480"/>
          <w:marRight w:val="0"/>
          <w:marTop w:val="0"/>
          <w:marBottom w:val="0"/>
          <w:divBdr>
            <w:top w:val="none" w:sz="0" w:space="0" w:color="auto"/>
            <w:left w:val="none" w:sz="0" w:space="0" w:color="auto"/>
            <w:bottom w:val="none" w:sz="0" w:space="0" w:color="auto"/>
            <w:right w:val="none" w:sz="0" w:space="0" w:color="auto"/>
          </w:divBdr>
        </w:div>
        <w:div w:id="568268296">
          <w:marLeft w:val="480"/>
          <w:marRight w:val="0"/>
          <w:marTop w:val="0"/>
          <w:marBottom w:val="0"/>
          <w:divBdr>
            <w:top w:val="none" w:sz="0" w:space="0" w:color="auto"/>
            <w:left w:val="none" w:sz="0" w:space="0" w:color="auto"/>
            <w:bottom w:val="none" w:sz="0" w:space="0" w:color="auto"/>
            <w:right w:val="none" w:sz="0" w:space="0" w:color="auto"/>
          </w:divBdr>
        </w:div>
        <w:div w:id="602736143">
          <w:marLeft w:val="480"/>
          <w:marRight w:val="0"/>
          <w:marTop w:val="0"/>
          <w:marBottom w:val="0"/>
          <w:divBdr>
            <w:top w:val="none" w:sz="0" w:space="0" w:color="auto"/>
            <w:left w:val="none" w:sz="0" w:space="0" w:color="auto"/>
            <w:bottom w:val="none" w:sz="0" w:space="0" w:color="auto"/>
            <w:right w:val="none" w:sz="0" w:space="0" w:color="auto"/>
          </w:divBdr>
        </w:div>
        <w:div w:id="627395536">
          <w:marLeft w:val="480"/>
          <w:marRight w:val="0"/>
          <w:marTop w:val="0"/>
          <w:marBottom w:val="0"/>
          <w:divBdr>
            <w:top w:val="none" w:sz="0" w:space="0" w:color="auto"/>
            <w:left w:val="none" w:sz="0" w:space="0" w:color="auto"/>
            <w:bottom w:val="none" w:sz="0" w:space="0" w:color="auto"/>
            <w:right w:val="none" w:sz="0" w:space="0" w:color="auto"/>
          </w:divBdr>
        </w:div>
        <w:div w:id="697004913">
          <w:marLeft w:val="480"/>
          <w:marRight w:val="0"/>
          <w:marTop w:val="0"/>
          <w:marBottom w:val="0"/>
          <w:divBdr>
            <w:top w:val="none" w:sz="0" w:space="0" w:color="auto"/>
            <w:left w:val="none" w:sz="0" w:space="0" w:color="auto"/>
            <w:bottom w:val="none" w:sz="0" w:space="0" w:color="auto"/>
            <w:right w:val="none" w:sz="0" w:space="0" w:color="auto"/>
          </w:divBdr>
        </w:div>
        <w:div w:id="764153767">
          <w:marLeft w:val="480"/>
          <w:marRight w:val="0"/>
          <w:marTop w:val="0"/>
          <w:marBottom w:val="0"/>
          <w:divBdr>
            <w:top w:val="none" w:sz="0" w:space="0" w:color="auto"/>
            <w:left w:val="none" w:sz="0" w:space="0" w:color="auto"/>
            <w:bottom w:val="none" w:sz="0" w:space="0" w:color="auto"/>
            <w:right w:val="none" w:sz="0" w:space="0" w:color="auto"/>
          </w:divBdr>
        </w:div>
        <w:div w:id="787311027">
          <w:marLeft w:val="480"/>
          <w:marRight w:val="0"/>
          <w:marTop w:val="0"/>
          <w:marBottom w:val="0"/>
          <w:divBdr>
            <w:top w:val="none" w:sz="0" w:space="0" w:color="auto"/>
            <w:left w:val="none" w:sz="0" w:space="0" w:color="auto"/>
            <w:bottom w:val="none" w:sz="0" w:space="0" w:color="auto"/>
            <w:right w:val="none" w:sz="0" w:space="0" w:color="auto"/>
          </w:divBdr>
        </w:div>
        <w:div w:id="808743865">
          <w:marLeft w:val="480"/>
          <w:marRight w:val="0"/>
          <w:marTop w:val="0"/>
          <w:marBottom w:val="0"/>
          <w:divBdr>
            <w:top w:val="none" w:sz="0" w:space="0" w:color="auto"/>
            <w:left w:val="none" w:sz="0" w:space="0" w:color="auto"/>
            <w:bottom w:val="none" w:sz="0" w:space="0" w:color="auto"/>
            <w:right w:val="none" w:sz="0" w:space="0" w:color="auto"/>
          </w:divBdr>
        </w:div>
        <w:div w:id="840387757">
          <w:marLeft w:val="480"/>
          <w:marRight w:val="0"/>
          <w:marTop w:val="0"/>
          <w:marBottom w:val="0"/>
          <w:divBdr>
            <w:top w:val="none" w:sz="0" w:space="0" w:color="auto"/>
            <w:left w:val="none" w:sz="0" w:space="0" w:color="auto"/>
            <w:bottom w:val="none" w:sz="0" w:space="0" w:color="auto"/>
            <w:right w:val="none" w:sz="0" w:space="0" w:color="auto"/>
          </w:divBdr>
        </w:div>
        <w:div w:id="1154033557">
          <w:marLeft w:val="480"/>
          <w:marRight w:val="0"/>
          <w:marTop w:val="0"/>
          <w:marBottom w:val="0"/>
          <w:divBdr>
            <w:top w:val="none" w:sz="0" w:space="0" w:color="auto"/>
            <w:left w:val="none" w:sz="0" w:space="0" w:color="auto"/>
            <w:bottom w:val="none" w:sz="0" w:space="0" w:color="auto"/>
            <w:right w:val="none" w:sz="0" w:space="0" w:color="auto"/>
          </w:divBdr>
        </w:div>
        <w:div w:id="1169641633">
          <w:marLeft w:val="480"/>
          <w:marRight w:val="0"/>
          <w:marTop w:val="0"/>
          <w:marBottom w:val="0"/>
          <w:divBdr>
            <w:top w:val="none" w:sz="0" w:space="0" w:color="auto"/>
            <w:left w:val="none" w:sz="0" w:space="0" w:color="auto"/>
            <w:bottom w:val="none" w:sz="0" w:space="0" w:color="auto"/>
            <w:right w:val="none" w:sz="0" w:space="0" w:color="auto"/>
          </w:divBdr>
        </w:div>
        <w:div w:id="1213422485">
          <w:marLeft w:val="480"/>
          <w:marRight w:val="0"/>
          <w:marTop w:val="0"/>
          <w:marBottom w:val="0"/>
          <w:divBdr>
            <w:top w:val="none" w:sz="0" w:space="0" w:color="auto"/>
            <w:left w:val="none" w:sz="0" w:space="0" w:color="auto"/>
            <w:bottom w:val="none" w:sz="0" w:space="0" w:color="auto"/>
            <w:right w:val="none" w:sz="0" w:space="0" w:color="auto"/>
          </w:divBdr>
        </w:div>
        <w:div w:id="1248073388">
          <w:marLeft w:val="480"/>
          <w:marRight w:val="0"/>
          <w:marTop w:val="0"/>
          <w:marBottom w:val="0"/>
          <w:divBdr>
            <w:top w:val="none" w:sz="0" w:space="0" w:color="auto"/>
            <w:left w:val="none" w:sz="0" w:space="0" w:color="auto"/>
            <w:bottom w:val="none" w:sz="0" w:space="0" w:color="auto"/>
            <w:right w:val="none" w:sz="0" w:space="0" w:color="auto"/>
          </w:divBdr>
        </w:div>
        <w:div w:id="1285649056">
          <w:marLeft w:val="480"/>
          <w:marRight w:val="0"/>
          <w:marTop w:val="0"/>
          <w:marBottom w:val="0"/>
          <w:divBdr>
            <w:top w:val="none" w:sz="0" w:space="0" w:color="auto"/>
            <w:left w:val="none" w:sz="0" w:space="0" w:color="auto"/>
            <w:bottom w:val="none" w:sz="0" w:space="0" w:color="auto"/>
            <w:right w:val="none" w:sz="0" w:space="0" w:color="auto"/>
          </w:divBdr>
        </w:div>
        <w:div w:id="1512989073">
          <w:marLeft w:val="480"/>
          <w:marRight w:val="0"/>
          <w:marTop w:val="0"/>
          <w:marBottom w:val="0"/>
          <w:divBdr>
            <w:top w:val="none" w:sz="0" w:space="0" w:color="auto"/>
            <w:left w:val="none" w:sz="0" w:space="0" w:color="auto"/>
            <w:bottom w:val="none" w:sz="0" w:space="0" w:color="auto"/>
            <w:right w:val="none" w:sz="0" w:space="0" w:color="auto"/>
          </w:divBdr>
        </w:div>
        <w:div w:id="1581330386">
          <w:marLeft w:val="480"/>
          <w:marRight w:val="0"/>
          <w:marTop w:val="0"/>
          <w:marBottom w:val="0"/>
          <w:divBdr>
            <w:top w:val="none" w:sz="0" w:space="0" w:color="auto"/>
            <w:left w:val="none" w:sz="0" w:space="0" w:color="auto"/>
            <w:bottom w:val="none" w:sz="0" w:space="0" w:color="auto"/>
            <w:right w:val="none" w:sz="0" w:space="0" w:color="auto"/>
          </w:divBdr>
        </w:div>
        <w:div w:id="1657683568">
          <w:marLeft w:val="480"/>
          <w:marRight w:val="0"/>
          <w:marTop w:val="0"/>
          <w:marBottom w:val="0"/>
          <w:divBdr>
            <w:top w:val="none" w:sz="0" w:space="0" w:color="auto"/>
            <w:left w:val="none" w:sz="0" w:space="0" w:color="auto"/>
            <w:bottom w:val="none" w:sz="0" w:space="0" w:color="auto"/>
            <w:right w:val="none" w:sz="0" w:space="0" w:color="auto"/>
          </w:divBdr>
        </w:div>
        <w:div w:id="1657684792">
          <w:marLeft w:val="480"/>
          <w:marRight w:val="0"/>
          <w:marTop w:val="0"/>
          <w:marBottom w:val="0"/>
          <w:divBdr>
            <w:top w:val="none" w:sz="0" w:space="0" w:color="auto"/>
            <w:left w:val="none" w:sz="0" w:space="0" w:color="auto"/>
            <w:bottom w:val="none" w:sz="0" w:space="0" w:color="auto"/>
            <w:right w:val="none" w:sz="0" w:space="0" w:color="auto"/>
          </w:divBdr>
        </w:div>
        <w:div w:id="1744988300">
          <w:marLeft w:val="480"/>
          <w:marRight w:val="0"/>
          <w:marTop w:val="0"/>
          <w:marBottom w:val="0"/>
          <w:divBdr>
            <w:top w:val="none" w:sz="0" w:space="0" w:color="auto"/>
            <w:left w:val="none" w:sz="0" w:space="0" w:color="auto"/>
            <w:bottom w:val="none" w:sz="0" w:space="0" w:color="auto"/>
            <w:right w:val="none" w:sz="0" w:space="0" w:color="auto"/>
          </w:divBdr>
        </w:div>
        <w:div w:id="1879972103">
          <w:marLeft w:val="480"/>
          <w:marRight w:val="0"/>
          <w:marTop w:val="0"/>
          <w:marBottom w:val="0"/>
          <w:divBdr>
            <w:top w:val="none" w:sz="0" w:space="0" w:color="auto"/>
            <w:left w:val="none" w:sz="0" w:space="0" w:color="auto"/>
            <w:bottom w:val="none" w:sz="0" w:space="0" w:color="auto"/>
            <w:right w:val="none" w:sz="0" w:space="0" w:color="auto"/>
          </w:divBdr>
        </w:div>
        <w:div w:id="1887986042">
          <w:marLeft w:val="480"/>
          <w:marRight w:val="0"/>
          <w:marTop w:val="0"/>
          <w:marBottom w:val="0"/>
          <w:divBdr>
            <w:top w:val="none" w:sz="0" w:space="0" w:color="auto"/>
            <w:left w:val="none" w:sz="0" w:space="0" w:color="auto"/>
            <w:bottom w:val="none" w:sz="0" w:space="0" w:color="auto"/>
            <w:right w:val="none" w:sz="0" w:space="0" w:color="auto"/>
          </w:divBdr>
        </w:div>
        <w:div w:id="1893804975">
          <w:marLeft w:val="480"/>
          <w:marRight w:val="0"/>
          <w:marTop w:val="0"/>
          <w:marBottom w:val="0"/>
          <w:divBdr>
            <w:top w:val="none" w:sz="0" w:space="0" w:color="auto"/>
            <w:left w:val="none" w:sz="0" w:space="0" w:color="auto"/>
            <w:bottom w:val="none" w:sz="0" w:space="0" w:color="auto"/>
            <w:right w:val="none" w:sz="0" w:space="0" w:color="auto"/>
          </w:divBdr>
        </w:div>
        <w:div w:id="2002392798">
          <w:marLeft w:val="480"/>
          <w:marRight w:val="0"/>
          <w:marTop w:val="0"/>
          <w:marBottom w:val="0"/>
          <w:divBdr>
            <w:top w:val="none" w:sz="0" w:space="0" w:color="auto"/>
            <w:left w:val="none" w:sz="0" w:space="0" w:color="auto"/>
            <w:bottom w:val="none" w:sz="0" w:space="0" w:color="auto"/>
            <w:right w:val="none" w:sz="0" w:space="0" w:color="auto"/>
          </w:divBdr>
        </w:div>
        <w:div w:id="2134515819">
          <w:marLeft w:val="480"/>
          <w:marRight w:val="0"/>
          <w:marTop w:val="0"/>
          <w:marBottom w:val="0"/>
          <w:divBdr>
            <w:top w:val="none" w:sz="0" w:space="0" w:color="auto"/>
            <w:left w:val="none" w:sz="0" w:space="0" w:color="auto"/>
            <w:bottom w:val="none" w:sz="0" w:space="0" w:color="auto"/>
            <w:right w:val="none" w:sz="0" w:space="0" w:color="auto"/>
          </w:divBdr>
        </w:div>
      </w:divsChild>
    </w:div>
    <w:div w:id="2142265379">
      <w:bodyDiv w:val="1"/>
      <w:marLeft w:val="0"/>
      <w:marRight w:val="0"/>
      <w:marTop w:val="0"/>
      <w:marBottom w:val="0"/>
      <w:divBdr>
        <w:top w:val="none" w:sz="0" w:space="0" w:color="auto"/>
        <w:left w:val="none" w:sz="0" w:space="0" w:color="auto"/>
        <w:bottom w:val="none" w:sz="0" w:space="0" w:color="auto"/>
        <w:right w:val="none" w:sz="0" w:space="0" w:color="auto"/>
      </w:divBdr>
    </w:div>
    <w:div w:id="2142652129">
      <w:bodyDiv w:val="1"/>
      <w:marLeft w:val="0"/>
      <w:marRight w:val="0"/>
      <w:marTop w:val="0"/>
      <w:marBottom w:val="0"/>
      <w:divBdr>
        <w:top w:val="none" w:sz="0" w:space="0" w:color="auto"/>
        <w:left w:val="none" w:sz="0" w:space="0" w:color="auto"/>
        <w:bottom w:val="none" w:sz="0" w:space="0" w:color="auto"/>
        <w:right w:val="none" w:sz="0" w:space="0" w:color="auto"/>
      </w:divBdr>
    </w:div>
    <w:div w:id="2144229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sv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sv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tiff"/><Relationship Id="rId22" Type="http://schemas.openxmlformats.org/officeDocument/2006/relationships/image" Target="media/image9.png"/><Relationship Id="rId27"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65D4D2-784A-4033-BB52-F861B8CE36D9}"/>
      </w:docPartPr>
      <w:docPartBody>
        <w:p w:rsidR="00D778BB" w:rsidRDefault="00901CFF">
          <w:r w:rsidRPr="009A1969">
            <w:rPr>
              <w:rStyle w:val="PlaceholderText"/>
            </w:rPr>
            <w:t>Click or tap here to enter text.</w:t>
          </w:r>
        </w:p>
      </w:docPartBody>
    </w:docPart>
    <w:docPart>
      <w:docPartPr>
        <w:name w:val="C0540FD687404BDFAE8BBE1DB5DB42B8"/>
        <w:category>
          <w:name w:val="General"/>
          <w:gallery w:val="placeholder"/>
        </w:category>
        <w:types>
          <w:type w:val="bbPlcHdr"/>
        </w:types>
        <w:behaviors>
          <w:behavior w:val="content"/>
        </w:behaviors>
        <w:guid w:val="{4C8EA81F-B686-4E1B-9AC9-2743EE7F6D45}"/>
      </w:docPartPr>
      <w:docPartBody>
        <w:p w:rsidR="00E55306" w:rsidRDefault="004B4865" w:rsidP="004B4865">
          <w:pPr>
            <w:pStyle w:val="C0540FD687404BDFAE8BBE1DB5DB42B8"/>
          </w:pPr>
          <w:r w:rsidRPr="009A1969">
            <w:rPr>
              <w:rStyle w:val="PlaceholderText"/>
            </w:rPr>
            <w:t>Click or tap here to enter text.</w:t>
          </w:r>
        </w:p>
      </w:docPartBody>
    </w:docPart>
    <w:docPart>
      <w:docPartPr>
        <w:name w:val="3CE23EE845584A0DBBFE6D14BAD51196"/>
        <w:category>
          <w:name w:val="General"/>
          <w:gallery w:val="placeholder"/>
        </w:category>
        <w:types>
          <w:type w:val="bbPlcHdr"/>
        </w:types>
        <w:behaviors>
          <w:behavior w:val="content"/>
        </w:behaviors>
        <w:guid w:val="{C1716E83-B1F7-4BD1-AA52-D7B67A56A8C4}"/>
      </w:docPartPr>
      <w:docPartBody>
        <w:p w:rsidR="002B7FCA" w:rsidRDefault="002B7FCA" w:rsidP="002B7FCA">
          <w:pPr>
            <w:pStyle w:val="3CE23EE845584A0DBBFE6D14BAD51196"/>
          </w:pPr>
          <w:r w:rsidRPr="009A1969">
            <w:rPr>
              <w:rStyle w:val="PlaceholderText"/>
            </w:rPr>
            <w:t>Click or tap here to enter text.</w:t>
          </w:r>
        </w:p>
      </w:docPartBody>
    </w:docPart>
    <w:docPart>
      <w:docPartPr>
        <w:name w:val="05528AFF373F4A30A337C650ED3EC20A"/>
        <w:category>
          <w:name w:val="General"/>
          <w:gallery w:val="placeholder"/>
        </w:category>
        <w:types>
          <w:type w:val="bbPlcHdr"/>
        </w:types>
        <w:behaviors>
          <w:behavior w:val="content"/>
        </w:behaviors>
        <w:guid w:val="{9A2F327B-21A0-4360-A4A2-33DF33403834}"/>
      </w:docPartPr>
      <w:docPartBody>
        <w:p w:rsidR="002B7FCA" w:rsidRDefault="002B7FCA" w:rsidP="002B7FCA">
          <w:pPr>
            <w:pStyle w:val="05528AFF373F4A30A337C650ED3EC20A"/>
          </w:pPr>
          <w:r w:rsidRPr="009A1969">
            <w:rPr>
              <w:rStyle w:val="PlaceholderText"/>
            </w:rPr>
            <w:t>Click or tap here to enter text.</w:t>
          </w:r>
        </w:p>
      </w:docPartBody>
    </w:docPart>
    <w:docPart>
      <w:docPartPr>
        <w:name w:val="33E70620EEA544AAA2B6B1474FC1BD72"/>
        <w:category>
          <w:name w:val="General"/>
          <w:gallery w:val="placeholder"/>
        </w:category>
        <w:types>
          <w:type w:val="bbPlcHdr"/>
        </w:types>
        <w:behaviors>
          <w:behavior w:val="content"/>
        </w:behaviors>
        <w:guid w:val="{7DE3F67C-8B11-4ABC-9D12-A7955DD69522}"/>
      </w:docPartPr>
      <w:docPartBody>
        <w:p w:rsidR="002B7FCA" w:rsidRDefault="002B7FCA" w:rsidP="002B7FCA">
          <w:pPr>
            <w:pStyle w:val="33E70620EEA544AAA2B6B1474FC1BD72"/>
          </w:pPr>
          <w:r w:rsidRPr="009A1969">
            <w:rPr>
              <w:rStyle w:val="PlaceholderText"/>
            </w:rPr>
            <w:t>Click or tap here to enter text.</w:t>
          </w:r>
        </w:p>
      </w:docPartBody>
    </w:docPart>
    <w:docPart>
      <w:docPartPr>
        <w:name w:val="25A59C5847044321ADDAF395F77D02F5"/>
        <w:category>
          <w:name w:val="General"/>
          <w:gallery w:val="placeholder"/>
        </w:category>
        <w:types>
          <w:type w:val="bbPlcHdr"/>
        </w:types>
        <w:behaviors>
          <w:behavior w:val="content"/>
        </w:behaviors>
        <w:guid w:val="{BF9997B2-E49A-4802-ABCF-81695479B2E9}"/>
      </w:docPartPr>
      <w:docPartBody>
        <w:p w:rsidR="00E53896" w:rsidRDefault="00E53896" w:rsidP="00E53896">
          <w:pPr>
            <w:pStyle w:val="25A59C5847044321ADDAF395F77D02F5"/>
          </w:pPr>
          <w:r w:rsidRPr="009A1969">
            <w:rPr>
              <w:rStyle w:val="PlaceholderText"/>
            </w:rPr>
            <w:t>Click or tap here to enter text.</w:t>
          </w:r>
        </w:p>
      </w:docPartBody>
    </w:docPart>
    <w:docPart>
      <w:docPartPr>
        <w:name w:val="B49266D8212347B8B98B1E3EDC3C9F9A"/>
        <w:category>
          <w:name w:val="General"/>
          <w:gallery w:val="placeholder"/>
        </w:category>
        <w:types>
          <w:type w:val="bbPlcHdr"/>
        </w:types>
        <w:behaviors>
          <w:behavior w:val="content"/>
        </w:behaviors>
        <w:guid w:val="{2D15321F-3108-4A85-80CC-ACCD71AF3E06}"/>
      </w:docPartPr>
      <w:docPartBody>
        <w:p w:rsidR="0073495A" w:rsidRDefault="002C6485" w:rsidP="002C6485">
          <w:pPr>
            <w:pStyle w:val="B49266D8212347B8B98B1E3EDC3C9F9A"/>
          </w:pPr>
          <w:r w:rsidRPr="009A1969">
            <w:rPr>
              <w:rStyle w:val="PlaceholderText"/>
            </w:rPr>
            <w:t>Click or tap here to enter text.</w:t>
          </w:r>
        </w:p>
      </w:docPartBody>
    </w:docPart>
    <w:docPart>
      <w:docPartPr>
        <w:name w:val="5775359996AF4E6B8E3CE24A10A6B417"/>
        <w:category>
          <w:name w:val="General"/>
          <w:gallery w:val="placeholder"/>
        </w:category>
        <w:types>
          <w:type w:val="bbPlcHdr"/>
        </w:types>
        <w:behaviors>
          <w:behavior w:val="content"/>
        </w:behaviors>
        <w:guid w:val="{E5100673-085B-41D3-A85E-1DEE7766F195}"/>
      </w:docPartPr>
      <w:docPartBody>
        <w:p w:rsidR="0073495A" w:rsidRDefault="002C6485" w:rsidP="002C6485">
          <w:pPr>
            <w:pStyle w:val="5775359996AF4E6B8E3CE24A10A6B417"/>
          </w:pPr>
          <w:r w:rsidRPr="009A1969">
            <w:rPr>
              <w:rStyle w:val="PlaceholderText"/>
            </w:rPr>
            <w:t>Click or tap here to enter text.</w:t>
          </w:r>
        </w:p>
      </w:docPartBody>
    </w:docPart>
    <w:docPart>
      <w:docPartPr>
        <w:name w:val="9E20F457B82A4ABF944BD321170DF831"/>
        <w:category>
          <w:name w:val="Generale"/>
          <w:gallery w:val="placeholder"/>
        </w:category>
        <w:types>
          <w:type w:val="bbPlcHdr"/>
        </w:types>
        <w:behaviors>
          <w:behavior w:val="content"/>
        </w:behaviors>
        <w:guid w:val="{BEAA2721-C604-4908-B34E-F7FC0B99DC5F}"/>
      </w:docPartPr>
      <w:docPartBody>
        <w:p w:rsidR="007B4F78" w:rsidRDefault="00901CFF">
          <w:pPr>
            <w:pStyle w:val="9E20F457B82A4ABF944BD321170DF831"/>
          </w:pPr>
          <w:r w:rsidRPr="009A1969">
            <w:rPr>
              <w:rStyle w:val="PlaceholderText"/>
            </w:rPr>
            <w:t>Click or tap here to enter text.</w:t>
          </w:r>
        </w:p>
      </w:docPartBody>
    </w:docPart>
    <w:docPart>
      <w:docPartPr>
        <w:name w:val="E4FA16A107E54DA7B2390791DB0C848A"/>
        <w:category>
          <w:name w:val="Generale"/>
          <w:gallery w:val="placeholder"/>
        </w:category>
        <w:types>
          <w:type w:val="bbPlcHdr"/>
        </w:types>
        <w:behaviors>
          <w:behavior w:val="content"/>
        </w:behaviors>
        <w:guid w:val="{C5B5881F-1834-49A4-9E66-6B793162E21B}"/>
      </w:docPartPr>
      <w:docPartBody>
        <w:p w:rsidR="007B4F78" w:rsidRDefault="00901CFF">
          <w:pPr>
            <w:pStyle w:val="E4FA16A107E54DA7B2390791DB0C848A"/>
          </w:pPr>
          <w:r w:rsidRPr="009A1969">
            <w:rPr>
              <w:rStyle w:val="PlaceholderText"/>
            </w:rPr>
            <w:t>Click or tap here to enter text.</w:t>
          </w:r>
        </w:p>
      </w:docPartBody>
    </w:docPart>
    <w:docPart>
      <w:docPartPr>
        <w:name w:val="4A0732A530E4487CB0FDECA2CB2ACED6"/>
        <w:category>
          <w:name w:val="Generale"/>
          <w:gallery w:val="placeholder"/>
        </w:category>
        <w:types>
          <w:type w:val="bbPlcHdr"/>
        </w:types>
        <w:behaviors>
          <w:behavior w:val="content"/>
        </w:behaviors>
        <w:guid w:val="{155E67B8-8DAD-40B3-9A23-941AD2AA0DDC}"/>
      </w:docPartPr>
      <w:docPartBody>
        <w:p w:rsidR="007B4F78" w:rsidRDefault="00901CFF">
          <w:pPr>
            <w:pStyle w:val="4A0732A530E4487CB0FDECA2CB2ACED6"/>
          </w:pPr>
          <w:r w:rsidRPr="009A1969">
            <w:rPr>
              <w:rStyle w:val="PlaceholderText"/>
            </w:rPr>
            <w:t>Click or tap here to enter text.</w:t>
          </w:r>
        </w:p>
      </w:docPartBody>
    </w:docPart>
    <w:docPart>
      <w:docPartPr>
        <w:name w:val="047CD29259E449EC80DA75D68537CC63"/>
        <w:category>
          <w:name w:val="Generale"/>
          <w:gallery w:val="placeholder"/>
        </w:category>
        <w:types>
          <w:type w:val="bbPlcHdr"/>
        </w:types>
        <w:behaviors>
          <w:behavior w:val="content"/>
        </w:behaviors>
        <w:guid w:val="{DDADC980-0069-423A-A6DC-E15C6D635EE8}"/>
      </w:docPartPr>
      <w:docPartBody>
        <w:p w:rsidR="007B4F78" w:rsidRDefault="00000000">
          <w:pPr>
            <w:pStyle w:val="047CD29259E449EC80DA75D68537CC63"/>
          </w:pPr>
          <w:r w:rsidRPr="009A1969">
            <w:rPr>
              <w:rStyle w:val="PlaceholderText"/>
            </w:rPr>
            <w:t>Click or tap here to enter text.</w:t>
          </w:r>
        </w:p>
      </w:docPartBody>
    </w:docPart>
    <w:docPart>
      <w:docPartPr>
        <w:name w:val="B8B3809C58CA4E80A34BB014CAB6A8D5"/>
        <w:category>
          <w:name w:val="Generale"/>
          <w:gallery w:val="placeholder"/>
        </w:category>
        <w:types>
          <w:type w:val="bbPlcHdr"/>
        </w:types>
        <w:behaviors>
          <w:behavior w:val="content"/>
        </w:behaviors>
        <w:guid w:val="{3C18295B-69A0-4EDC-BCCA-40559FB38C0C}"/>
      </w:docPartPr>
      <w:docPartBody>
        <w:p w:rsidR="007B4F78" w:rsidRDefault="00000000">
          <w:pPr>
            <w:pStyle w:val="B8B3809C58CA4E80A34BB014CAB6A8D5"/>
          </w:pPr>
          <w:r w:rsidRPr="009A1969">
            <w:rPr>
              <w:rStyle w:val="PlaceholderText"/>
            </w:rPr>
            <w:t>Click or tap here to enter text.</w:t>
          </w:r>
        </w:p>
      </w:docPartBody>
    </w:docPart>
    <w:docPart>
      <w:docPartPr>
        <w:name w:val="579007D0890A4FAF90B50B15DBA2436C"/>
        <w:category>
          <w:name w:val="Generale"/>
          <w:gallery w:val="placeholder"/>
        </w:category>
        <w:types>
          <w:type w:val="bbPlcHdr"/>
        </w:types>
        <w:behaviors>
          <w:behavior w:val="content"/>
        </w:behaviors>
        <w:guid w:val="{2C2AD83C-DFBC-40DB-B07B-5B420A873083}"/>
      </w:docPartPr>
      <w:docPartBody>
        <w:p w:rsidR="007B4F78" w:rsidRDefault="00000000">
          <w:pPr>
            <w:pStyle w:val="579007D0890A4FAF90B50B15DBA2436C"/>
          </w:pPr>
          <w:r w:rsidRPr="009A196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CFF"/>
    <w:rsid w:val="00000A59"/>
    <w:rsid w:val="00004E46"/>
    <w:rsid w:val="00063F87"/>
    <w:rsid w:val="0006410F"/>
    <w:rsid w:val="00083FB4"/>
    <w:rsid w:val="00091694"/>
    <w:rsid w:val="00097F76"/>
    <w:rsid w:val="000B2CC9"/>
    <w:rsid w:val="00107FAB"/>
    <w:rsid w:val="00135A21"/>
    <w:rsid w:val="002154EF"/>
    <w:rsid w:val="00230536"/>
    <w:rsid w:val="002641C6"/>
    <w:rsid w:val="002A4DA0"/>
    <w:rsid w:val="002B36DC"/>
    <w:rsid w:val="002B7FCA"/>
    <w:rsid w:val="002C03D3"/>
    <w:rsid w:val="002C6485"/>
    <w:rsid w:val="002D71B7"/>
    <w:rsid w:val="002E637D"/>
    <w:rsid w:val="003013F9"/>
    <w:rsid w:val="00370F17"/>
    <w:rsid w:val="00383A12"/>
    <w:rsid w:val="003C622B"/>
    <w:rsid w:val="003E1C4A"/>
    <w:rsid w:val="003F307D"/>
    <w:rsid w:val="004B4865"/>
    <w:rsid w:val="004E1DF2"/>
    <w:rsid w:val="00543AD3"/>
    <w:rsid w:val="00586C5B"/>
    <w:rsid w:val="00590832"/>
    <w:rsid w:val="00643E1C"/>
    <w:rsid w:val="006440D4"/>
    <w:rsid w:val="00660C3B"/>
    <w:rsid w:val="006953D4"/>
    <w:rsid w:val="006C407C"/>
    <w:rsid w:val="006D41D9"/>
    <w:rsid w:val="0073495A"/>
    <w:rsid w:val="00781D8B"/>
    <w:rsid w:val="0078470B"/>
    <w:rsid w:val="00786B92"/>
    <w:rsid w:val="007A40F8"/>
    <w:rsid w:val="007A6E30"/>
    <w:rsid w:val="007B4F78"/>
    <w:rsid w:val="00870F08"/>
    <w:rsid w:val="00876635"/>
    <w:rsid w:val="008A37F2"/>
    <w:rsid w:val="008A3E5B"/>
    <w:rsid w:val="008E55CD"/>
    <w:rsid w:val="008E6671"/>
    <w:rsid w:val="00901CFF"/>
    <w:rsid w:val="009538B9"/>
    <w:rsid w:val="00A3470D"/>
    <w:rsid w:val="00A84C9B"/>
    <w:rsid w:val="00A9577E"/>
    <w:rsid w:val="00AF19FA"/>
    <w:rsid w:val="00B31529"/>
    <w:rsid w:val="00B32A1E"/>
    <w:rsid w:val="00B51692"/>
    <w:rsid w:val="00B85C4A"/>
    <w:rsid w:val="00C02CF8"/>
    <w:rsid w:val="00C25BF0"/>
    <w:rsid w:val="00C54802"/>
    <w:rsid w:val="00CA5E9A"/>
    <w:rsid w:val="00CE7EC1"/>
    <w:rsid w:val="00D758FA"/>
    <w:rsid w:val="00D778BB"/>
    <w:rsid w:val="00D97941"/>
    <w:rsid w:val="00DA5174"/>
    <w:rsid w:val="00E43973"/>
    <w:rsid w:val="00E44368"/>
    <w:rsid w:val="00E53896"/>
    <w:rsid w:val="00E55306"/>
    <w:rsid w:val="00E92A92"/>
    <w:rsid w:val="00E95722"/>
    <w:rsid w:val="00EA6496"/>
    <w:rsid w:val="00EC07A6"/>
    <w:rsid w:val="00ED1D65"/>
    <w:rsid w:val="00F136BD"/>
    <w:rsid w:val="00F325C7"/>
    <w:rsid w:val="00F3756D"/>
    <w:rsid w:val="00FD527A"/>
    <w:rsid w:val="00FF36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72C30D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3CE23EE845584A0DBBFE6D14BAD51196">
    <w:name w:val="3CE23EE845584A0DBBFE6D14BAD51196"/>
    <w:rsid w:val="002B7FCA"/>
  </w:style>
  <w:style w:type="paragraph" w:customStyle="1" w:styleId="C0540FD687404BDFAE8BBE1DB5DB42B8">
    <w:name w:val="C0540FD687404BDFAE8BBE1DB5DB42B8"/>
    <w:rsid w:val="004B4865"/>
  </w:style>
  <w:style w:type="paragraph" w:customStyle="1" w:styleId="05528AFF373F4A30A337C650ED3EC20A">
    <w:name w:val="05528AFF373F4A30A337C650ED3EC20A"/>
    <w:rsid w:val="002B7FCA"/>
  </w:style>
  <w:style w:type="paragraph" w:customStyle="1" w:styleId="33E70620EEA544AAA2B6B1474FC1BD72">
    <w:name w:val="33E70620EEA544AAA2B6B1474FC1BD72"/>
    <w:rsid w:val="002B7FCA"/>
  </w:style>
  <w:style w:type="paragraph" w:customStyle="1" w:styleId="25A59C5847044321ADDAF395F77D02F5">
    <w:name w:val="25A59C5847044321ADDAF395F77D02F5"/>
    <w:rsid w:val="00E53896"/>
  </w:style>
  <w:style w:type="paragraph" w:customStyle="1" w:styleId="B49266D8212347B8B98B1E3EDC3C9F9A">
    <w:name w:val="B49266D8212347B8B98B1E3EDC3C9F9A"/>
    <w:rsid w:val="002C6485"/>
  </w:style>
  <w:style w:type="paragraph" w:customStyle="1" w:styleId="5775359996AF4E6B8E3CE24A10A6B417">
    <w:name w:val="5775359996AF4E6B8E3CE24A10A6B417"/>
    <w:rsid w:val="002C6485"/>
  </w:style>
  <w:style w:type="paragraph" w:customStyle="1" w:styleId="9E20F457B82A4ABF944BD321170DF831">
    <w:name w:val="9E20F457B82A4ABF944BD321170DF831"/>
    <w:rPr>
      <w:lang w:val="it-IT" w:eastAsia="it-IT"/>
    </w:rPr>
  </w:style>
  <w:style w:type="paragraph" w:customStyle="1" w:styleId="E4FA16A107E54DA7B2390791DB0C848A">
    <w:name w:val="E4FA16A107E54DA7B2390791DB0C848A"/>
    <w:rPr>
      <w:lang w:val="it-IT" w:eastAsia="it-IT"/>
    </w:rPr>
  </w:style>
  <w:style w:type="paragraph" w:customStyle="1" w:styleId="4A0732A530E4487CB0FDECA2CB2ACED6">
    <w:name w:val="4A0732A530E4487CB0FDECA2CB2ACED6"/>
    <w:rPr>
      <w:lang w:val="it-IT" w:eastAsia="it-IT"/>
    </w:rPr>
  </w:style>
  <w:style w:type="paragraph" w:customStyle="1" w:styleId="047CD29259E449EC80DA75D68537CC63">
    <w:name w:val="047CD29259E449EC80DA75D68537CC63"/>
    <w:rPr>
      <w:lang w:val="it-IT" w:eastAsia="it-IT"/>
    </w:rPr>
  </w:style>
  <w:style w:type="paragraph" w:customStyle="1" w:styleId="B8B3809C58CA4E80A34BB014CAB6A8D5">
    <w:name w:val="B8B3809C58CA4E80A34BB014CAB6A8D5"/>
    <w:rPr>
      <w:lang w:val="it-IT" w:eastAsia="it-IT"/>
    </w:rPr>
  </w:style>
  <w:style w:type="paragraph" w:customStyle="1" w:styleId="579007D0890A4FAF90B50B15DBA2436C">
    <w:name w:val="579007D0890A4FAF90B50B15DBA2436C"/>
    <w:rPr>
      <w:lang w:val="it-IT" w:eastAsia="it-I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AB1849A9B222458A09D1FD16CE8688" ma:contentTypeVersion="18" ma:contentTypeDescription="Create a new document." ma:contentTypeScope="" ma:versionID="9d90d3f9fe46d66aaca3e62eeb922a3d">
  <xsd:schema xmlns:xsd="http://www.w3.org/2001/XMLSchema" xmlns:xs="http://www.w3.org/2001/XMLSchema" xmlns:p="http://schemas.microsoft.com/office/2006/metadata/properties" xmlns:ns3="755118f9-0a1e-429a-bac2-aec245618f20" xmlns:ns4="9557d15a-0737-4f8b-ad65-4f714abe061e" targetNamespace="http://schemas.microsoft.com/office/2006/metadata/properties" ma:root="true" ma:fieldsID="df95420ff10b7023ad52cbb7b91f3c44" ns3:_="" ns4:_="">
    <xsd:import namespace="755118f9-0a1e-429a-bac2-aec245618f20"/>
    <xsd:import namespace="9557d15a-0737-4f8b-ad65-4f714abe061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5118f9-0a1e-429a-bac2-aec245618f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descrip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57d15a-0737-4f8b-ad65-4f714abe061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55118f9-0a1e-429a-bac2-aec245618f20" xsi:nil="true"/>
  </documentManagement>
</p:properties>
</file>

<file path=customXml/itemProps1.xml><?xml version="1.0" encoding="utf-8"?>
<ds:datastoreItem xmlns:ds="http://schemas.openxmlformats.org/officeDocument/2006/customXml" ds:itemID="{FC611567-30CC-4597-9B1B-ABF537D3AF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5118f9-0a1e-429a-bac2-aec245618f20"/>
    <ds:schemaRef ds:uri="9557d15a-0737-4f8b-ad65-4f714abe06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7F57B2-15D2-4A0A-8D1F-26D653187F54}">
  <ds:schemaRefs>
    <ds:schemaRef ds:uri="http://schemas.openxmlformats.org/officeDocument/2006/bibliography"/>
  </ds:schemaRefs>
</ds:datastoreItem>
</file>

<file path=customXml/itemProps3.xml><?xml version="1.0" encoding="utf-8"?>
<ds:datastoreItem xmlns:ds="http://schemas.openxmlformats.org/officeDocument/2006/customXml" ds:itemID="{35BD6AC2-9D98-47F7-9A8B-FA1C3F45A7A1}">
  <ds:schemaRefs>
    <ds:schemaRef ds:uri="http://schemas.microsoft.com/sharepoint/v3/contenttype/forms"/>
  </ds:schemaRefs>
</ds:datastoreItem>
</file>

<file path=customXml/itemProps4.xml><?xml version="1.0" encoding="utf-8"?>
<ds:datastoreItem xmlns:ds="http://schemas.openxmlformats.org/officeDocument/2006/customXml" ds:itemID="{1E8767F7-95D7-4245-ADC3-42CC463A13CA}">
  <ds:schemaRefs>
    <ds:schemaRef ds:uri="http://schemas.microsoft.com/office/2006/metadata/properties"/>
    <ds:schemaRef ds:uri="http://schemas.microsoft.com/office/infopath/2007/PartnerControls"/>
    <ds:schemaRef ds:uri="755118f9-0a1e-429a-bac2-aec245618f20"/>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1</Pages>
  <Words>7463</Words>
  <Characters>42543</Characters>
  <Application>Microsoft Office Word</Application>
  <DocSecurity>4</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Giulio Steyde</dc:creator>
  <cp:keywords/>
  <cp:lastModifiedBy>Maria G Signorini</cp:lastModifiedBy>
  <cp:revision>271</cp:revision>
  <cp:lastPrinted>2025-04-05T19:07:00Z</cp:lastPrinted>
  <dcterms:created xsi:type="dcterms:W3CDTF">2025-04-26T16:08:00Z</dcterms:created>
  <dcterms:modified xsi:type="dcterms:W3CDTF">2025-05-12T14:13:00Z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0x01010077AB1849A9B222458A09D1FD16CE8688</vt:lpwstr>
  </property>
</Properties>
</file>